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8657FD" w14:textId="77777777" w:rsidR="00B478C7" w:rsidRPr="00671E1D" w:rsidRDefault="003D51EE" w:rsidP="008375B4">
      <w:pPr>
        <w:pStyle w:val="NoSpacing"/>
        <w:spacing w:line="360" w:lineRule="auto"/>
        <w:rPr>
          <w:rFonts w:ascii="Times New Roman" w:hAnsi="Times New Roman"/>
          <w:b/>
          <w:bCs/>
          <w:sz w:val="32"/>
          <w:szCs w:val="32"/>
        </w:rPr>
      </w:pPr>
      <w:r w:rsidRPr="00671E1D">
        <w:rPr>
          <w:rFonts w:ascii="Times New Roman" w:hAnsi="Times New Roman"/>
          <w:b/>
          <w:bCs/>
          <w:sz w:val="32"/>
          <w:szCs w:val="32"/>
        </w:rPr>
        <w:t>1.1</w:t>
      </w:r>
      <w:r w:rsidR="008136A2">
        <w:rPr>
          <w:rFonts w:ascii="Times New Roman" w:hAnsi="Times New Roman"/>
          <w:b/>
          <w:bCs/>
          <w:sz w:val="32"/>
          <w:szCs w:val="32"/>
        </w:rPr>
        <w:t xml:space="preserve"> </w:t>
      </w:r>
      <w:r w:rsidR="00CB727A">
        <w:rPr>
          <w:rFonts w:ascii="Times New Roman" w:hAnsi="Times New Roman"/>
          <w:b/>
          <w:bCs/>
          <w:sz w:val="32"/>
          <w:szCs w:val="32"/>
        </w:rPr>
        <w:t>BACKGROUND</w:t>
      </w:r>
    </w:p>
    <w:p w14:paraId="64EA6065" w14:textId="77777777" w:rsidR="00684149" w:rsidRPr="005A470B" w:rsidRDefault="00684149" w:rsidP="000A62B4">
      <w:pPr>
        <w:spacing w:line="360" w:lineRule="auto"/>
        <w:ind w:left="360"/>
        <w:jc w:val="center"/>
        <w:rPr>
          <w:rFonts w:ascii="Arial" w:hAnsi="Arial" w:cs="Arial"/>
          <w:b/>
          <w:color w:val="000000"/>
          <w:spacing w:val="-4"/>
          <w:sz w:val="18"/>
          <w:szCs w:val="8"/>
        </w:rPr>
      </w:pPr>
    </w:p>
    <w:p w14:paraId="0E80FA94" w14:textId="77777777" w:rsidR="0049226F" w:rsidRPr="0049226F" w:rsidRDefault="0049226F" w:rsidP="0049226F">
      <w:pPr>
        <w:spacing w:line="480" w:lineRule="auto"/>
        <w:jc w:val="both"/>
        <w:rPr>
          <w:color w:val="000000"/>
        </w:rPr>
      </w:pPr>
      <w:bookmarkStart w:id="0" w:name="article1.body1.sec1.p4"/>
      <w:bookmarkEnd w:id="0"/>
      <w:r w:rsidRPr="0049226F">
        <w:rPr>
          <w:color w:val="000000"/>
        </w:rPr>
        <w:t>Grey</w:t>
      </w:r>
      <w:r>
        <w:rPr>
          <w:color w:val="000000"/>
        </w:rPr>
        <w:t xml:space="preserve"> </w:t>
      </w:r>
      <w:r w:rsidRPr="0049226F">
        <w:rPr>
          <w:color w:val="000000"/>
        </w:rPr>
        <w:t>scale</w:t>
      </w:r>
      <w:r>
        <w:rPr>
          <w:color w:val="000000"/>
        </w:rPr>
        <w:t xml:space="preserve"> </w:t>
      </w:r>
      <w:r w:rsidRPr="0049226F">
        <w:rPr>
          <w:color w:val="000000"/>
        </w:rPr>
        <w:t>/</w:t>
      </w:r>
      <w:r>
        <w:rPr>
          <w:color w:val="000000"/>
        </w:rPr>
        <w:t xml:space="preserve"> </w:t>
      </w:r>
      <w:r w:rsidRPr="0049226F">
        <w:rPr>
          <w:color w:val="000000"/>
        </w:rPr>
        <w:t>B-mode ultrasonography (US) and color Doppler imaging are combined to create color Doppler ultrasound (CDUS). Because it may show anatomy and perfusion in real time, color Doppler ultrasound is a</w:t>
      </w:r>
      <w:r w:rsidR="002C2D7B">
        <w:rPr>
          <w:color w:val="000000"/>
        </w:rPr>
        <w:t>n</w:t>
      </w:r>
      <w:r w:rsidRPr="0049226F">
        <w:rPr>
          <w:color w:val="000000"/>
        </w:rPr>
        <w:t xml:space="preserve"> </w:t>
      </w:r>
      <w:r w:rsidR="002C2D7B">
        <w:rPr>
          <w:color w:val="000000"/>
        </w:rPr>
        <w:t>in</w:t>
      </w:r>
      <w:r w:rsidRPr="0049226F">
        <w:rPr>
          <w:color w:val="000000"/>
        </w:rPr>
        <w:t>valuable diagnostic tool for testicular disorders. It is helpful in assessing blood flow in testicular vessels in addition to detecting broad-spectrum grey</w:t>
      </w:r>
      <w:r>
        <w:rPr>
          <w:color w:val="000000"/>
        </w:rPr>
        <w:t xml:space="preserve"> </w:t>
      </w:r>
      <w:r w:rsidRPr="0049226F">
        <w:rPr>
          <w:color w:val="000000"/>
        </w:rPr>
        <w:t xml:space="preserve">scale changes (Weatherspoon, Polansky &amp; Catanzano, 2017). </w:t>
      </w:r>
    </w:p>
    <w:p w14:paraId="0519CB39" w14:textId="77777777" w:rsidR="00005684" w:rsidRPr="00005684" w:rsidRDefault="003D5888" w:rsidP="00005684">
      <w:pPr>
        <w:spacing w:line="480" w:lineRule="auto"/>
        <w:jc w:val="both"/>
        <w:rPr>
          <w:color w:val="000000"/>
        </w:rPr>
      </w:pPr>
      <w:r w:rsidRPr="003D5888">
        <w:rPr>
          <w:color w:val="000000"/>
        </w:rPr>
        <w:t>In 1.74% of individuals having an ultrasonography (US)</w:t>
      </w:r>
      <w:r>
        <w:rPr>
          <w:color w:val="000000"/>
        </w:rPr>
        <w:t xml:space="preserve"> examination, testicular masse</w:t>
      </w:r>
      <w:r w:rsidRPr="003D5888">
        <w:rPr>
          <w:color w:val="000000"/>
        </w:rPr>
        <w:t xml:space="preserve">s are seen. The majority of individuals frequently suffer non-localizing pain or find a scrotal "lump." </w:t>
      </w:r>
      <w:r w:rsidR="00E616FB" w:rsidRPr="00E616FB">
        <w:rPr>
          <w:color w:val="000000"/>
        </w:rPr>
        <w:t>The scrotum is frequently brought to the patient's</w:t>
      </w:r>
      <w:r w:rsidR="00E616FB">
        <w:rPr>
          <w:color w:val="000000"/>
        </w:rPr>
        <w:t xml:space="preserve"> notice by mild trauma episodes</w:t>
      </w:r>
      <w:r w:rsidRPr="003D5888">
        <w:rPr>
          <w:color w:val="000000"/>
        </w:rPr>
        <w:t>, causing them to palpate a lump that was previously present but unnoticed. Testicular masses can occasionally manifest as a hydrocele or as severe pain. When people are being evaluated in the US for infertility or other unrelated issues, some testicular t</w:t>
      </w:r>
      <w:r>
        <w:rPr>
          <w:color w:val="000000"/>
        </w:rPr>
        <w:t>umors are unintentionally found</w:t>
      </w:r>
      <w:r w:rsidRPr="003D5888">
        <w:rPr>
          <w:color w:val="000000"/>
        </w:rPr>
        <w:t xml:space="preserve"> </w:t>
      </w:r>
      <w:r w:rsidR="00005684" w:rsidRPr="00005684">
        <w:rPr>
          <w:color w:val="000000"/>
        </w:rPr>
        <w:t xml:space="preserve">(Morse &amp; Whitmore, 2015; </w:t>
      </w:r>
      <w:r w:rsidR="00396B57" w:rsidRPr="00396B57">
        <w:rPr>
          <w:color w:val="000000"/>
        </w:rPr>
        <w:t>Henriques</w:t>
      </w:r>
      <w:r w:rsidR="00396B57">
        <w:rPr>
          <w:color w:val="000000"/>
        </w:rPr>
        <w:t xml:space="preserve"> et al., 2022</w:t>
      </w:r>
      <w:r w:rsidR="00005684" w:rsidRPr="00005684">
        <w:rPr>
          <w:color w:val="000000"/>
        </w:rPr>
        <w:t>).</w:t>
      </w:r>
    </w:p>
    <w:p w14:paraId="4995F9D0" w14:textId="77777777" w:rsidR="00005684" w:rsidRPr="00005684" w:rsidRDefault="00802BE8" w:rsidP="00802BE8">
      <w:pPr>
        <w:spacing w:line="480" w:lineRule="auto"/>
        <w:jc w:val="both"/>
        <w:rPr>
          <w:bCs/>
          <w:color w:val="000000"/>
        </w:rPr>
      </w:pPr>
      <w:r w:rsidRPr="00802BE8">
        <w:rPr>
          <w:bCs/>
          <w:color w:val="000000"/>
        </w:rPr>
        <w:t>High-quality grayscale i</w:t>
      </w:r>
      <w:r>
        <w:rPr>
          <w:bCs/>
          <w:color w:val="000000"/>
        </w:rPr>
        <w:t>mages w</w:t>
      </w:r>
      <w:r w:rsidRPr="00802BE8">
        <w:rPr>
          <w:bCs/>
          <w:color w:val="000000"/>
        </w:rPr>
        <w:t xml:space="preserve">hen it comes to the imaging assessment of testicular masses, US has long been the gold standard. Since most intratesticular masses are assumed to be malignant until proven otherwise, the primary function of ultrasound examination is to differentiate testicular from </w:t>
      </w:r>
      <w:proofErr w:type="spellStart"/>
      <w:r w:rsidRPr="00802BE8">
        <w:rPr>
          <w:bCs/>
          <w:color w:val="000000"/>
        </w:rPr>
        <w:t>extratesticular</w:t>
      </w:r>
      <w:proofErr w:type="spellEnd"/>
      <w:r w:rsidRPr="00802BE8">
        <w:rPr>
          <w:bCs/>
          <w:color w:val="000000"/>
        </w:rPr>
        <w:t xml:space="preserve"> abnormalities. Although they play a great role in tumor staging, computed tomography and magnetic resonance imaging provide little further information when ima</w:t>
      </w:r>
      <w:r>
        <w:rPr>
          <w:bCs/>
          <w:color w:val="000000"/>
        </w:rPr>
        <w:t xml:space="preserve">ging primary testicular tumors </w:t>
      </w:r>
      <w:r w:rsidR="00005684" w:rsidRPr="00005684">
        <w:rPr>
          <w:bCs/>
          <w:color w:val="000000"/>
        </w:rPr>
        <w:t xml:space="preserve">(Ulbright &amp; Roth, 1999; Parenti et al., 2018). </w:t>
      </w:r>
    </w:p>
    <w:p w14:paraId="199D6B92" w14:textId="77777777" w:rsidR="00005684" w:rsidRPr="00005684" w:rsidRDefault="001E3EEF" w:rsidP="00AD2342">
      <w:pPr>
        <w:spacing w:line="480" w:lineRule="auto"/>
        <w:jc w:val="both"/>
        <w:rPr>
          <w:bCs/>
          <w:color w:val="000000"/>
        </w:rPr>
      </w:pPr>
      <w:r w:rsidRPr="001E3EEF">
        <w:rPr>
          <w:bCs/>
          <w:color w:val="000000"/>
        </w:rPr>
        <w:t xml:space="preserve">Although testicular cancers are rare (rank 29), accounting for 1% to 2% of all cancers in men, they are the most prevalent cancer in men aged 15 to 35. The GLOBOCAN 2022 fact sheet for Bangladesh states that the 5-year prevalence of testicular cancer </w:t>
      </w:r>
      <w:r w:rsidRPr="001E3EEF">
        <w:rPr>
          <w:bCs/>
          <w:color w:val="000000"/>
        </w:rPr>
        <w:lastRenderedPageBreak/>
        <w:t xml:space="preserve">was 1.5 cases per 100,000. Primary germ cell tumors (GCT) account for around 90–95% of testicular cancers. </w:t>
      </w:r>
      <w:proofErr w:type="spellStart"/>
      <w:r w:rsidRPr="001E3EEF">
        <w:rPr>
          <w:bCs/>
          <w:color w:val="000000"/>
        </w:rPr>
        <w:t>Seminomatous</w:t>
      </w:r>
      <w:proofErr w:type="spellEnd"/>
      <w:r w:rsidRPr="001E3EEF">
        <w:rPr>
          <w:bCs/>
          <w:color w:val="000000"/>
        </w:rPr>
        <w:t xml:space="preserve"> and non-</w:t>
      </w:r>
      <w:proofErr w:type="spellStart"/>
      <w:r w:rsidRPr="001E3EEF">
        <w:rPr>
          <w:bCs/>
          <w:color w:val="000000"/>
        </w:rPr>
        <w:t>seminomatous</w:t>
      </w:r>
      <w:proofErr w:type="spellEnd"/>
      <w:r w:rsidRPr="001E3EEF">
        <w:rPr>
          <w:bCs/>
          <w:color w:val="000000"/>
        </w:rPr>
        <w:t xml:space="preserve"> kinds are the two main categories into which they fall. The remaining primary and secondary testicular malignancies are non-germ cell tumors, which include lymphoma, metastases, and sex cord stromal tumors (Leydig or Sertoli cell tumors)</w:t>
      </w:r>
      <w:r w:rsidR="00005684" w:rsidRPr="00005684">
        <w:rPr>
          <w:bCs/>
          <w:color w:val="000000"/>
        </w:rPr>
        <w:t xml:space="preserve"> (Gorman et </w:t>
      </w:r>
      <w:r w:rsidR="00E076BA">
        <w:rPr>
          <w:bCs/>
          <w:color w:val="000000"/>
        </w:rPr>
        <w:t xml:space="preserve">al., 2005, Siegel et al., 2011, </w:t>
      </w:r>
      <w:r w:rsidR="00005684" w:rsidRPr="00005684">
        <w:rPr>
          <w:bCs/>
          <w:color w:val="000000"/>
        </w:rPr>
        <w:t>Huang &amp; Sidhu, 2012</w:t>
      </w:r>
      <w:r w:rsidR="00E076BA">
        <w:rPr>
          <w:bCs/>
          <w:color w:val="000000"/>
        </w:rPr>
        <w:t xml:space="preserve">, </w:t>
      </w:r>
      <w:proofErr w:type="spellStart"/>
      <w:r w:rsidR="00E076BA" w:rsidRPr="00300D08">
        <w:rPr>
          <w:bCs/>
          <w:color w:val="000000"/>
        </w:rPr>
        <w:t>Ferlay</w:t>
      </w:r>
      <w:proofErr w:type="spellEnd"/>
      <w:r w:rsidR="00E076BA">
        <w:rPr>
          <w:bCs/>
          <w:color w:val="000000"/>
        </w:rPr>
        <w:t xml:space="preserve"> et al., 2024</w:t>
      </w:r>
      <w:r w:rsidR="00005684" w:rsidRPr="00005684">
        <w:rPr>
          <w:bCs/>
          <w:color w:val="000000"/>
        </w:rPr>
        <w:t>).</w:t>
      </w:r>
    </w:p>
    <w:p w14:paraId="47346CB2" w14:textId="77777777" w:rsidR="00005684" w:rsidRPr="00005684" w:rsidRDefault="00C71819" w:rsidP="00C71819">
      <w:pPr>
        <w:spacing w:line="480" w:lineRule="auto"/>
        <w:jc w:val="both"/>
        <w:rPr>
          <w:bCs/>
          <w:color w:val="000000"/>
        </w:rPr>
      </w:pPr>
      <w:r w:rsidRPr="00C71819">
        <w:rPr>
          <w:bCs/>
          <w:color w:val="000000"/>
        </w:rPr>
        <w:t>Although benign testicular tumors are uncommon, they must be identified in</w:t>
      </w:r>
      <w:r>
        <w:rPr>
          <w:bCs/>
          <w:color w:val="000000"/>
        </w:rPr>
        <w:t xml:space="preserve"> order to prevent unpleasant</w:t>
      </w:r>
      <w:r w:rsidRPr="00C71819">
        <w:rPr>
          <w:bCs/>
          <w:color w:val="000000"/>
        </w:rPr>
        <w:t xml:space="preserve"> biopsy or, worse, orchiectomy. Cysts of the tunica albuginea, simple cysts, epidermoid cysts, tubular ectasia of the rete testis, and intratesticular spermatocele are among the nearly all benign intratesticular cystic lesions. Given that there won't be any internal blood flow, CDUS may be able to determine that these lesions are benign. Most sex cord </w:t>
      </w:r>
      <w:r>
        <w:rPr>
          <w:bCs/>
          <w:color w:val="000000"/>
        </w:rPr>
        <w:t xml:space="preserve">stromal tumors (90%) are benign </w:t>
      </w:r>
      <w:r w:rsidR="00005684" w:rsidRPr="00005684">
        <w:rPr>
          <w:bCs/>
          <w:color w:val="000000"/>
        </w:rPr>
        <w:t>(</w:t>
      </w:r>
      <w:r w:rsidR="00005684" w:rsidRPr="00005684">
        <w:rPr>
          <w:bCs/>
          <w:color w:val="000000"/>
          <w:lang w:val="sv-SE"/>
        </w:rPr>
        <w:t>Dogra, Gottlieb &amp; Rubens, 2001)</w:t>
      </w:r>
      <w:r w:rsidR="00005684" w:rsidRPr="00005684">
        <w:rPr>
          <w:bCs/>
          <w:color w:val="000000"/>
        </w:rPr>
        <w:t>.</w:t>
      </w:r>
    </w:p>
    <w:p w14:paraId="413ACC65" w14:textId="77777777" w:rsidR="00005684" w:rsidRPr="00005684" w:rsidRDefault="005542CF" w:rsidP="005542CF">
      <w:pPr>
        <w:spacing w:line="480" w:lineRule="auto"/>
        <w:jc w:val="both"/>
        <w:rPr>
          <w:bCs/>
          <w:color w:val="000000"/>
        </w:rPr>
      </w:pPr>
      <w:r w:rsidRPr="005542CF">
        <w:rPr>
          <w:bCs/>
          <w:color w:val="000000"/>
        </w:rPr>
        <w:t>Dermoid cysts, which include mature teratomas, focal orchitis, abscesses, hematomas, infarctions, and gra</w:t>
      </w:r>
      <w:r>
        <w:rPr>
          <w:bCs/>
          <w:color w:val="000000"/>
        </w:rPr>
        <w:t>nulomas, are examples of focal</w:t>
      </w:r>
      <w:r w:rsidRPr="005542CF">
        <w:rPr>
          <w:bCs/>
          <w:color w:val="000000"/>
        </w:rPr>
        <w:t xml:space="preserve"> intratesticular lesions that can resemble solid malignancy. </w:t>
      </w:r>
      <w:r w:rsidR="002B110C" w:rsidRPr="002B110C">
        <w:rPr>
          <w:bCs/>
          <w:color w:val="000000"/>
        </w:rPr>
        <w:t xml:space="preserve">One characteristic shared by all of these entities is the lack of internal vascular flow on color Doppler. </w:t>
      </w:r>
      <w:r w:rsidRPr="005542CF">
        <w:rPr>
          <w:bCs/>
          <w:color w:val="000000"/>
        </w:rPr>
        <w:t>To confirm involution and rule out cancer, these cases must be thoroughly monitored. Rare benign masses known as testicular adrenal rests have imaging characteristics that are comparable to those of testicular cancer, with</w:t>
      </w:r>
      <w:r>
        <w:rPr>
          <w:bCs/>
          <w:color w:val="000000"/>
        </w:rPr>
        <w:t xml:space="preserve"> the exception of bilaterality </w:t>
      </w:r>
      <w:r w:rsidR="00005684" w:rsidRPr="00005684">
        <w:rPr>
          <w:bCs/>
          <w:color w:val="000000"/>
        </w:rPr>
        <w:t xml:space="preserve">(Allan, Baxter &amp; Weston, 2011; </w:t>
      </w:r>
      <w:proofErr w:type="spellStart"/>
      <w:r w:rsidR="00005684" w:rsidRPr="00005684">
        <w:rPr>
          <w:bCs/>
          <w:color w:val="000000"/>
        </w:rPr>
        <w:t>Hodler</w:t>
      </w:r>
      <w:proofErr w:type="spellEnd"/>
      <w:r w:rsidR="00005684" w:rsidRPr="00005684">
        <w:rPr>
          <w:bCs/>
          <w:color w:val="000000"/>
        </w:rPr>
        <w:t xml:space="preserve">, </w:t>
      </w:r>
      <w:proofErr w:type="spellStart"/>
      <w:r w:rsidR="00005684" w:rsidRPr="00005684">
        <w:rPr>
          <w:bCs/>
          <w:color w:val="000000"/>
        </w:rPr>
        <w:t>Wibmer</w:t>
      </w:r>
      <w:proofErr w:type="spellEnd"/>
      <w:r w:rsidR="00005684" w:rsidRPr="00005684">
        <w:rPr>
          <w:bCs/>
          <w:color w:val="000000"/>
        </w:rPr>
        <w:t xml:space="preserve"> &amp; Vargas, 2018).</w:t>
      </w:r>
    </w:p>
    <w:p w14:paraId="07C00F78" w14:textId="77777777" w:rsidR="00DB4942" w:rsidRDefault="00DB4942" w:rsidP="00DB4942">
      <w:pPr>
        <w:spacing w:line="480" w:lineRule="auto"/>
        <w:jc w:val="both"/>
        <w:rPr>
          <w:bCs/>
          <w:color w:val="000000"/>
        </w:rPr>
      </w:pPr>
      <w:r w:rsidRPr="00DB4942">
        <w:rPr>
          <w:bCs/>
          <w:color w:val="000000"/>
        </w:rPr>
        <w:t>In the US, testicular torsion typically manifests as enlarged heterogeneous testicles without color Doppler flow and painful scrotal e</w:t>
      </w:r>
      <w:r>
        <w:rPr>
          <w:bCs/>
          <w:color w:val="000000"/>
        </w:rPr>
        <w:t>nlargement.</w:t>
      </w:r>
      <w:r w:rsidRPr="00DB4942">
        <w:rPr>
          <w:bCs/>
          <w:color w:val="000000"/>
        </w:rPr>
        <w:t xml:space="preserve"> </w:t>
      </w:r>
      <w:proofErr w:type="spellStart"/>
      <w:r w:rsidRPr="00DB4942">
        <w:rPr>
          <w:bCs/>
          <w:color w:val="000000"/>
        </w:rPr>
        <w:t>Uguz</w:t>
      </w:r>
      <w:proofErr w:type="spellEnd"/>
      <w:r w:rsidRPr="00DB4942">
        <w:rPr>
          <w:bCs/>
          <w:color w:val="000000"/>
        </w:rPr>
        <w:t xml:space="preserve"> et al. (2015) found a 6.4% correlation between testicular torsion and testicular cancer in </w:t>
      </w:r>
      <w:proofErr w:type="gramStart"/>
      <w:r w:rsidRPr="00DB4942">
        <w:rPr>
          <w:bCs/>
          <w:color w:val="000000"/>
        </w:rPr>
        <w:t>a retrospective research</w:t>
      </w:r>
      <w:proofErr w:type="gramEnd"/>
      <w:r w:rsidRPr="00DB4942">
        <w:rPr>
          <w:bCs/>
          <w:color w:val="000000"/>
        </w:rPr>
        <w:t xml:space="preserve"> involving 32 individuals. </w:t>
      </w:r>
    </w:p>
    <w:p w14:paraId="6E1E1AB9" w14:textId="77777777" w:rsidR="00DB4942" w:rsidRPr="00DB4942" w:rsidRDefault="00DB4942" w:rsidP="00DB4942">
      <w:pPr>
        <w:spacing w:line="480" w:lineRule="auto"/>
        <w:jc w:val="both"/>
        <w:rPr>
          <w:bCs/>
          <w:color w:val="000000"/>
        </w:rPr>
      </w:pPr>
      <w:proofErr w:type="spellStart"/>
      <w:r w:rsidRPr="00DB4942">
        <w:rPr>
          <w:bCs/>
          <w:color w:val="000000"/>
        </w:rPr>
        <w:lastRenderedPageBreak/>
        <w:t>Varsamidis</w:t>
      </w:r>
      <w:proofErr w:type="spellEnd"/>
      <w:r w:rsidRPr="00DB4942">
        <w:rPr>
          <w:bCs/>
          <w:color w:val="000000"/>
        </w:rPr>
        <w:t xml:space="preserve"> et al. discovered that follow-up CDUS is useful for distinguishing between testicular tumors and orchitis in patients experiencing acute scrotal pain. Eleven of the 18 individuals who underwent evaluation had testicular tumors, and seven had </w:t>
      </w:r>
      <w:proofErr w:type="gramStart"/>
      <w:r w:rsidRPr="00DB4942">
        <w:rPr>
          <w:bCs/>
          <w:color w:val="000000"/>
        </w:rPr>
        <w:t>inflammation</w:t>
      </w:r>
      <w:proofErr w:type="gramEnd"/>
      <w:r w:rsidRPr="00DB4942">
        <w:rPr>
          <w:bCs/>
          <w:color w:val="000000"/>
        </w:rPr>
        <w:t xml:space="preserve"> in their testicles (2001). </w:t>
      </w:r>
    </w:p>
    <w:p w14:paraId="13F42AE3" w14:textId="77777777" w:rsidR="00005684" w:rsidRPr="00005684" w:rsidRDefault="00295980" w:rsidP="00295980">
      <w:pPr>
        <w:spacing w:line="480" w:lineRule="auto"/>
        <w:jc w:val="both"/>
        <w:rPr>
          <w:bCs/>
          <w:color w:val="000000"/>
        </w:rPr>
      </w:pPr>
      <w:r w:rsidRPr="00295980">
        <w:rPr>
          <w:bCs/>
          <w:color w:val="000000"/>
        </w:rPr>
        <w:t xml:space="preserve">In 83% of cases, testicular tumors appear hypoechoic compared to normal testes. Tumors that are comparatively isoechoic to the testicular parenchyma can be identified with the aid of color Doppler. </w:t>
      </w:r>
      <w:r w:rsidR="0095741F" w:rsidRPr="0095741F">
        <w:rPr>
          <w:bCs/>
          <w:color w:val="000000"/>
        </w:rPr>
        <w:t xml:space="preserve">More than 95% of primary testicular tumors having a diameter greater than 1.5 cm have increased vascularity. </w:t>
      </w:r>
      <w:r w:rsidRPr="00295980">
        <w:rPr>
          <w:bCs/>
          <w:color w:val="000000"/>
        </w:rPr>
        <w:t xml:space="preserve">Blood </w:t>
      </w:r>
      <w:r>
        <w:rPr>
          <w:bCs/>
          <w:color w:val="000000"/>
        </w:rPr>
        <w:t>vessels</w:t>
      </w:r>
      <w:r w:rsidRPr="00295980">
        <w:rPr>
          <w:bCs/>
          <w:color w:val="000000"/>
        </w:rPr>
        <w:t xml:space="preserve"> are typically distributed in an unorganized manner with erratic, chaotic branching patterns inside the tumor (Horstman et al., 1992; Luker &amp; Siegel, 1994; Dogra et al., 2004). Color Doppler vascularity detection may be useful in distinguishing between benign conditions (mainly avascular or peripheral vascularity) and malignant conditions (increase in central vascularity and changes in the pattern of vascularity) (Lung &amp; Sidhu, 2011). The </w:t>
      </w:r>
      <w:proofErr w:type="spellStart"/>
      <w:r w:rsidRPr="00295980">
        <w:rPr>
          <w:bCs/>
          <w:color w:val="000000"/>
        </w:rPr>
        <w:t>intratumoral</w:t>
      </w:r>
      <w:proofErr w:type="spellEnd"/>
      <w:r w:rsidRPr="00295980">
        <w:rPr>
          <w:bCs/>
          <w:color w:val="000000"/>
        </w:rPr>
        <w:t xml:space="preserve"> blood vessels exhibited a nonbranching linear pattern in the majority of testicular lymphoma cases</w:t>
      </w:r>
      <w:r>
        <w:rPr>
          <w:bCs/>
          <w:color w:val="000000"/>
        </w:rPr>
        <w:t xml:space="preserve"> </w:t>
      </w:r>
      <w:r w:rsidR="00005684" w:rsidRPr="00005684">
        <w:rPr>
          <w:bCs/>
          <w:color w:val="000000"/>
        </w:rPr>
        <w:t>(</w:t>
      </w:r>
      <w:proofErr w:type="spellStart"/>
      <w:r w:rsidR="00005684" w:rsidRPr="00005684">
        <w:rPr>
          <w:bCs/>
          <w:color w:val="000000"/>
        </w:rPr>
        <w:t>Kachramanoglou</w:t>
      </w:r>
      <w:proofErr w:type="spellEnd"/>
      <w:r w:rsidR="00005684" w:rsidRPr="00005684">
        <w:rPr>
          <w:bCs/>
          <w:color w:val="000000"/>
        </w:rPr>
        <w:t xml:space="preserve"> et al., 2017).</w:t>
      </w:r>
    </w:p>
    <w:p w14:paraId="191E0DB9" w14:textId="77777777" w:rsidR="003215EB" w:rsidRDefault="003215EB" w:rsidP="003215EB">
      <w:pPr>
        <w:spacing w:line="480" w:lineRule="auto"/>
        <w:jc w:val="both"/>
        <w:rPr>
          <w:bCs/>
          <w:color w:val="000000"/>
        </w:rPr>
      </w:pPr>
      <w:r w:rsidRPr="003215EB">
        <w:rPr>
          <w:bCs/>
          <w:color w:val="000000"/>
        </w:rPr>
        <w:t xml:space="preserve">With the same RI, the symptomatic (mass-containing) side may exhibit either an elevated PSV or a lowered RI. There have been reports of elevated PSV of &gt;10 cm/sec (normal, 5-10 cm/sec) with RI ranging from 0.47 to 1.0 (mean, 0.70). The low-resistance tumor vascular beds are the cause of an asymmetric increase in EDV of &gt;5 cm/sec (normal, 3-5 cm/sec) (Coursey et al., 2015; Singh et al., 2016). </w:t>
      </w:r>
    </w:p>
    <w:p w14:paraId="31014215" w14:textId="77777777" w:rsidR="00005684" w:rsidRPr="00005684" w:rsidRDefault="003215EB" w:rsidP="003215EB">
      <w:pPr>
        <w:spacing w:line="480" w:lineRule="auto"/>
        <w:jc w:val="both"/>
        <w:rPr>
          <w:bCs/>
          <w:color w:val="000000"/>
        </w:rPr>
      </w:pPr>
      <w:r w:rsidRPr="003215EB">
        <w:rPr>
          <w:bCs/>
          <w:color w:val="000000"/>
        </w:rPr>
        <w:t xml:space="preserve">However, intra-testicular architectural distortion is always present when a tumor is present, making it challenging to classify color Doppler features. Color Doppler is </w:t>
      </w:r>
      <w:r w:rsidR="00057438">
        <w:rPr>
          <w:bCs/>
          <w:color w:val="000000"/>
        </w:rPr>
        <w:t>difficult</w:t>
      </w:r>
      <w:r w:rsidRPr="003215EB">
        <w:rPr>
          <w:bCs/>
          <w:color w:val="000000"/>
        </w:rPr>
        <w:t xml:space="preserve"> to measure because of its qualitative nature. Furthermore, there is currently no standard morphological taxonomy system for testicular cancers, such as </w:t>
      </w:r>
      <w:r w:rsidRPr="003215EB">
        <w:rPr>
          <w:bCs/>
          <w:color w:val="000000"/>
        </w:rPr>
        <w:lastRenderedPageBreak/>
        <w:t xml:space="preserve">endometrial diseases (IETA), ovarian tumors (IOTA), and thyroid nodules (ACR-TIRADS, ATA) </w:t>
      </w:r>
      <w:r w:rsidR="00005684" w:rsidRPr="00005684">
        <w:rPr>
          <w:bCs/>
          <w:color w:val="000000"/>
        </w:rPr>
        <w:t xml:space="preserve">(Necas et al., 2021). </w:t>
      </w:r>
    </w:p>
    <w:p w14:paraId="1850EB3C" w14:textId="77777777" w:rsidR="003215EB" w:rsidRPr="003215EB" w:rsidRDefault="003215EB" w:rsidP="003215EB">
      <w:pPr>
        <w:spacing w:line="480" w:lineRule="auto"/>
        <w:jc w:val="both"/>
        <w:rPr>
          <w:bCs/>
          <w:color w:val="000000"/>
        </w:rPr>
      </w:pPr>
      <w:r w:rsidRPr="003215EB">
        <w:rPr>
          <w:bCs/>
          <w:color w:val="000000"/>
        </w:rPr>
        <w:t xml:space="preserve">According to a retrospective study by Song et al. on 325 </w:t>
      </w:r>
      <w:r w:rsidR="009B5E2B">
        <w:rPr>
          <w:bCs/>
          <w:color w:val="000000"/>
        </w:rPr>
        <w:t>cases</w:t>
      </w:r>
      <w:r w:rsidRPr="003215EB">
        <w:rPr>
          <w:bCs/>
          <w:color w:val="000000"/>
        </w:rPr>
        <w:t xml:space="preserve"> with testicular tumors, vascularity increases the likelihood of malignancy and is a key sign for differentiating between benign and malignant conditions. They came to the conclusion that CDUS can accurately assess vascular status for superficial organs like the testes (2019).</w:t>
      </w:r>
    </w:p>
    <w:p w14:paraId="735D1AD6" w14:textId="77777777" w:rsidR="00530B60" w:rsidRPr="00530B60" w:rsidRDefault="00530B60" w:rsidP="00530B60">
      <w:pPr>
        <w:spacing w:line="480" w:lineRule="auto"/>
        <w:jc w:val="both"/>
        <w:rPr>
          <w:bCs/>
          <w:color w:val="000000"/>
        </w:rPr>
      </w:pPr>
      <w:r w:rsidRPr="00530B60">
        <w:rPr>
          <w:bCs/>
          <w:color w:val="000000"/>
        </w:rPr>
        <w:t>In detecting testicular neoplasia, one study found that US was 90% sensitive and 55% specific (</w:t>
      </w:r>
      <w:proofErr w:type="spellStart"/>
      <w:r w:rsidRPr="00530B60">
        <w:rPr>
          <w:bCs/>
          <w:color w:val="000000"/>
        </w:rPr>
        <w:t>Derouet</w:t>
      </w:r>
      <w:proofErr w:type="spellEnd"/>
      <w:r w:rsidRPr="00530B60">
        <w:rPr>
          <w:bCs/>
          <w:color w:val="000000"/>
        </w:rPr>
        <w:t xml:space="preserve"> et al., 1993). In contrast, another study found that CDUS had a sensitivity of 87.5% and a specificity of 66.7% (Gallardo et al., 1996). According to Rizvi et al. (2011), CDUS had an 87.5% sensitivity and a 66.7% specificity in diagnosing testicular cancers. CDUS demonstrated a sensitivity of 84.6%, a specificity of 76.2%, a positive predictive value of 19.6%, and a negative predictive value of 98.6% for the diagnosis of scrotal malignancies in </w:t>
      </w:r>
      <w:proofErr w:type="gramStart"/>
      <w:r w:rsidRPr="00530B60">
        <w:rPr>
          <w:bCs/>
          <w:color w:val="000000"/>
        </w:rPr>
        <w:t>a retrospective research</w:t>
      </w:r>
      <w:proofErr w:type="gramEnd"/>
      <w:r w:rsidRPr="00530B60">
        <w:rPr>
          <w:bCs/>
          <w:color w:val="000000"/>
        </w:rPr>
        <w:t xml:space="preserve"> in a large case series of 181 patients (</w:t>
      </w:r>
      <w:proofErr w:type="spellStart"/>
      <w:r w:rsidRPr="00530B60">
        <w:rPr>
          <w:bCs/>
          <w:color w:val="000000"/>
        </w:rPr>
        <w:t>Almassry</w:t>
      </w:r>
      <w:proofErr w:type="spellEnd"/>
      <w:r w:rsidRPr="00530B60">
        <w:rPr>
          <w:bCs/>
          <w:color w:val="000000"/>
        </w:rPr>
        <w:t xml:space="preserve"> et al., 2020). </w:t>
      </w:r>
    </w:p>
    <w:p w14:paraId="55DB6CDE" w14:textId="77777777" w:rsidR="00530B60" w:rsidRPr="00530B60" w:rsidRDefault="00530B60" w:rsidP="00530B60">
      <w:pPr>
        <w:spacing w:line="480" w:lineRule="auto"/>
        <w:jc w:val="both"/>
        <w:rPr>
          <w:bCs/>
          <w:color w:val="000000"/>
        </w:rPr>
      </w:pPr>
      <w:r w:rsidRPr="00530B60">
        <w:rPr>
          <w:bCs/>
          <w:color w:val="000000"/>
        </w:rPr>
        <w:t xml:space="preserve">In </w:t>
      </w:r>
      <w:proofErr w:type="gramStart"/>
      <w:r w:rsidRPr="00530B60">
        <w:rPr>
          <w:bCs/>
          <w:color w:val="000000"/>
        </w:rPr>
        <w:t>a another</w:t>
      </w:r>
      <w:proofErr w:type="gramEnd"/>
      <w:r w:rsidRPr="00530B60">
        <w:rPr>
          <w:bCs/>
          <w:color w:val="000000"/>
        </w:rPr>
        <w:t xml:space="preserve"> study, Fazal et al. found that CDUS has 88.8% sensitivity, 78.1% specificity, and 83.6% diagnostic accuracy when used to diagnose testicular cancer (2022). According to a recent observational study by M. Borhan Uddin et al. on the examination of scrotal pathology, CDUS had 80% specificity, 97.80% sensitivity, and 96.10% accuracy in identifying various intra-scrotal illnesses (Uddin MB et al., 2024). CDUS had sensitivity, specificity, PPV, NPV, and accuracy of 89.1%, 47.4%, 50%, 88.1%, and 62.9%, respectively, according to a ten-year retrospective assessment on 124 cases with localized testicular lesions (Huang et al., 2024). </w:t>
      </w:r>
    </w:p>
    <w:p w14:paraId="5DEC547E" w14:textId="77777777" w:rsidR="00530B60" w:rsidRPr="00530B60" w:rsidRDefault="00530B60" w:rsidP="00530B60">
      <w:pPr>
        <w:spacing w:line="480" w:lineRule="auto"/>
        <w:jc w:val="both"/>
        <w:rPr>
          <w:bCs/>
          <w:color w:val="000000"/>
        </w:rPr>
      </w:pPr>
      <w:r w:rsidRPr="00530B60">
        <w:rPr>
          <w:bCs/>
          <w:color w:val="000000"/>
        </w:rPr>
        <w:t xml:space="preserve">Therefore, unless clear-cut imaging results point to a benign diagnosis, solid testicular tumors with internal vascular flow must raise a high level of suspicion for testicular cancer. In order to facilitate appropriate therapy and avoid needless surgical </w:t>
      </w:r>
      <w:r w:rsidRPr="00530B60">
        <w:rPr>
          <w:bCs/>
          <w:color w:val="000000"/>
        </w:rPr>
        <w:lastRenderedPageBreak/>
        <w:t xml:space="preserve">intervention, a precise non-invasive characterization of the testicular mass is essential (Schwarze et al., 2020). Although intratesticular masses provide a diagnostic difficulty, </w:t>
      </w:r>
      <w:r w:rsidR="007E4A4D">
        <w:rPr>
          <w:bCs/>
          <w:color w:val="000000"/>
        </w:rPr>
        <w:t>c</w:t>
      </w:r>
      <w:r w:rsidR="007E4A4D" w:rsidRPr="007E4A4D">
        <w:rPr>
          <w:bCs/>
          <w:color w:val="000000"/>
        </w:rPr>
        <w:t xml:space="preserve">olor Doppler and B-mode ultrasound may provide sufficient details to differentiate between benign and malignant </w:t>
      </w:r>
      <w:r w:rsidR="007E4A4D">
        <w:rPr>
          <w:bCs/>
          <w:color w:val="000000"/>
        </w:rPr>
        <w:t>masses</w:t>
      </w:r>
      <w:r w:rsidR="007E4A4D" w:rsidRPr="007E4A4D">
        <w:rPr>
          <w:bCs/>
          <w:color w:val="000000"/>
        </w:rPr>
        <w:t>.</w:t>
      </w:r>
    </w:p>
    <w:p w14:paraId="4E72496D" w14:textId="77777777" w:rsidR="00B478C7" w:rsidRPr="00331263" w:rsidRDefault="0071691B" w:rsidP="00331263">
      <w:pPr>
        <w:spacing w:line="480" w:lineRule="auto"/>
        <w:jc w:val="both"/>
        <w:rPr>
          <w:color w:val="000000"/>
        </w:rPr>
      </w:pPr>
      <w:r w:rsidRPr="005A470B">
        <w:rPr>
          <w:rFonts w:ascii="Arial" w:hAnsi="Arial" w:cs="Arial"/>
          <w:bCs/>
          <w:color w:val="000000"/>
          <w:sz w:val="26"/>
          <w:szCs w:val="26"/>
        </w:rPr>
        <w:br w:type="page"/>
      </w:r>
      <w:r w:rsidR="003D51EE" w:rsidRPr="005A470B">
        <w:rPr>
          <w:b/>
          <w:bCs/>
          <w:color w:val="000000"/>
          <w:sz w:val="32"/>
          <w:szCs w:val="32"/>
        </w:rPr>
        <w:lastRenderedPageBreak/>
        <w:t>1.2</w:t>
      </w:r>
      <w:r w:rsidR="008136A2">
        <w:rPr>
          <w:b/>
          <w:bCs/>
          <w:color w:val="000000"/>
          <w:sz w:val="32"/>
          <w:szCs w:val="32"/>
        </w:rPr>
        <w:t xml:space="preserve"> </w:t>
      </w:r>
      <w:r w:rsidR="000030FF" w:rsidRPr="005A470B">
        <w:rPr>
          <w:b/>
          <w:color w:val="000000"/>
          <w:sz w:val="32"/>
          <w:szCs w:val="32"/>
        </w:rPr>
        <w:t>RATIONALE</w:t>
      </w:r>
      <w:r w:rsidR="00511316" w:rsidRPr="005A470B">
        <w:rPr>
          <w:b/>
          <w:color w:val="000000"/>
          <w:sz w:val="32"/>
          <w:szCs w:val="32"/>
        </w:rPr>
        <w:t xml:space="preserve"> OF THE STUDY</w:t>
      </w:r>
    </w:p>
    <w:p w14:paraId="1177CAC5" w14:textId="77777777" w:rsidR="00063B79" w:rsidRDefault="00063B79" w:rsidP="008B3741">
      <w:pPr>
        <w:spacing w:after="240" w:line="480" w:lineRule="auto"/>
        <w:jc w:val="both"/>
        <w:rPr>
          <w:color w:val="000000"/>
        </w:rPr>
      </w:pPr>
      <w:r w:rsidRPr="00063B79">
        <w:rPr>
          <w:color w:val="000000"/>
        </w:rPr>
        <w:t xml:space="preserve">When a mass is discovered in the testis, it presents a therapeutic rather than a diagnostic difficulty. Such a mass may be the result of non-neoplastic lesions or benign or malignant neoplasms. </w:t>
      </w:r>
      <w:r w:rsidR="00781620" w:rsidRPr="00781620">
        <w:rPr>
          <w:color w:val="000000"/>
        </w:rPr>
        <w:t xml:space="preserve">The ability to differentiate between benign and malignant </w:t>
      </w:r>
      <w:r w:rsidR="00781620">
        <w:rPr>
          <w:color w:val="000000"/>
        </w:rPr>
        <w:t>masses</w:t>
      </w:r>
      <w:r w:rsidR="00781620" w:rsidRPr="00781620">
        <w:rPr>
          <w:color w:val="000000"/>
        </w:rPr>
        <w:t xml:space="preserve"> is a prerequisite for the management plan. </w:t>
      </w:r>
      <w:r w:rsidRPr="00063B79">
        <w:rPr>
          <w:color w:val="000000"/>
        </w:rPr>
        <w:t xml:space="preserve">The most important stage in managing testicular masses is diagnosis, which is heavily focused on imaging appearance because clinical diagnosis alone is insufficient to distinguish between benign and malignant masses. </w:t>
      </w:r>
    </w:p>
    <w:p w14:paraId="3BAA97D2" w14:textId="77777777" w:rsidR="00063B79" w:rsidRDefault="00063B79" w:rsidP="00063B79">
      <w:pPr>
        <w:spacing w:after="240" w:line="480" w:lineRule="auto"/>
        <w:jc w:val="both"/>
        <w:rPr>
          <w:color w:val="000000" w:themeColor="text1"/>
        </w:rPr>
      </w:pPr>
      <w:r w:rsidRPr="00063B79">
        <w:rPr>
          <w:color w:val="000000"/>
        </w:rPr>
        <w:t xml:space="preserve">A provisional diagnosis based on morphological criteria can be aided by the substantial additional diagnostic information provided by more recent inventions like CDUS, which have revolutionized the imaging sector. In addition, it is inexpensive, non-invasive, readily available, time-efficient, and free of ionizing radiation. Features shown by this technique can aid in early detection and improved characterization of testicular masses, even though no ultrasound appearance is completely diagnostic. Clinicians can use this pre-operative diagnosis of benign and malignant testicular masses to assist them decide on a sensible therapy strategy. </w:t>
      </w:r>
      <w:r w:rsidRPr="00063B79">
        <w:rPr>
          <w:color w:val="000000" w:themeColor="text1"/>
        </w:rPr>
        <w:t>The conventional therapy for all testicular solid masses, radical orchiectomy, may cause patients with benign masses to receive needless overtreatment. Early, suitable therapy with fewer invasive procedures would be feasible if CDUS could provide a definitive diagnosis.</w:t>
      </w:r>
    </w:p>
    <w:p w14:paraId="1A8F2C3B" w14:textId="77777777" w:rsidR="00063B79" w:rsidRPr="00063B79" w:rsidRDefault="00063B79" w:rsidP="00063B79">
      <w:pPr>
        <w:spacing w:after="240" w:line="480" w:lineRule="auto"/>
        <w:jc w:val="both"/>
        <w:rPr>
          <w:color w:val="000000" w:themeColor="text1"/>
        </w:rPr>
      </w:pPr>
      <w:r w:rsidRPr="00063B79">
        <w:rPr>
          <w:color w:val="000000" w:themeColor="text1"/>
        </w:rPr>
        <w:t xml:space="preserve">There aren't many studies on this topic as of now. Since histological testing is the gold standard for evaluating testicular masses, the current study aims to ascertain the role of CDUS as a major investigational method. </w:t>
      </w:r>
    </w:p>
    <w:p w14:paraId="01A09E37" w14:textId="77777777" w:rsidR="00063B79" w:rsidRDefault="00063B79" w:rsidP="00711E8D">
      <w:pPr>
        <w:spacing w:after="120" w:line="480" w:lineRule="auto"/>
        <w:jc w:val="both"/>
        <w:rPr>
          <w:b/>
          <w:color w:val="000000"/>
          <w:sz w:val="32"/>
          <w:szCs w:val="30"/>
        </w:rPr>
      </w:pPr>
    </w:p>
    <w:p w14:paraId="09E2621A" w14:textId="77777777" w:rsidR="00842FB2" w:rsidRPr="00372A42" w:rsidRDefault="00842FB2" w:rsidP="00711E8D">
      <w:pPr>
        <w:spacing w:after="120" w:line="480" w:lineRule="auto"/>
        <w:jc w:val="both"/>
        <w:rPr>
          <w:rFonts w:ascii="Arial" w:hAnsi="Arial" w:cs="Arial"/>
          <w:color w:val="000000"/>
          <w:sz w:val="26"/>
          <w:szCs w:val="26"/>
        </w:rPr>
      </w:pPr>
      <w:r w:rsidRPr="005A470B">
        <w:rPr>
          <w:b/>
          <w:color w:val="000000"/>
          <w:sz w:val="32"/>
          <w:szCs w:val="30"/>
        </w:rPr>
        <w:lastRenderedPageBreak/>
        <w:t>1.3</w:t>
      </w:r>
      <w:r w:rsidR="007B4647" w:rsidRPr="005A470B">
        <w:rPr>
          <w:b/>
          <w:bCs/>
          <w:color w:val="000000"/>
          <w:sz w:val="32"/>
          <w:szCs w:val="30"/>
        </w:rPr>
        <w:t xml:space="preserve"> RESEARCH QUESTION</w:t>
      </w:r>
    </w:p>
    <w:p w14:paraId="4CDA22D0" w14:textId="77777777" w:rsidR="004D715C" w:rsidRPr="004D715C" w:rsidRDefault="004D715C" w:rsidP="004D715C">
      <w:pPr>
        <w:widowControl w:val="0"/>
        <w:tabs>
          <w:tab w:val="left" w:pos="0"/>
        </w:tabs>
        <w:spacing w:line="480" w:lineRule="auto"/>
        <w:jc w:val="both"/>
        <w:rPr>
          <w:color w:val="000000"/>
        </w:rPr>
      </w:pPr>
      <w:r w:rsidRPr="004D715C">
        <w:rPr>
          <w:color w:val="000000"/>
        </w:rPr>
        <w:t xml:space="preserve">What is the role of color Doppler ultrasound (CDUS) in evaluation of testicular masses? </w:t>
      </w:r>
    </w:p>
    <w:p w14:paraId="677660B6" w14:textId="77777777" w:rsidR="0076622D" w:rsidRPr="0076622D" w:rsidRDefault="0076622D" w:rsidP="0076622D">
      <w:pPr>
        <w:widowControl w:val="0"/>
        <w:tabs>
          <w:tab w:val="left" w:pos="0"/>
        </w:tabs>
        <w:spacing w:line="480" w:lineRule="auto"/>
        <w:jc w:val="both"/>
        <w:rPr>
          <w:color w:val="000000"/>
        </w:rPr>
      </w:pPr>
    </w:p>
    <w:p w14:paraId="436911DD" w14:textId="77777777" w:rsidR="00842FB2" w:rsidRPr="005A470B" w:rsidRDefault="00842FB2" w:rsidP="00B1295F">
      <w:pPr>
        <w:widowControl w:val="0"/>
        <w:tabs>
          <w:tab w:val="left" w:pos="0"/>
        </w:tabs>
        <w:spacing w:line="360" w:lineRule="auto"/>
        <w:jc w:val="both"/>
        <w:rPr>
          <w:rFonts w:ascii="Arial" w:hAnsi="Arial" w:cs="Arial"/>
          <w:color w:val="000000"/>
          <w:sz w:val="26"/>
          <w:szCs w:val="26"/>
        </w:rPr>
      </w:pPr>
    </w:p>
    <w:p w14:paraId="30DF2CC5" w14:textId="77777777" w:rsidR="009B5765" w:rsidRDefault="009B5765" w:rsidP="00096D78">
      <w:pPr>
        <w:autoSpaceDE w:val="0"/>
        <w:spacing w:line="480" w:lineRule="auto"/>
        <w:rPr>
          <w:b/>
          <w:bCs/>
          <w:color w:val="000000"/>
          <w:sz w:val="32"/>
          <w:szCs w:val="32"/>
        </w:rPr>
      </w:pPr>
    </w:p>
    <w:p w14:paraId="7CC5411A" w14:textId="77777777" w:rsidR="009B5765" w:rsidRPr="009B5765" w:rsidRDefault="009B5765" w:rsidP="00096D78">
      <w:pPr>
        <w:autoSpaceDE w:val="0"/>
        <w:spacing w:line="480" w:lineRule="auto"/>
        <w:rPr>
          <w:color w:val="000000"/>
          <w:sz w:val="32"/>
          <w:szCs w:val="32"/>
        </w:rPr>
      </w:pPr>
    </w:p>
    <w:p w14:paraId="365F83D9" w14:textId="77777777" w:rsidR="00F5608C" w:rsidRPr="005A470B" w:rsidRDefault="00F5608C" w:rsidP="00F5608C">
      <w:pPr>
        <w:spacing w:line="480" w:lineRule="auto"/>
        <w:jc w:val="both"/>
        <w:rPr>
          <w:color w:val="000000"/>
        </w:rPr>
      </w:pPr>
    </w:p>
    <w:p w14:paraId="0951E9FC" w14:textId="77777777" w:rsidR="00F5608C" w:rsidRPr="005A470B" w:rsidRDefault="00F5608C" w:rsidP="00F5608C">
      <w:pPr>
        <w:spacing w:line="480" w:lineRule="auto"/>
        <w:jc w:val="both"/>
        <w:rPr>
          <w:color w:val="000000"/>
        </w:rPr>
      </w:pPr>
    </w:p>
    <w:p w14:paraId="268A2D55" w14:textId="77777777" w:rsidR="00B478C7" w:rsidRPr="005A470B" w:rsidRDefault="00E7558E" w:rsidP="009E3B5A">
      <w:pPr>
        <w:spacing w:line="360" w:lineRule="auto"/>
        <w:jc w:val="both"/>
        <w:rPr>
          <w:b/>
          <w:color w:val="000000"/>
          <w:sz w:val="32"/>
          <w:szCs w:val="26"/>
        </w:rPr>
      </w:pPr>
      <w:r w:rsidRPr="005A470B">
        <w:rPr>
          <w:rFonts w:ascii="Arial" w:hAnsi="Arial" w:cs="Arial"/>
          <w:color w:val="000000"/>
          <w:sz w:val="26"/>
          <w:szCs w:val="26"/>
        </w:rPr>
        <w:br w:type="page"/>
      </w:r>
      <w:r w:rsidR="003D51EE" w:rsidRPr="005A470B">
        <w:rPr>
          <w:b/>
          <w:color w:val="000000"/>
          <w:sz w:val="32"/>
          <w:szCs w:val="26"/>
        </w:rPr>
        <w:lastRenderedPageBreak/>
        <w:t>1.</w:t>
      </w:r>
      <w:r w:rsidR="00656C4D">
        <w:rPr>
          <w:b/>
          <w:color w:val="000000"/>
          <w:sz w:val="32"/>
          <w:szCs w:val="26"/>
        </w:rPr>
        <w:t>4</w:t>
      </w:r>
      <w:r w:rsidR="00C80FC9">
        <w:rPr>
          <w:b/>
          <w:color w:val="000000"/>
          <w:sz w:val="32"/>
          <w:szCs w:val="26"/>
        </w:rPr>
        <w:t xml:space="preserve"> </w:t>
      </w:r>
      <w:r w:rsidR="00BB0823" w:rsidRPr="005A470B">
        <w:rPr>
          <w:b/>
          <w:color w:val="000000"/>
          <w:sz w:val="32"/>
          <w:szCs w:val="26"/>
        </w:rPr>
        <w:t>OBJECTIVES</w:t>
      </w:r>
    </w:p>
    <w:p w14:paraId="1DF9E5FB" w14:textId="77777777" w:rsidR="000625B6" w:rsidRPr="005A470B" w:rsidRDefault="000625B6" w:rsidP="000A62B4">
      <w:pPr>
        <w:widowControl w:val="0"/>
        <w:tabs>
          <w:tab w:val="left" w:pos="720"/>
        </w:tabs>
        <w:autoSpaceDE w:val="0"/>
        <w:autoSpaceDN w:val="0"/>
        <w:adjustRightInd w:val="0"/>
        <w:spacing w:before="100" w:after="100" w:line="360" w:lineRule="auto"/>
        <w:ind w:left="720" w:hanging="720"/>
        <w:jc w:val="both"/>
        <w:rPr>
          <w:rFonts w:ascii="Arial" w:hAnsi="Arial" w:cs="Arial"/>
          <w:color w:val="000000"/>
          <w:sz w:val="26"/>
          <w:szCs w:val="26"/>
        </w:rPr>
      </w:pPr>
    </w:p>
    <w:p w14:paraId="16F88855" w14:textId="77777777" w:rsidR="002E3AB6" w:rsidRPr="005A470B" w:rsidRDefault="002E3AB6" w:rsidP="00DE2C6B">
      <w:pPr>
        <w:spacing w:line="480" w:lineRule="auto"/>
        <w:rPr>
          <w:b/>
          <w:color w:val="000000"/>
        </w:rPr>
      </w:pPr>
      <w:r w:rsidRPr="005A470B">
        <w:rPr>
          <w:b/>
          <w:color w:val="000000"/>
        </w:rPr>
        <w:t>General Objective:</w:t>
      </w:r>
    </w:p>
    <w:p w14:paraId="5792D68E" w14:textId="77777777" w:rsidR="004D715C" w:rsidRPr="004D715C" w:rsidRDefault="004D715C" w:rsidP="004D715C">
      <w:pPr>
        <w:numPr>
          <w:ilvl w:val="0"/>
          <w:numId w:val="13"/>
        </w:numPr>
        <w:spacing w:line="480" w:lineRule="auto"/>
        <w:rPr>
          <w:color w:val="000000"/>
        </w:rPr>
      </w:pPr>
      <w:r w:rsidRPr="004D715C">
        <w:rPr>
          <w:color w:val="000000"/>
        </w:rPr>
        <w:t xml:space="preserve">To assess the role of color Doppler ultrasound (CDUS) in evaluation testicular masses </w:t>
      </w:r>
      <w:r w:rsidRPr="00387CBA">
        <w:rPr>
          <w:color w:val="000000"/>
        </w:rPr>
        <w:t>comparing with histopathology</w:t>
      </w:r>
      <w:r w:rsidRPr="004D715C">
        <w:rPr>
          <w:color w:val="000000"/>
        </w:rPr>
        <w:t xml:space="preserve">.  </w:t>
      </w:r>
    </w:p>
    <w:p w14:paraId="373DEFD6" w14:textId="77777777" w:rsidR="00E210C2" w:rsidRPr="005A470B" w:rsidRDefault="00E210C2" w:rsidP="00DE2C6B">
      <w:pPr>
        <w:spacing w:line="480" w:lineRule="auto"/>
        <w:rPr>
          <w:b/>
          <w:color w:val="000000"/>
          <w:sz w:val="12"/>
          <w:szCs w:val="12"/>
        </w:rPr>
      </w:pPr>
    </w:p>
    <w:p w14:paraId="5E26ADF2" w14:textId="77777777" w:rsidR="002E3AB6" w:rsidRPr="005A470B" w:rsidRDefault="002E3AB6" w:rsidP="00DE2C6B">
      <w:pPr>
        <w:spacing w:line="480" w:lineRule="auto"/>
        <w:rPr>
          <w:b/>
          <w:color w:val="000000"/>
        </w:rPr>
      </w:pPr>
      <w:r w:rsidRPr="005A470B">
        <w:rPr>
          <w:b/>
          <w:color w:val="000000"/>
        </w:rPr>
        <w:t>Specific Objectives:</w:t>
      </w:r>
    </w:p>
    <w:p w14:paraId="0CEC0884" w14:textId="77777777" w:rsidR="004D715C" w:rsidRPr="004D715C" w:rsidRDefault="00382995" w:rsidP="00ED0AEB">
      <w:pPr>
        <w:numPr>
          <w:ilvl w:val="0"/>
          <w:numId w:val="6"/>
        </w:numPr>
        <w:spacing w:line="480" w:lineRule="auto"/>
        <w:jc w:val="both"/>
        <w:rPr>
          <w:color w:val="000000"/>
        </w:rPr>
      </w:pPr>
      <w:r w:rsidRPr="004D715C">
        <w:rPr>
          <w:color w:val="000000"/>
        </w:rPr>
        <w:t xml:space="preserve">To observe the </w:t>
      </w:r>
      <w:r w:rsidR="004D715C" w:rsidRPr="004D715C">
        <w:rPr>
          <w:color w:val="000000"/>
        </w:rPr>
        <w:t xml:space="preserve">findings of CDUS of different testicular masses </w:t>
      </w:r>
      <w:proofErr w:type="spellStart"/>
      <w:r w:rsidR="004D715C" w:rsidRPr="004D715C">
        <w:rPr>
          <w:color w:val="000000"/>
        </w:rPr>
        <w:t>eg.</w:t>
      </w:r>
      <w:proofErr w:type="spellEnd"/>
      <w:r w:rsidR="004D715C" w:rsidRPr="004D715C">
        <w:rPr>
          <w:color w:val="000000"/>
        </w:rPr>
        <w:t xml:space="preserve"> </w:t>
      </w:r>
      <w:r w:rsidR="00F56952">
        <w:rPr>
          <w:color w:val="000000"/>
        </w:rPr>
        <w:t>type (focal or diffuse)</w:t>
      </w:r>
      <w:r w:rsidR="004D715C" w:rsidRPr="004D715C">
        <w:rPr>
          <w:color w:val="000000"/>
        </w:rPr>
        <w:t xml:space="preserve">, </w:t>
      </w:r>
      <w:r w:rsidR="00AC2B13">
        <w:rPr>
          <w:color w:val="000000"/>
        </w:rPr>
        <w:t xml:space="preserve">size, </w:t>
      </w:r>
      <w:r w:rsidR="004D715C">
        <w:rPr>
          <w:color w:val="000000"/>
        </w:rPr>
        <w:t>margin</w:t>
      </w:r>
      <w:r w:rsidR="004D715C" w:rsidRPr="004D715C">
        <w:rPr>
          <w:color w:val="000000"/>
        </w:rPr>
        <w:t xml:space="preserve">, echotexture, and vascularity (grades, pattern, PSV, EDV and RI). </w:t>
      </w:r>
    </w:p>
    <w:p w14:paraId="560F5D22" w14:textId="77777777" w:rsidR="00382995" w:rsidRPr="004D715C" w:rsidRDefault="00382995" w:rsidP="00382995">
      <w:pPr>
        <w:numPr>
          <w:ilvl w:val="0"/>
          <w:numId w:val="6"/>
        </w:numPr>
        <w:spacing w:line="480" w:lineRule="auto"/>
        <w:jc w:val="both"/>
        <w:rPr>
          <w:color w:val="000000"/>
        </w:rPr>
      </w:pPr>
      <w:r w:rsidRPr="004D715C">
        <w:rPr>
          <w:color w:val="000000"/>
        </w:rPr>
        <w:t> </w:t>
      </w:r>
      <w:r w:rsidRPr="004D715C">
        <w:rPr>
          <w:color w:val="000000"/>
          <w:lang w:val="en-SG"/>
        </w:rPr>
        <w:t xml:space="preserve">To evaluate </w:t>
      </w:r>
      <w:r w:rsidR="004D715C" w:rsidRPr="004D715C">
        <w:rPr>
          <w:color w:val="000000"/>
        </w:rPr>
        <w:t xml:space="preserve">testicular masses </w:t>
      </w:r>
      <w:r w:rsidRPr="004D715C">
        <w:rPr>
          <w:color w:val="000000"/>
          <w:lang w:val="en-SG"/>
        </w:rPr>
        <w:t xml:space="preserve">by </w:t>
      </w:r>
      <w:r w:rsidR="004D715C" w:rsidRPr="004D715C">
        <w:rPr>
          <w:color w:val="000000"/>
        </w:rPr>
        <w:t>CDUS</w:t>
      </w:r>
      <w:r w:rsidRPr="004D715C">
        <w:rPr>
          <w:color w:val="000000"/>
          <w:lang w:val="en-SG"/>
        </w:rPr>
        <w:t xml:space="preserve"> findings</w:t>
      </w:r>
      <w:r w:rsidR="005806A2" w:rsidRPr="004D715C">
        <w:rPr>
          <w:color w:val="000000"/>
          <w:lang w:val="en-SG"/>
        </w:rPr>
        <w:t>.</w:t>
      </w:r>
    </w:p>
    <w:p w14:paraId="2674CF7F" w14:textId="77777777" w:rsidR="00381257" w:rsidRPr="00381257" w:rsidRDefault="00382995" w:rsidP="00382995">
      <w:pPr>
        <w:numPr>
          <w:ilvl w:val="0"/>
          <w:numId w:val="6"/>
        </w:numPr>
        <w:spacing w:line="480" w:lineRule="auto"/>
        <w:jc w:val="both"/>
        <w:rPr>
          <w:color w:val="000000"/>
        </w:rPr>
      </w:pPr>
      <w:r w:rsidRPr="00381257">
        <w:rPr>
          <w:color w:val="000000"/>
          <w:lang w:val="en-SG"/>
        </w:rPr>
        <w:t xml:space="preserve">To record the histopathological diagnosis of </w:t>
      </w:r>
      <w:r w:rsidR="0074177B" w:rsidRPr="004D715C">
        <w:rPr>
          <w:color w:val="000000"/>
        </w:rPr>
        <w:t>testicular masses</w:t>
      </w:r>
      <w:r w:rsidR="00381257" w:rsidRPr="00381257">
        <w:rPr>
          <w:color w:val="000000"/>
          <w:lang w:val="en-SG"/>
        </w:rPr>
        <w:t>.</w:t>
      </w:r>
    </w:p>
    <w:p w14:paraId="6A49156C" w14:textId="77777777" w:rsidR="00382995" w:rsidRPr="0074177B" w:rsidRDefault="00382995" w:rsidP="00382995">
      <w:pPr>
        <w:numPr>
          <w:ilvl w:val="0"/>
          <w:numId w:val="6"/>
        </w:numPr>
        <w:spacing w:line="480" w:lineRule="auto"/>
        <w:jc w:val="both"/>
        <w:rPr>
          <w:color w:val="000000"/>
        </w:rPr>
      </w:pPr>
      <w:r w:rsidRPr="0074177B">
        <w:rPr>
          <w:color w:val="000000"/>
          <w:lang w:val="en-SG"/>
        </w:rPr>
        <w:t xml:space="preserve">To determine </w:t>
      </w:r>
      <w:r w:rsidR="005806A2" w:rsidRPr="0074177B">
        <w:rPr>
          <w:color w:val="000000"/>
          <w:lang w:val="en-SG"/>
        </w:rPr>
        <w:t xml:space="preserve">the </w:t>
      </w:r>
      <w:r w:rsidR="0074177B" w:rsidRPr="0074177B">
        <w:rPr>
          <w:color w:val="000000"/>
        </w:rPr>
        <w:t xml:space="preserve">accuracy, sensitivity, specificity, positive predictive value, negative predictive value, positive likelihood ratio and negative likelihood ratio of CDUS in evaluation of testicular masses, using histopathological findings as gold standard.  </w:t>
      </w:r>
    </w:p>
    <w:p w14:paraId="10C7CBB8" w14:textId="77777777" w:rsidR="00381257" w:rsidRPr="00381257" w:rsidRDefault="00381257" w:rsidP="00381257">
      <w:pPr>
        <w:spacing w:line="480" w:lineRule="auto"/>
        <w:ind w:left="360"/>
        <w:rPr>
          <w:color w:val="000000"/>
        </w:rPr>
      </w:pPr>
    </w:p>
    <w:p w14:paraId="5BDF1281" w14:textId="77777777" w:rsidR="00E210C2" w:rsidRPr="00381257" w:rsidRDefault="0074177B" w:rsidP="00DE2C6B">
      <w:pPr>
        <w:spacing w:line="480" w:lineRule="auto"/>
        <w:rPr>
          <w:b/>
          <w:color w:val="000000"/>
        </w:rPr>
      </w:pPr>
      <w:r>
        <w:rPr>
          <w:b/>
          <w:color w:val="000000"/>
        </w:rPr>
        <w:t xml:space="preserve"> </w:t>
      </w:r>
    </w:p>
    <w:p w14:paraId="17D5D5B4" w14:textId="77777777" w:rsidR="00C230DB" w:rsidRPr="005A470B" w:rsidRDefault="00C230DB" w:rsidP="00021AAA">
      <w:pPr>
        <w:tabs>
          <w:tab w:val="left" w:pos="360"/>
        </w:tabs>
        <w:spacing w:line="480" w:lineRule="auto"/>
        <w:jc w:val="both"/>
        <w:rPr>
          <w:color w:val="000000"/>
        </w:rPr>
      </w:pPr>
    </w:p>
    <w:p w14:paraId="01741104" w14:textId="77777777" w:rsidR="00C230DB" w:rsidRPr="005A470B" w:rsidRDefault="00C230DB" w:rsidP="00021AAA">
      <w:pPr>
        <w:tabs>
          <w:tab w:val="left" w:pos="360"/>
        </w:tabs>
        <w:spacing w:line="480" w:lineRule="auto"/>
        <w:jc w:val="both"/>
        <w:rPr>
          <w:color w:val="000000"/>
        </w:rPr>
      </w:pPr>
    </w:p>
    <w:p w14:paraId="5CBD89E3" w14:textId="77777777" w:rsidR="003966F8" w:rsidRPr="005A470B" w:rsidRDefault="003966F8" w:rsidP="000A62B4">
      <w:pPr>
        <w:widowControl w:val="0"/>
        <w:tabs>
          <w:tab w:val="left" w:pos="720"/>
        </w:tabs>
        <w:autoSpaceDE w:val="0"/>
        <w:autoSpaceDN w:val="0"/>
        <w:adjustRightInd w:val="0"/>
        <w:spacing w:before="100" w:after="100" w:line="360" w:lineRule="auto"/>
        <w:ind w:left="720" w:hanging="720"/>
        <w:jc w:val="both"/>
        <w:rPr>
          <w:rFonts w:ascii="Arial" w:hAnsi="Arial" w:cs="Arial"/>
          <w:color w:val="000000"/>
          <w:sz w:val="26"/>
          <w:szCs w:val="26"/>
        </w:rPr>
      </w:pPr>
    </w:p>
    <w:p w14:paraId="6E5FB596" w14:textId="77777777" w:rsidR="00B478C7" w:rsidRPr="005A470B" w:rsidRDefault="00B478C7" w:rsidP="000A62B4">
      <w:pPr>
        <w:spacing w:line="360" w:lineRule="auto"/>
        <w:jc w:val="both"/>
        <w:rPr>
          <w:rFonts w:ascii="Arial" w:hAnsi="Arial" w:cs="Arial"/>
          <w:color w:val="000000"/>
          <w:sz w:val="26"/>
          <w:szCs w:val="26"/>
        </w:rPr>
      </w:pPr>
    </w:p>
    <w:p w14:paraId="68C624EA" w14:textId="77777777" w:rsidR="00B478C7" w:rsidRPr="005A470B" w:rsidRDefault="00B478C7" w:rsidP="000A62B4">
      <w:pPr>
        <w:autoSpaceDE w:val="0"/>
        <w:autoSpaceDN w:val="0"/>
        <w:adjustRightInd w:val="0"/>
        <w:spacing w:line="360" w:lineRule="auto"/>
        <w:jc w:val="both"/>
        <w:rPr>
          <w:rFonts w:ascii="Arial" w:hAnsi="Arial" w:cs="Arial"/>
          <w:color w:val="000000"/>
          <w:sz w:val="26"/>
          <w:szCs w:val="26"/>
        </w:rPr>
      </w:pPr>
    </w:p>
    <w:p w14:paraId="148314BB" w14:textId="77777777" w:rsidR="00B77AAE" w:rsidRPr="005A470B" w:rsidRDefault="00B478C7" w:rsidP="003358C1">
      <w:pPr>
        <w:spacing w:after="100" w:afterAutospacing="1" w:line="360" w:lineRule="auto"/>
        <w:outlineLvl w:val="3"/>
        <w:rPr>
          <w:b/>
          <w:bCs/>
          <w:color w:val="000000"/>
          <w:sz w:val="32"/>
          <w:szCs w:val="32"/>
        </w:rPr>
      </w:pPr>
      <w:r w:rsidRPr="005A470B">
        <w:rPr>
          <w:rFonts w:ascii="Arial" w:hAnsi="Arial" w:cs="Arial"/>
          <w:color w:val="000000"/>
        </w:rPr>
        <w:br w:type="page"/>
      </w:r>
      <w:r w:rsidR="003D51EE" w:rsidRPr="005A470B">
        <w:rPr>
          <w:b/>
          <w:color w:val="000000"/>
          <w:sz w:val="32"/>
          <w:szCs w:val="32"/>
        </w:rPr>
        <w:lastRenderedPageBreak/>
        <w:t xml:space="preserve">2. </w:t>
      </w:r>
      <w:r w:rsidR="008B4CC5" w:rsidRPr="005A470B">
        <w:rPr>
          <w:b/>
          <w:bCs/>
          <w:color w:val="000000"/>
          <w:sz w:val="32"/>
          <w:szCs w:val="32"/>
        </w:rPr>
        <w:t>LITERATURE REVIEW</w:t>
      </w:r>
    </w:p>
    <w:p w14:paraId="03BEF6BF" w14:textId="77777777" w:rsidR="00D820A6" w:rsidRDefault="00777693" w:rsidP="000658FB">
      <w:pPr>
        <w:spacing w:before="100" w:beforeAutospacing="1" w:line="480" w:lineRule="auto"/>
        <w:outlineLvl w:val="3"/>
        <w:rPr>
          <w:b/>
          <w:bCs/>
          <w:color w:val="000000"/>
        </w:rPr>
      </w:pPr>
      <w:r w:rsidRPr="00753286">
        <w:rPr>
          <w:b/>
        </w:rPr>
        <w:t xml:space="preserve">2.1 </w:t>
      </w:r>
      <w:r w:rsidR="007D51BB">
        <w:rPr>
          <w:b/>
          <w:bCs/>
          <w:color w:val="000000"/>
        </w:rPr>
        <w:t>PREVIUOS RELATED STUDIES</w:t>
      </w:r>
    </w:p>
    <w:p w14:paraId="500CA253" w14:textId="77777777" w:rsidR="007A5FCA" w:rsidRPr="007A5FCA" w:rsidRDefault="007A5FCA" w:rsidP="007A5FCA">
      <w:pPr>
        <w:spacing w:before="100" w:beforeAutospacing="1" w:line="480" w:lineRule="auto"/>
        <w:jc w:val="both"/>
        <w:outlineLvl w:val="3"/>
        <w:rPr>
          <w:rFonts w:ascii="TimesNewRomanPSMT" w:hAnsi="TimesNewRomanPSMT"/>
          <w:color w:val="000000"/>
        </w:rPr>
      </w:pPr>
      <w:r w:rsidRPr="007A5FCA">
        <w:rPr>
          <w:rFonts w:ascii="TimesNewRomanPSMT" w:hAnsi="TimesNewRomanPSMT"/>
          <w:color w:val="000000"/>
        </w:rPr>
        <w:t xml:space="preserve">The use of color Doppler ultrasonography (CDUS) in the assessment of testicular malignancies was investigated by Horstman et al. (1992). In order to ascertain the appearance at color Doppler ultrasound (CDUS) scanning, a study of 28 individuals with surgically confirmed testicular tumors was conducted. Vascularity and tumor size were generally correlated. Of the 21 tumors larger than 1.6 cm, 20 (95%) were </w:t>
      </w:r>
      <w:proofErr w:type="spellStart"/>
      <w:r w:rsidRPr="007A5FCA">
        <w:rPr>
          <w:rFonts w:ascii="TimesNewRomanPSMT" w:hAnsi="TimesNewRomanPSMT"/>
          <w:color w:val="000000"/>
        </w:rPr>
        <w:t>hypervascular</w:t>
      </w:r>
      <w:proofErr w:type="spellEnd"/>
      <w:r w:rsidRPr="007A5FCA">
        <w:rPr>
          <w:rFonts w:ascii="TimesNewRomanPSMT" w:hAnsi="TimesNewRomanPSMT"/>
          <w:color w:val="000000"/>
        </w:rPr>
        <w:t xml:space="preserve">. </w:t>
      </w:r>
      <w:proofErr w:type="spellStart"/>
      <w:r w:rsidRPr="007A5FCA">
        <w:rPr>
          <w:rFonts w:ascii="TimesNewRomanPSMT" w:hAnsi="TimesNewRomanPSMT"/>
          <w:color w:val="000000"/>
        </w:rPr>
        <w:t>Hypovascularity</w:t>
      </w:r>
      <w:proofErr w:type="spellEnd"/>
      <w:r w:rsidRPr="007A5FCA">
        <w:rPr>
          <w:rFonts w:ascii="TimesNewRomanPSMT" w:hAnsi="TimesNewRomanPSMT"/>
          <w:color w:val="000000"/>
        </w:rPr>
        <w:t xml:space="preserve"> was present in six out of seven (86%) tumors that were less than 1.6 cm. One little seminoma, measuring 1.1 cm in diameter, was </w:t>
      </w:r>
      <w:proofErr w:type="spellStart"/>
      <w:r w:rsidRPr="007A5FCA">
        <w:rPr>
          <w:rFonts w:ascii="TimesNewRomanPSMT" w:hAnsi="TimesNewRomanPSMT"/>
          <w:color w:val="000000"/>
        </w:rPr>
        <w:t>hypervascular</w:t>
      </w:r>
      <w:proofErr w:type="spellEnd"/>
      <w:r w:rsidRPr="007A5FCA">
        <w:rPr>
          <w:rFonts w:ascii="TimesNewRomanPSMT" w:hAnsi="TimesNewRomanPSMT"/>
          <w:color w:val="000000"/>
        </w:rPr>
        <w:t xml:space="preserve">, whereas another, measuring 2.8 cm, was </w:t>
      </w:r>
      <w:proofErr w:type="spellStart"/>
      <w:r w:rsidRPr="007A5FCA">
        <w:rPr>
          <w:rFonts w:ascii="TimesNewRomanPSMT" w:hAnsi="TimesNewRomanPSMT"/>
          <w:color w:val="000000"/>
        </w:rPr>
        <w:t>hypovascular</w:t>
      </w:r>
      <w:proofErr w:type="spellEnd"/>
      <w:r w:rsidRPr="007A5FCA">
        <w:rPr>
          <w:rFonts w:ascii="TimesNewRomanPSMT" w:hAnsi="TimesNewRomanPSMT"/>
          <w:color w:val="000000"/>
        </w:rPr>
        <w:t xml:space="preserve">. Color Doppler US revealed that the tumor's histologic findings did not correlate with the lesion's vascularity, with resistive indexes ranging from 0.476 to 1.0 (mean, 0.70). The mean systolic velocity was 9.8 cm/sec, with a range of 8.4 cm/sec to 64.9 cm/sec. Venous flow was detected in eight tumors. The gray-scale findings, as well as history and physical examination data, properly supported a tumor in all patients. In 27 cases, the color Doppler US results were prospectively evaluated as suggestive of malignancy, and in one case, as suggestive of inflammation. The authors come to the conclusion that the use of color Doppler US scanning in the assessment of testicular cancers is somewhat </w:t>
      </w:r>
      <w:r>
        <w:rPr>
          <w:rFonts w:ascii="TimesNewRomanPSMT" w:hAnsi="TimesNewRomanPSMT"/>
          <w:color w:val="000000"/>
        </w:rPr>
        <w:t>limited</w:t>
      </w:r>
      <w:r w:rsidRPr="007A5FCA">
        <w:rPr>
          <w:rFonts w:ascii="TimesNewRomanPSMT" w:hAnsi="TimesNewRomanPSMT"/>
          <w:color w:val="000000"/>
        </w:rPr>
        <w:t xml:space="preserve">. </w:t>
      </w:r>
    </w:p>
    <w:p w14:paraId="0FBC390D" w14:textId="77777777" w:rsidR="00262D80" w:rsidRPr="00262D80" w:rsidRDefault="00262D80" w:rsidP="00262D80">
      <w:pPr>
        <w:spacing w:before="100" w:beforeAutospacing="1" w:line="480" w:lineRule="auto"/>
        <w:jc w:val="both"/>
        <w:outlineLvl w:val="3"/>
        <w:rPr>
          <w:rFonts w:ascii="TimesNewRomanPSMT" w:hAnsi="TimesNewRomanPSMT"/>
          <w:color w:val="000000"/>
        </w:rPr>
      </w:pPr>
      <w:r w:rsidRPr="00262D80">
        <w:rPr>
          <w:rFonts w:ascii="TimesNewRomanPSMT" w:hAnsi="TimesNewRomanPSMT"/>
          <w:color w:val="000000"/>
        </w:rPr>
        <w:t xml:space="preserve">According to </w:t>
      </w:r>
      <w:proofErr w:type="spellStart"/>
      <w:r w:rsidRPr="00262D80">
        <w:rPr>
          <w:rFonts w:ascii="TimesNewRomanPSMT" w:hAnsi="TimesNewRomanPSMT"/>
          <w:color w:val="000000"/>
        </w:rPr>
        <w:t>Varsamidis</w:t>
      </w:r>
      <w:proofErr w:type="spellEnd"/>
      <w:r w:rsidRPr="00262D80">
        <w:rPr>
          <w:rFonts w:ascii="TimesNewRomanPSMT" w:hAnsi="TimesNewRomanPSMT"/>
          <w:color w:val="000000"/>
        </w:rPr>
        <w:t xml:space="preserve"> et al. (2001), Doppler ultrasonography (US) could be </w:t>
      </w:r>
      <w:r w:rsidRPr="00262D80">
        <w:rPr>
          <w:rFonts w:ascii="TimesNewRomanPSMT" w:hAnsi="TimesNewRomanPSMT"/>
          <w:color w:val="000000"/>
        </w:rPr>
        <w:br/>
        <w:t xml:space="preserve">helpful when assessing testicular neoplasms that cause sudden, intense scrotal pain. A </w:t>
      </w:r>
      <w:r w:rsidRPr="00262D80">
        <w:rPr>
          <w:rFonts w:ascii="TimesNewRomanPSMT" w:hAnsi="TimesNewRomanPSMT"/>
          <w:color w:val="000000"/>
        </w:rPr>
        <w:br/>
        <w:t xml:space="preserve">total of 18 patients evaluated, 11 were found to have testicular tumors and 7 testicular </w:t>
      </w:r>
      <w:r w:rsidRPr="00262D80">
        <w:rPr>
          <w:rFonts w:ascii="TimesNewRomanPSMT" w:hAnsi="TimesNewRomanPSMT"/>
          <w:color w:val="000000"/>
        </w:rPr>
        <w:br/>
        <w:t xml:space="preserve">inflammation. End-diastolic and peak systolic velocities dramatically rose in </w:t>
      </w:r>
      <w:r w:rsidRPr="00262D80">
        <w:rPr>
          <w:rFonts w:ascii="TimesNewRomanPSMT" w:hAnsi="TimesNewRomanPSMT"/>
          <w:color w:val="000000"/>
        </w:rPr>
        <w:br/>
        <w:t xml:space="preserve">patients with testicular tumor (p&lt;0.002) and orchitis (p&lt;0.01) versus normal controls. </w:t>
      </w:r>
      <w:r w:rsidRPr="00262D80">
        <w:rPr>
          <w:rFonts w:ascii="TimesNewRomanPSMT" w:hAnsi="TimesNewRomanPSMT"/>
          <w:color w:val="000000"/>
        </w:rPr>
        <w:br/>
      </w:r>
      <w:r w:rsidR="00701799">
        <w:rPr>
          <w:rFonts w:ascii="TimesNewRomanPSMT" w:hAnsi="TimesNewRomanPSMT"/>
          <w:color w:val="000000"/>
        </w:rPr>
        <w:lastRenderedPageBreak/>
        <w:t>A</w:t>
      </w:r>
      <w:r w:rsidR="00701799" w:rsidRPr="00701799">
        <w:rPr>
          <w:rFonts w:ascii="TimesNewRomanPSMT" w:hAnsi="TimesNewRomanPSMT"/>
          <w:color w:val="000000"/>
        </w:rPr>
        <w:t xml:space="preserve"> follow-up Doppler US examination is useful in patients with acute scrotal pain submitted to antibiotic treatment because it may help distinguish between orchitis and testicular tumor</w:t>
      </w:r>
      <w:r w:rsidR="00701799">
        <w:rPr>
          <w:rFonts w:ascii="TimesNewRomanPSMT" w:hAnsi="TimesNewRomanPSMT"/>
          <w:color w:val="000000"/>
        </w:rPr>
        <w:t xml:space="preserve"> that</w:t>
      </w:r>
      <w:r w:rsidR="00701799" w:rsidRPr="00701799">
        <w:rPr>
          <w:rFonts w:ascii="TimesNewRomanPSMT" w:hAnsi="TimesNewRomanPSMT"/>
          <w:color w:val="000000"/>
        </w:rPr>
        <w:t xml:space="preserve"> was supported by the results of a follow-up examination after a one-week course of antibiotic treatment, which showed persistently high velocity values in tumor patients and normalization of velocity values in orchitis patients.</w:t>
      </w:r>
      <w:r w:rsidRPr="00262D80">
        <w:rPr>
          <w:rFonts w:ascii="TimesNewRomanPSMT" w:hAnsi="TimesNewRomanPSMT"/>
          <w:color w:val="000000"/>
        </w:rPr>
        <w:t xml:space="preserve"> </w:t>
      </w:r>
    </w:p>
    <w:p w14:paraId="42E5549B" w14:textId="77777777" w:rsidR="00512545" w:rsidRPr="00512545" w:rsidRDefault="00512545" w:rsidP="00512545">
      <w:pPr>
        <w:spacing w:before="100" w:beforeAutospacing="1" w:line="480" w:lineRule="auto"/>
        <w:jc w:val="both"/>
        <w:outlineLvl w:val="3"/>
        <w:rPr>
          <w:rFonts w:ascii="TimesNewRomanPSMT" w:hAnsi="TimesNewRomanPSMT"/>
          <w:color w:val="000000"/>
        </w:rPr>
      </w:pPr>
      <w:r w:rsidRPr="00512545">
        <w:rPr>
          <w:rFonts w:ascii="TimesNewRomanPSMT" w:hAnsi="TimesNewRomanPSMT"/>
          <w:color w:val="000000"/>
        </w:rPr>
        <w:t xml:space="preserve">The value of color Doppler ultrasonography (CDUS) as a standard investigative technique for the identification of scrotal diseases was demonstrated by Rizvi et al. (2011). Over the course of 16 months, they conducted a cross-sectional study (case series) on 122 patients with scrotal swellings who ranged in age from 13 to 70. Hydrocele (26), varicocele (16), testicular cancer (16), orchitis (6), testicular torsion (4), spermatic cord damage (2), </w:t>
      </w:r>
      <w:proofErr w:type="spellStart"/>
      <w:r w:rsidRPr="00512545">
        <w:rPr>
          <w:rFonts w:ascii="TimesNewRomanPSMT" w:hAnsi="TimesNewRomanPSMT"/>
          <w:color w:val="000000"/>
        </w:rPr>
        <w:t>hematocele</w:t>
      </w:r>
      <w:proofErr w:type="spellEnd"/>
      <w:r w:rsidRPr="00512545">
        <w:rPr>
          <w:rFonts w:ascii="TimesNewRomanPSMT" w:hAnsi="TimesNewRomanPSMT"/>
          <w:color w:val="000000"/>
        </w:rPr>
        <w:t xml:space="preserve"> (2), </w:t>
      </w:r>
      <w:proofErr w:type="spellStart"/>
      <w:r w:rsidRPr="00512545">
        <w:rPr>
          <w:rFonts w:ascii="TimesNewRomanPSMT" w:hAnsi="TimesNewRomanPSMT"/>
          <w:color w:val="000000"/>
        </w:rPr>
        <w:t>pyocele</w:t>
      </w:r>
      <w:proofErr w:type="spellEnd"/>
      <w:r w:rsidRPr="00512545">
        <w:rPr>
          <w:rFonts w:ascii="TimesNewRomanPSMT" w:hAnsi="TimesNewRomanPSMT"/>
          <w:color w:val="000000"/>
        </w:rPr>
        <w:t xml:space="preserve"> (2), and epididymitis or </w:t>
      </w:r>
      <w:proofErr w:type="spellStart"/>
      <w:r w:rsidRPr="00512545">
        <w:rPr>
          <w:rFonts w:ascii="TimesNewRomanPSMT" w:hAnsi="TimesNewRomanPSMT"/>
          <w:color w:val="000000"/>
        </w:rPr>
        <w:t>epididymo</w:t>
      </w:r>
      <w:proofErr w:type="spellEnd"/>
      <w:r w:rsidRPr="00512545">
        <w:rPr>
          <w:rFonts w:ascii="TimesNewRomanPSMT" w:hAnsi="TimesNewRomanPSMT"/>
          <w:color w:val="000000"/>
        </w:rPr>
        <w:t xml:space="preserve">-orchitis (46), were the final diagnosis. With 100% sensitivity and 100% specificity, color Doppler ultrasound correctly identified all cases of testicular torsion, varicocele, hydrocele, spermatic cord damage, and epididymitis or </w:t>
      </w:r>
      <w:proofErr w:type="spellStart"/>
      <w:r w:rsidRPr="00512545">
        <w:rPr>
          <w:rFonts w:ascii="TimesNewRomanPSMT" w:hAnsi="TimesNewRomanPSMT"/>
          <w:color w:val="000000"/>
        </w:rPr>
        <w:t>epididymo</w:t>
      </w:r>
      <w:proofErr w:type="spellEnd"/>
      <w:r w:rsidRPr="00512545">
        <w:rPr>
          <w:rFonts w:ascii="TimesNewRomanPSMT" w:hAnsi="TimesNewRomanPSMT"/>
          <w:color w:val="000000"/>
        </w:rPr>
        <w:t>-orchitis. Only 14 of the 16 participants who had a CDUS diagnosis of testicular cancer later h</w:t>
      </w:r>
      <w:r>
        <w:rPr>
          <w:rFonts w:ascii="TimesNewRomanPSMT" w:hAnsi="TimesNewRomanPSMT"/>
          <w:color w:val="000000"/>
        </w:rPr>
        <w:t>ad malignancy. Overall, CDUS had</w:t>
      </w:r>
      <w:r w:rsidRPr="00512545">
        <w:rPr>
          <w:rFonts w:ascii="TimesNewRomanPSMT" w:hAnsi="TimesNewRomanPSMT"/>
          <w:color w:val="000000"/>
        </w:rPr>
        <w:t xml:space="preserve"> a 98% sensitivity and a 66.7% specificity in identifying scrotal illnesses. </w:t>
      </w:r>
    </w:p>
    <w:p w14:paraId="72EB9094" w14:textId="77777777" w:rsidR="00F328B2" w:rsidRPr="00F328B2" w:rsidRDefault="00F328B2" w:rsidP="00F328B2">
      <w:pPr>
        <w:spacing w:before="100" w:beforeAutospacing="1" w:line="480" w:lineRule="auto"/>
        <w:jc w:val="both"/>
        <w:outlineLvl w:val="3"/>
        <w:rPr>
          <w:rFonts w:ascii="TimesNewRomanPSMT" w:hAnsi="TimesNewRomanPSMT"/>
          <w:color w:val="000000"/>
        </w:rPr>
      </w:pPr>
      <w:r w:rsidRPr="00F328B2">
        <w:rPr>
          <w:rFonts w:ascii="TimesNewRomanPSMT" w:hAnsi="TimesNewRomanPSMT"/>
          <w:color w:val="000000"/>
        </w:rPr>
        <w:t xml:space="preserve">Using histological findings as the gold standard, Naz et al. (2018) performed a cross-sectional study on 413 patients between the ages of 20 and 50 to assess the diagnostic accuracy of color Doppler ultrasound in the diagnosis of testicular cancer. According to the study, color Doppler ultrasound revealed malignancy in 58.8% of the patients. In 48.4% of these individuals, testicular tumors were confirmed by histopathology. The results showed that the color doppler ultrasound had an overall diagnostic accuracy of 77.0%, a sensitivity of 87%, a specificity of 67.6%, a PPV of 71.6%, and </w:t>
      </w:r>
      <w:r w:rsidRPr="00F328B2">
        <w:rPr>
          <w:rFonts w:ascii="TimesNewRomanPSMT" w:hAnsi="TimesNewRomanPSMT"/>
          <w:color w:val="000000"/>
        </w:rPr>
        <w:lastRenderedPageBreak/>
        <w:t>an NPV of 84.7%. They came to the conclusion that color Doppler ultrasound had a higher diagnostic accuracy when it came to testicular tumors.</w:t>
      </w:r>
    </w:p>
    <w:p w14:paraId="5216688A" w14:textId="77777777" w:rsidR="00031DE4" w:rsidRPr="00031DE4" w:rsidRDefault="00031DE4" w:rsidP="00031DE4">
      <w:pPr>
        <w:spacing w:before="100" w:beforeAutospacing="1" w:line="480" w:lineRule="auto"/>
        <w:jc w:val="both"/>
        <w:outlineLvl w:val="3"/>
        <w:rPr>
          <w:rFonts w:ascii="TimesNewRomanPSMT" w:hAnsi="TimesNewRomanPSMT"/>
          <w:color w:val="000000"/>
        </w:rPr>
      </w:pPr>
      <w:r w:rsidRPr="00031DE4">
        <w:rPr>
          <w:rFonts w:ascii="TimesNewRomanPSMT" w:hAnsi="TimesNewRomanPSMT"/>
          <w:color w:val="000000"/>
        </w:rPr>
        <w:t>A retrospective analysis of 325 consecutive testicular mass patients who had either testicular conserving surgery (15/325) or radical orchiectomy (310/325) between January 2001 and June 2016 was conducted by Song et al. (2019). Tumor diameter, history of cryptorchidism, ultrasound findings, serum alpha-fetoprotein, and human chorionic gonadotropin (HCG) levels were among the clinicopathological characteristics that were gathered retrospectively for statistical analysis. Additionally, a predictive nomogram was created in order to assess the quantitative probability. Out of all the patients, 78 (24.0%) had benign histology and 247 (76.0%) had malignant testicular tumors. All patients with testicular masses had significant predictive factors for malignant disease: higher ultrasound blood flow (HR = 3.320, P &lt; 0.001), lower ultrasound echo (HR = 3.191, P = 0.001), larger tumor diameter (per cm increased, hazard ratio [HR] = 1.284, P = 0.036), and abnormal blood HCG (HR = 10.550, P &lt; 0.001). The nomogram that was produced was accurately calibrated for every malignancy probability prediction. Their findings showed that a significantly higher percentage of patients (24.0%) had radical orchiectomy for benign tumors than was previously thought (10.0%). According to their findings, the malignancy in patients with testicular masses may be predicted by the diameter, ultrasonic echo, ultrasonic blood flow, and serum HCG levels.</w:t>
      </w:r>
    </w:p>
    <w:p w14:paraId="40B549D4" w14:textId="77777777" w:rsidR="00312E8B" w:rsidRPr="00312E8B" w:rsidRDefault="00312E8B" w:rsidP="00312E8B">
      <w:pPr>
        <w:spacing w:before="100" w:beforeAutospacing="1" w:line="480" w:lineRule="auto"/>
        <w:jc w:val="both"/>
        <w:outlineLvl w:val="3"/>
        <w:rPr>
          <w:rFonts w:ascii="TimesNewRomanPSMT" w:hAnsi="TimesNewRomanPSMT"/>
          <w:color w:val="000000"/>
        </w:rPr>
      </w:pPr>
      <w:r w:rsidRPr="00312E8B">
        <w:rPr>
          <w:rFonts w:ascii="TimesNewRomanPSMT" w:hAnsi="TimesNewRomanPSMT"/>
          <w:color w:val="000000"/>
        </w:rPr>
        <w:t xml:space="preserve">A prospective study was carried out by </w:t>
      </w:r>
      <w:proofErr w:type="spellStart"/>
      <w:r w:rsidRPr="00312E8B">
        <w:rPr>
          <w:rFonts w:ascii="TimesNewRomanPSMT" w:hAnsi="TimesNewRomanPSMT"/>
          <w:color w:val="000000"/>
        </w:rPr>
        <w:t>Drumadala</w:t>
      </w:r>
      <w:proofErr w:type="spellEnd"/>
      <w:r w:rsidRPr="00312E8B">
        <w:rPr>
          <w:rFonts w:ascii="TimesNewRomanPSMT" w:hAnsi="TimesNewRomanPSMT"/>
          <w:color w:val="000000"/>
        </w:rPr>
        <w:t xml:space="preserve"> et al. (2020) on 200 patients who were referred for scrotal disease </w:t>
      </w:r>
      <w:r>
        <w:rPr>
          <w:rFonts w:ascii="TimesNewRomanPSMT" w:hAnsi="TimesNewRomanPSMT"/>
          <w:color w:val="000000"/>
        </w:rPr>
        <w:t>over</w:t>
      </w:r>
      <w:r w:rsidRPr="00312E8B">
        <w:rPr>
          <w:rFonts w:ascii="TimesNewRomanPSMT" w:hAnsi="TimesNewRomanPSMT"/>
          <w:color w:val="000000"/>
        </w:rPr>
        <w:t xml:space="preserve"> two-year </w:t>
      </w:r>
      <w:r>
        <w:rPr>
          <w:rFonts w:ascii="TimesNewRomanPSMT" w:hAnsi="TimesNewRomanPSMT"/>
          <w:color w:val="000000"/>
        </w:rPr>
        <w:t>period</w:t>
      </w:r>
      <w:r w:rsidRPr="00312E8B">
        <w:rPr>
          <w:rFonts w:ascii="TimesNewRomanPSMT" w:hAnsi="TimesNewRomanPSMT"/>
          <w:color w:val="000000"/>
        </w:rPr>
        <w:t xml:space="preserve">. The purpose of the study was to assess how well color Doppler and high frequency ultrasonography diagnose </w:t>
      </w:r>
      <w:r w:rsidRPr="00312E8B">
        <w:rPr>
          <w:rFonts w:ascii="TimesNewRomanPSMT" w:hAnsi="TimesNewRomanPSMT"/>
          <w:color w:val="000000"/>
        </w:rPr>
        <w:lastRenderedPageBreak/>
        <w:t>scrotal diseases. When evaluating testicular cancers, the study's sensitivity was 75% and its positive predictive value was 100%.</w:t>
      </w:r>
    </w:p>
    <w:p w14:paraId="05DE1FBD" w14:textId="77777777" w:rsidR="00D30FFE" w:rsidRPr="00D30FFE" w:rsidRDefault="00D30FFE" w:rsidP="00D30FFE">
      <w:pPr>
        <w:spacing w:before="100" w:beforeAutospacing="1" w:line="480" w:lineRule="auto"/>
        <w:jc w:val="both"/>
        <w:outlineLvl w:val="3"/>
        <w:rPr>
          <w:rFonts w:ascii="TimesNewRomanPSMT" w:hAnsi="TimesNewRomanPSMT"/>
          <w:color w:val="000000"/>
        </w:rPr>
      </w:pPr>
      <w:r w:rsidRPr="00D30FFE">
        <w:rPr>
          <w:rFonts w:ascii="TimesNewRomanPSMT" w:hAnsi="TimesNewRomanPSMT"/>
          <w:color w:val="000000"/>
        </w:rPr>
        <w:t xml:space="preserve">In order to assess the diagnostic validity of grayscale and CDUS for scrotal </w:t>
      </w:r>
      <w:r>
        <w:rPr>
          <w:rFonts w:ascii="TimesNewRomanPSMT" w:hAnsi="TimesNewRomanPSMT"/>
          <w:color w:val="000000"/>
        </w:rPr>
        <w:t>swelling</w:t>
      </w:r>
      <w:r w:rsidRPr="00D30FFE">
        <w:rPr>
          <w:rFonts w:ascii="TimesNewRomanPSMT" w:hAnsi="TimesNewRomanPSMT"/>
          <w:color w:val="000000"/>
        </w:rPr>
        <w:t xml:space="preserve">, </w:t>
      </w:r>
      <w:proofErr w:type="spellStart"/>
      <w:r w:rsidRPr="00D30FFE">
        <w:rPr>
          <w:rFonts w:ascii="TimesNewRomanPSMT" w:hAnsi="TimesNewRomanPSMT"/>
          <w:color w:val="000000"/>
        </w:rPr>
        <w:t>Almassry</w:t>
      </w:r>
      <w:proofErr w:type="spellEnd"/>
      <w:r w:rsidRPr="00D30FFE">
        <w:rPr>
          <w:rFonts w:ascii="TimesNewRomanPSMT" w:hAnsi="TimesNewRomanPSMT"/>
          <w:color w:val="000000"/>
        </w:rPr>
        <w:t xml:space="preserve"> et al. (2020) conducted a retrospective study with 181 patients. The investigation included imaging and clinical follow-up, surgical findings, and histological data as reference standards. For the diagnosis of scrotal tumors, they discovered that grayscale and CDUS had a sensitivity of 84.6%, a specificity of 76.2%, a positive predictive value of 19.6%, and a negative predictive value of 98.6%.</w:t>
      </w:r>
    </w:p>
    <w:p w14:paraId="35744158" w14:textId="77777777" w:rsidR="00FD45F1" w:rsidRPr="00FD45F1" w:rsidRDefault="00FD45F1" w:rsidP="00FD45F1">
      <w:pPr>
        <w:spacing w:before="100" w:beforeAutospacing="1" w:line="480" w:lineRule="auto"/>
        <w:jc w:val="both"/>
        <w:outlineLvl w:val="3"/>
        <w:rPr>
          <w:rFonts w:ascii="TimesNewRomanPSMT" w:hAnsi="TimesNewRomanPSMT"/>
          <w:color w:val="000000"/>
        </w:rPr>
      </w:pPr>
      <w:r w:rsidRPr="00FD45F1">
        <w:rPr>
          <w:rFonts w:ascii="TimesNewRomanPSMT" w:hAnsi="TimesNewRomanPSMT"/>
          <w:color w:val="000000"/>
        </w:rPr>
        <w:t>Using histology as the gold standard, K. Fazal et al. (2022) assessed the diagnostic accuracy of color Doppler ultrasound in the detection of testicular cancer. 311 participants between the ages of 30 and 50 participated in their cross-sectional study. Only 160 participants (48.55%) were later discovered to have testicular cancer out of 175 subjects (56.27%) who had been diagnosed with the disease on CDUS. In the diagnosis of</w:t>
      </w:r>
      <w:r>
        <w:rPr>
          <w:rFonts w:ascii="TimesNewRomanPSMT" w:hAnsi="TimesNewRomanPSMT"/>
          <w:color w:val="000000"/>
        </w:rPr>
        <w:t xml:space="preserve"> testicular cancer, CDUS had </w:t>
      </w:r>
      <w:proofErr w:type="gramStart"/>
      <w:r>
        <w:rPr>
          <w:rFonts w:ascii="TimesNewRomanPSMT" w:hAnsi="TimesNewRomanPSMT"/>
          <w:color w:val="000000"/>
        </w:rPr>
        <w:t>a</w:t>
      </w:r>
      <w:proofErr w:type="gramEnd"/>
      <w:r>
        <w:rPr>
          <w:rFonts w:ascii="TimesNewRomanPSMT" w:hAnsi="TimesNewRomanPSMT"/>
          <w:color w:val="000000"/>
        </w:rPr>
        <w:t xml:space="preserve"> </w:t>
      </w:r>
      <w:r w:rsidRPr="00FD45F1">
        <w:rPr>
          <w:rFonts w:ascii="TimesNewRomanPSMT" w:hAnsi="TimesNewRomanPSMT"/>
          <w:color w:val="000000"/>
        </w:rPr>
        <w:t xml:space="preserve">88.8% sensitivity and a 78.1% specificity. </w:t>
      </w:r>
    </w:p>
    <w:p w14:paraId="47FBA2D6" w14:textId="77777777" w:rsidR="0073084A" w:rsidRPr="0073084A" w:rsidRDefault="0073084A" w:rsidP="0073084A">
      <w:pPr>
        <w:spacing w:before="100" w:beforeAutospacing="1" w:line="480" w:lineRule="auto"/>
        <w:jc w:val="both"/>
        <w:outlineLvl w:val="3"/>
        <w:rPr>
          <w:rFonts w:ascii="TimesNewRomanPSMT" w:hAnsi="TimesNewRomanPSMT"/>
          <w:color w:val="000000"/>
        </w:rPr>
      </w:pPr>
      <w:r w:rsidRPr="0073084A">
        <w:rPr>
          <w:rFonts w:ascii="TimesNewRomanPSMT" w:hAnsi="TimesNewRomanPSMT"/>
          <w:color w:val="000000"/>
        </w:rPr>
        <w:t xml:space="preserve">Between July 2004 and June 2005, Uddin et al. (2024) conducted a prospective observational study on 52 patients at Dhaka Medical College Hospital in Bangladesh to compare the efficacy of duplex color Doppler ultrasonography and grayscale ultrasound in assessing scrotal disease. The two methods' diagnostic accuracy differed, with color Doppler performing best under particular circumstances like testicular torsion (100% accuracy, sensitivity, and specificity). All things </w:t>
      </w:r>
      <w:proofErr w:type="gramStart"/>
      <w:r w:rsidRPr="0073084A">
        <w:rPr>
          <w:rFonts w:ascii="TimesNewRomanPSMT" w:hAnsi="TimesNewRomanPSMT"/>
          <w:color w:val="000000"/>
        </w:rPr>
        <w:t>considered,</w:t>
      </w:r>
      <w:proofErr w:type="gramEnd"/>
      <w:r w:rsidRPr="0073084A">
        <w:rPr>
          <w:rFonts w:ascii="TimesNewRomanPSMT" w:hAnsi="TimesNewRomanPSMT"/>
          <w:color w:val="000000"/>
        </w:rPr>
        <w:t xml:space="preserve"> color Doppler showed better accuracy (96.10%) than grayscale (80%). They came to the conclusion that whereas duplex color Doppler ultrasonography and grayscale </w:t>
      </w:r>
      <w:r w:rsidRPr="0073084A">
        <w:rPr>
          <w:rFonts w:ascii="TimesNewRomanPSMT" w:hAnsi="TimesNewRomanPSMT"/>
          <w:color w:val="000000"/>
        </w:rPr>
        <w:lastRenderedPageBreak/>
        <w:t xml:space="preserve">ultrasound are both useful methods for assessing scrotal disease, the latter is superior in terms of precision, sensitivity, and specificity. </w:t>
      </w:r>
    </w:p>
    <w:p w14:paraId="1BA2CBBA" w14:textId="77777777" w:rsidR="00773BDB" w:rsidRPr="00773BDB" w:rsidRDefault="00773BDB" w:rsidP="00773BDB">
      <w:pPr>
        <w:spacing w:before="100" w:beforeAutospacing="1" w:line="480" w:lineRule="auto"/>
        <w:jc w:val="both"/>
        <w:outlineLvl w:val="3"/>
        <w:rPr>
          <w:rFonts w:ascii="TimesNewRomanPSMT" w:hAnsi="TimesNewRomanPSMT"/>
          <w:color w:val="000000"/>
        </w:rPr>
      </w:pPr>
      <w:r w:rsidRPr="00773BDB">
        <w:rPr>
          <w:rFonts w:ascii="TimesNewRomanPSMT" w:hAnsi="TimesNewRomanPSMT"/>
          <w:color w:val="000000"/>
        </w:rPr>
        <w:t xml:space="preserve">Huang et al. (2024) examined the utility of strain elastography (SE) and contrast enhanced ultrasonography (CEUS) as supplements to traditional greyscale and CDUS in a retrospective study conducted at a tertiary center in London, UK, to assess 124 patients of localized testicular lesions over a ten-year period. According to their findings, CEUS + SE had 86.9%, 60.2%, 56.3%, 88.6%, and 70.1% sensitivity, specificity, PPV, NPV, and accuracy, respectively. In contrast, CDUS had 89.1%, 47.4%, 50%, 88.1%, 62.9%, sensitivity, specificity, PPV, and NPV, respectively. They came to the conclusion that CEUS+SE had more specificity than CDUS and that CEUS had a higher sensitivity than CDUS. </w:t>
      </w:r>
    </w:p>
    <w:p w14:paraId="4F6E6C32" w14:textId="77777777" w:rsidR="008F25AB" w:rsidRDefault="008F25AB" w:rsidP="007D51BB">
      <w:pPr>
        <w:spacing w:before="100" w:beforeAutospacing="1" w:line="480" w:lineRule="auto"/>
        <w:jc w:val="both"/>
        <w:outlineLvl w:val="3"/>
        <w:rPr>
          <w:b/>
          <w:bCs/>
          <w:color w:val="000000"/>
          <w:sz w:val="32"/>
          <w:szCs w:val="32"/>
        </w:rPr>
      </w:pPr>
    </w:p>
    <w:p w14:paraId="5A399AE5" w14:textId="77777777" w:rsidR="006E6807" w:rsidRPr="00656D8F" w:rsidRDefault="006E6807" w:rsidP="006E6807">
      <w:pPr>
        <w:spacing w:line="360" w:lineRule="auto"/>
        <w:jc w:val="both"/>
      </w:pPr>
    </w:p>
    <w:p w14:paraId="6EF83022" w14:textId="77777777" w:rsidR="00956427" w:rsidRDefault="00956427" w:rsidP="00BB12FD">
      <w:pPr>
        <w:pStyle w:val="NormalWeb"/>
        <w:spacing w:before="0" w:beforeAutospacing="0" w:after="0" w:afterAutospacing="0" w:line="480" w:lineRule="auto"/>
        <w:rPr>
          <w:b/>
        </w:rPr>
      </w:pPr>
    </w:p>
    <w:p w14:paraId="425B8C9A" w14:textId="77777777" w:rsidR="007149C3" w:rsidRDefault="007149C3" w:rsidP="00BB12FD">
      <w:pPr>
        <w:pStyle w:val="NormalWeb"/>
        <w:spacing w:before="0" w:beforeAutospacing="0" w:after="0" w:afterAutospacing="0" w:line="480" w:lineRule="auto"/>
        <w:rPr>
          <w:b/>
        </w:rPr>
      </w:pPr>
    </w:p>
    <w:p w14:paraId="4D2DBA59" w14:textId="77777777" w:rsidR="007149C3" w:rsidRDefault="007149C3" w:rsidP="00BB12FD">
      <w:pPr>
        <w:pStyle w:val="NormalWeb"/>
        <w:spacing w:before="0" w:beforeAutospacing="0" w:after="0" w:afterAutospacing="0" w:line="480" w:lineRule="auto"/>
        <w:rPr>
          <w:b/>
        </w:rPr>
      </w:pPr>
    </w:p>
    <w:p w14:paraId="6E52D054" w14:textId="77777777" w:rsidR="007149C3" w:rsidRDefault="007149C3" w:rsidP="00BB12FD">
      <w:pPr>
        <w:pStyle w:val="NormalWeb"/>
        <w:spacing w:before="0" w:beforeAutospacing="0" w:after="0" w:afterAutospacing="0" w:line="480" w:lineRule="auto"/>
        <w:rPr>
          <w:b/>
        </w:rPr>
      </w:pPr>
    </w:p>
    <w:p w14:paraId="7A0F2B36" w14:textId="77777777" w:rsidR="007149C3" w:rsidRDefault="007149C3" w:rsidP="00BB12FD">
      <w:pPr>
        <w:pStyle w:val="NormalWeb"/>
        <w:spacing w:before="0" w:beforeAutospacing="0" w:after="0" w:afterAutospacing="0" w:line="480" w:lineRule="auto"/>
        <w:rPr>
          <w:b/>
        </w:rPr>
      </w:pPr>
    </w:p>
    <w:p w14:paraId="32F9AAD5" w14:textId="77777777" w:rsidR="007149C3" w:rsidRDefault="007149C3" w:rsidP="00BB12FD">
      <w:pPr>
        <w:pStyle w:val="NormalWeb"/>
        <w:spacing w:before="0" w:beforeAutospacing="0" w:after="0" w:afterAutospacing="0" w:line="480" w:lineRule="auto"/>
        <w:rPr>
          <w:b/>
        </w:rPr>
      </w:pPr>
    </w:p>
    <w:p w14:paraId="2F1B7CBB" w14:textId="77777777" w:rsidR="007149C3" w:rsidRDefault="007149C3" w:rsidP="00BB12FD">
      <w:pPr>
        <w:pStyle w:val="NormalWeb"/>
        <w:spacing w:before="0" w:beforeAutospacing="0" w:after="0" w:afterAutospacing="0" w:line="480" w:lineRule="auto"/>
        <w:rPr>
          <w:b/>
        </w:rPr>
      </w:pPr>
    </w:p>
    <w:p w14:paraId="4C8CD31F" w14:textId="77777777" w:rsidR="007149C3" w:rsidRDefault="007149C3" w:rsidP="00BB12FD">
      <w:pPr>
        <w:pStyle w:val="NormalWeb"/>
        <w:spacing w:before="0" w:beforeAutospacing="0" w:after="0" w:afterAutospacing="0" w:line="480" w:lineRule="auto"/>
        <w:rPr>
          <w:b/>
        </w:rPr>
      </w:pPr>
    </w:p>
    <w:p w14:paraId="518C2726" w14:textId="77777777" w:rsidR="007149C3" w:rsidRDefault="007149C3" w:rsidP="00BB12FD">
      <w:pPr>
        <w:pStyle w:val="NormalWeb"/>
        <w:spacing w:before="0" w:beforeAutospacing="0" w:after="0" w:afterAutospacing="0" w:line="480" w:lineRule="auto"/>
        <w:rPr>
          <w:b/>
        </w:rPr>
      </w:pPr>
    </w:p>
    <w:p w14:paraId="08C6C34F" w14:textId="77777777" w:rsidR="007149C3" w:rsidRDefault="007149C3" w:rsidP="00BB12FD">
      <w:pPr>
        <w:pStyle w:val="NormalWeb"/>
        <w:spacing w:before="0" w:beforeAutospacing="0" w:after="0" w:afterAutospacing="0" w:line="480" w:lineRule="auto"/>
        <w:rPr>
          <w:b/>
        </w:rPr>
      </w:pPr>
    </w:p>
    <w:p w14:paraId="4C3F73C2" w14:textId="77777777" w:rsidR="007149C3" w:rsidRDefault="007149C3" w:rsidP="00BB12FD">
      <w:pPr>
        <w:pStyle w:val="NormalWeb"/>
        <w:spacing w:before="0" w:beforeAutospacing="0" w:after="0" w:afterAutospacing="0" w:line="480" w:lineRule="auto"/>
        <w:rPr>
          <w:b/>
        </w:rPr>
      </w:pPr>
    </w:p>
    <w:p w14:paraId="3948ACF3" w14:textId="77777777" w:rsidR="00EE7705" w:rsidRPr="00BB12FD" w:rsidRDefault="00D3191A" w:rsidP="00BB12FD">
      <w:pPr>
        <w:pStyle w:val="NormalWeb"/>
        <w:spacing w:before="0" w:beforeAutospacing="0" w:after="0" w:afterAutospacing="0" w:line="480" w:lineRule="auto"/>
      </w:pPr>
      <w:r>
        <w:rPr>
          <w:b/>
        </w:rPr>
        <w:lastRenderedPageBreak/>
        <w:t>2.</w:t>
      </w:r>
      <w:r w:rsidR="00205261">
        <w:rPr>
          <w:b/>
        </w:rPr>
        <w:t>2</w:t>
      </w:r>
      <w:r w:rsidR="00D64A04" w:rsidRPr="00D64A04">
        <w:t xml:space="preserve"> </w:t>
      </w:r>
      <w:r w:rsidR="00D64A04" w:rsidRPr="00D64A04">
        <w:rPr>
          <w:rFonts w:ascii="TimesNewRomanPS-BoldMT" w:hAnsi="TimesNewRomanPS-BoldMT"/>
          <w:b/>
          <w:bCs/>
          <w:color w:val="000000"/>
          <w:sz w:val="26"/>
          <w:szCs w:val="26"/>
        </w:rPr>
        <w:t>ANATOMY</w:t>
      </w:r>
      <w:r w:rsidR="00E922A6">
        <w:rPr>
          <w:rFonts w:ascii="TimesNewRomanPS-BoldMT" w:hAnsi="TimesNewRomanPS-BoldMT"/>
          <w:b/>
          <w:bCs/>
          <w:color w:val="000000"/>
          <w:sz w:val="26"/>
          <w:szCs w:val="26"/>
        </w:rPr>
        <w:t xml:space="preserve"> </w:t>
      </w:r>
    </w:p>
    <w:p w14:paraId="341FA717" w14:textId="77777777" w:rsidR="000E5CF8" w:rsidRPr="000E5CF8" w:rsidRDefault="000E5CF8" w:rsidP="000E5CF8">
      <w:pPr>
        <w:spacing w:after="120" w:line="360" w:lineRule="auto"/>
        <w:jc w:val="both"/>
        <w:rPr>
          <w:b/>
          <w:bCs/>
        </w:rPr>
      </w:pPr>
      <w:r w:rsidRPr="000E5CF8">
        <w:rPr>
          <w:b/>
          <w:bCs/>
        </w:rPr>
        <w:t>2.</w:t>
      </w:r>
      <w:r w:rsidR="00205261">
        <w:rPr>
          <w:b/>
          <w:bCs/>
        </w:rPr>
        <w:t>2.</w:t>
      </w:r>
      <w:r w:rsidRPr="000E5CF8">
        <w:rPr>
          <w:b/>
          <w:bCs/>
        </w:rPr>
        <w:t>1 TESTIS</w:t>
      </w:r>
    </w:p>
    <w:p w14:paraId="3D59FBC4" w14:textId="77777777" w:rsidR="00C91CB4" w:rsidRPr="00C91CB4" w:rsidRDefault="00C91CB4" w:rsidP="00C91CB4">
      <w:pPr>
        <w:spacing w:after="120" w:line="480" w:lineRule="auto"/>
        <w:jc w:val="both"/>
        <w:rPr>
          <w:bCs/>
        </w:rPr>
      </w:pPr>
      <w:r w:rsidRPr="00C91CB4">
        <w:rPr>
          <w:bCs/>
        </w:rPr>
        <w:t>The male gonad is called the testis. It is analogous to the female ovary. The spermatic cord hangs it in the scrotum. Its upper pole is angled forward and medially due to its oblique position. Compared to the right testis, the left is somewhat lower. The testis is squeezed from side to side and has an oval form. It measures 3.75 cm in length, 2.5 cm in width from front to back, and 1.8 cm in thickness from side to side. According to Garg (2016), an adult testis weighs roughly 10 to 15 gm.</w:t>
      </w:r>
    </w:p>
    <w:p w14:paraId="401C62F3" w14:textId="77777777" w:rsidR="00020E9C" w:rsidRDefault="00020E9C" w:rsidP="00C91CB4">
      <w:pPr>
        <w:spacing w:after="120" w:line="480" w:lineRule="auto"/>
        <w:rPr>
          <w:rFonts w:ascii="TimesNewRomanPS-BoldMT" w:hAnsi="TimesNewRomanPS-BoldMT"/>
          <w:b/>
          <w:bCs/>
          <w:color w:val="000000"/>
          <w:sz w:val="26"/>
          <w:szCs w:val="26"/>
        </w:rPr>
      </w:pPr>
      <w:r w:rsidRPr="00020E9C">
        <w:rPr>
          <w:rFonts w:ascii="TimesNewRomanPS-BoldMT" w:hAnsi="TimesNewRomanPS-BoldMT"/>
          <w:b/>
          <w:bCs/>
          <w:color w:val="000000"/>
          <w:sz w:val="26"/>
          <w:szCs w:val="26"/>
        </w:rPr>
        <w:t>External Features</w:t>
      </w:r>
    </w:p>
    <w:p w14:paraId="1C0CC877" w14:textId="77777777" w:rsidR="00020E9C" w:rsidRDefault="00020E9C" w:rsidP="00D64A04">
      <w:pPr>
        <w:spacing w:after="120" w:line="276" w:lineRule="auto"/>
        <w:jc w:val="both"/>
        <w:rPr>
          <w:rFonts w:ascii="TimesNewRomanPS-BoldMT" w:hAnsi="TimesNewRomanPS-BoldMT"/>
          <w:b/>
          <w:bCs/>
          <w:color w:val="000000"/>
          <w:sz w:val="26"/>
          <w:szCs w:val="26"/>
        </w:rPr>
      </w:pPr>
      <w:r w:rsidRPr="00020E9C">
        <w:rPr>
          <w:rFonts w:ascii="TimesNewRomanPS-BoldMT" w:hAnsi="TimesNewRomanPS-BoldMT"/>
          <w:b/>
          <w:bCs/>
          <w:color w:val="000000"/>
          <w:sz w:val="26"/>
          <w:szCs w:val="26"/>
        </w:rPr>
        <w:t>The testis has:</w:t>
      </w:r>
    </w:p>
    <w:p w14:paraId="31733BF2" w14:textId="77777777" w:rsidR="005F22BD" w:rsidRPr="005F22BD" w:rsidRDefault="005F22BD" w:rsidP="005F22BD">
      <w:pPr>
        <w:spacing w:after="120" w:line="360" w:lineRule="auto"/>
        <w:jc w:val="both"/>
        <w:rPr>
          <w:rFonts w:ascii="TimesNewRomanPSMT" w:hAnsi="TimesNewRomanPSMT"/>
          <w:color w:val="000000"/>
        </w:rPr>
      </w:pPr>
      <w:r w:rsidRPr="005F22BD">
        <w:rPr>
          <w:rFonts w:ascii="TimesNewRomanPSMT" w:hAnsi="TimesNewRomanPSMT"/>
          <w:color w:val="000000"/>
        </w:rPr>
        <w:t>1. An upper and a lower pole or terminal.</w:t>
      </w:r>
    </w:p>
    <w:p w14:paraId="2CCF8E07" w14:textId="77777777" w:rsidR="005F22BD" w:rsidRPr="005F22BD" w:rsidRDefault="005F22BD" w:rsidP="005F22BD">
      <w:pPr>
        <w:spacing w:after="120" w:line="360" w:lineRule="auto"/>
        <w:jc w:val="both"/>
        <w:rPr>
          <w:rFonts w:ascii="TimesNewRomanPSMT" w:hAnsi="TimesNewRomanPSMT"/>
          <w:color w:val="000000"/>
        </w:rPr>
      </w:pPr>
      <w:r w:rsidRPr="005F22BD">
        <w:rPr>
          <w:rFonts w:ascii="TimesNewRomanPSMT" w:hAnsi="TimesNewRomanPSMT"/>
          <w:color w:val="000000"/>
        </w:rPr>
        <w:t>2. Anterior and posterior margins.</w:t>
      </w:r>
    </w:p>
    <w:p w14:paraId="31887796" w14:textId="77777777" w:rsidR="00E922A6" w:rsidRPr="00E922A6" w:rsidRDefault="005F22BD" w:rsidP="005F22BD">
      <w:pPr>
        <w:spacing w:after="120" w:line="360" w:lineRule="auto"/>
        <w:jc w:val="both"/>
        <w:rPr>
          <w:rFonts w:ascii="TimesNewRomanPSMT" w:hAnsi="TimesNewRomanPSMT"/>
          <w:color w:val="000000"/>
          <w:sz w:val="10"/>
        </w:rPr>
      </w:pPr>
      <w:r w:rsidRPr="005F22BD">
        <w:rPr>
          <w:rFonts w:ascii="TimesNewRomanPSMT" w:hAnsi="TimesNewRomanPSMT"/>
          <w:color w:val="000000"/>
        </w:rPr>
        <w:t>3. A medial and lateral surface</w:t>
      </w:r>
    </w:p>
    <w:p w14:paraId="5B60958D" w14:textId="77777777" w:rsidR="00020E9C" w:rsidRDefault="005F22BD" w:rsidP="005F22BD">
      <w:pPr>
        <w:spacing w:after="120" w:line="480" w:lineRule="auto"/>
        <w:jc w:val="both"/>
        <w:rPr>
          <w:rFonts w:ascii="TimesNewRomanPSMT" w:hAnsi="TimesNewRomanPSMT"/>
          <w:color w:val="000000"/>
        </w:rPr>
      </w:pPr>
      <w:r w:rsidRPr="005F22BD">
        <w:rPr>
          <w:rFonts w:ascii="TimesNewRomanPSMT" w:hAnsi="TimesNewRomanPSMT"/>
          <w:color w:val="000000"/>
        </w:rPr>
        <w:t xml:space="preserve">Both the top and bottom poles are smooth and convex. The spermatic cord is attached to the higher pole. The tunica vaginalis completely covers the anterior edge, which is smooth and convex. The tunica vaginalis only partially covers the posterior border, which is straight. The lateral portion of the posterior border is where the epididymis is located. An expansion of the tunica vaginalis cavity divides the testis from the lateral portion of the epididymis. The sinus of epididymis is the name given to this extension. Both the lateral and medial surfaces are smooth and convex. The appendix of the testis is a little, oval body that is connected to the upper pole of the organ. It is the </w:t>
      </w:r>
      <w:r>
        <w:rPr>
          <w:rFonts w:ascii="TimesNewRomanPSMT" w:hAnsi="TimesNewRomanPSMT"/>
          <w:color w:val="000000"/>
        </w:rPr>
        <w:t>paramesonephric duct's remnant</w:t>
      </w:r>
      <w:r w:rsidRPr="005F22BD">
        <w:rPr>
          <w:rFonts w:ascii="TimesNewRomanPSMT" w:hAnsi="TimesNewRomanPSMT"/>
          <w:color w:val="000000"/>
        </w:rPr>
        <w:t xml:space="preserve"> </w:t>
      </w:r>
      <w:r w:rsidR="00020E9C" w:rsidRPr="00020E9C">
        <w:rPr>
          <w:rFonts w:ascii="TimesNewRomanPSMT" w:hAnsi="TimesNewRomanPSMT"/>
          <w:color w:val="000000"/>
        </w:rPr>
        <w:t>(Garg, 2016).</w:t>
      </w:r>
    </w:p>
    <w:p w14:paraId="235616D2" w14:textId="77777777" w:rsidR="00E922A6" w:rsidRDefault="00E922A6" w:rsidP="00020E9C">
      <w:pPr>
        <w:spacing w:after="120" w:line="480" w:lineRule="auto"/>
        <w:jc w:val="both"/>
        <w:rPr>
          <w:rFonts w:ascii="TimesNewRomanPS-BoldMT" w:hAnsi="TimesNewRomanPS-BoldMT"/>
          <w:b/>
          <w:bCs/>
          <w:color w:val="000000"/>
          <w:sz w:val="26"/>
          <w:szCs w:val="26"/>
        </w:rPr>
      </w:pPr>
    </w:p>
    <w:p w14:paraId="38B62C8A" w14:textId="77777777" w:rsidR="00661C0E" w:rsidRDefault="00661C0E" w:rsidP="00020E9C">
      <w:pPr>
        <w:spacing w:after="120" w:line="480" w:lineRule="auto"/>
        <w:jc w:val="both"/>
        <w:rPr>
          <w:rFonts w:ascii="TimesNewRomanPS-BoldMT" w:hAnsi="TimesNewRomanPS-BoldMT"/>
          <w:b/>
          <w:bCs/>
          <w:color w:val="000000"/>
          <w:sz w:val="26"/>
          <w:szCs w:val="26"/>
        </w:rPr>
      </w:pPr>
    </w:p>
    <w:p w14:paraId="3FD77117" w14:textId="77777777" w:rsidR="00020E9C" w:rsidRDefault="00020E9C" w:rsidP="00020E9C">
      <w:pPr>
        <w:spacing w:after="120" w:line="480" w:lineRule="auto"/>
        <w:jc w:val="both"/>
        <w:rPr>
          <w:rFonts w:ascii="TimesNewRomanPS-BoldMT" w:hAnsi="TimesNewRomanPS-BoldMT"/>
          <w:b/>
          <w:bCs/>
          <w:color w:val="000000"/>
          <w:sz w:val="26"/>
          <w:szCs w:val="26"/>
        </w:rPr>
      </w:pPr>
      <w:r w:rsidRPr="00020E9C">
        <w:rPr>
          <w:rFonts w:ascii="TimesNewRomanPS-BoldMT" w:hAnsi="TimesNewRomanPS-BoldMT"/>
          <w:b/>
          <w:bCs/>
          <w:color w:val="000000"/>
          <w:sz w:val="26"/>
          <w:szCs w:val="26"/>
        </w:rPr>
        <w:lastRenderedPageBreak/>
        <w:t>Coverings of the Testis</w:t>
      </w:r>
    </w:p>
    <w:p w14:paraId="471A59B8" w14:textId="77777777" w:rsidR="00661C0E" w:rsidRDefault="00661C0E" w:rsidP="00661C0E">
      <w:pPr>
        <w:spacing w:after="120" w:line="480" w:lineRule="auto"/>
        <w:jc w:val="both"/>
        <w:rPr>
          <w:rFonts w:ascii="TimesNewRomanPSMT" w:hAnsi="TimesNewRomanPSMT"/>
          <w:color w:val="000000"/>
        </w:rPr>
      </w:pPr>
      <w:r w:rsidRPr="00661C0E">
        <w:rPr>
          <w:rFonts w:ascii="TimesNewRomanPSMT" w:hAnsi="TimesNewRomanPSMT"/>
          <w:color w:val="000000"/>
        </w:rPr>
        <w:t xml:space="preserve">Three coatings are applied to the testis. These are the tunica vaginalis, tunica albuginea, and tunica </w:t>
      </w:r>
      <w:proofErr w:type="spellStart"/>
      <w:r w:rsidRPr="00661C0E">
        <w:rPr>
          <w:rFonts w:ascii="TimesNewRomanPSMT" w:hAnsi="TimesNewRomanPSMT"/>
          <w:color w:val="000000"/>
        </w:rPr>
        <w:t>vasculosa</w:t>
      </w:r>
      <w:proofErr w:type="spellEnd"/>
      <w:r w:rsidRPr="00661C0E">
        <w:rPr>
          <w:rFonts w:ascii="TimesNewRomanPSMT" w:hAnsi="TimesNewRomanPSMT"/>
          <w:color w:val="000000"/>
        </w:rPr>
        <w:t xml:space="preserve">, viewed from the exterior inward. </w:t>
      </w:r>
    </w:p>
    <w:p w14:paraId="58F0C3EE" w14:textId="77777777" w:rsidR="00661C0E" w:rsidRPr="00661C0E" w:rsidRDefault="00661C0E" w:rsidP="00661C0E">
      <w:pPr>
        <w:spacing w:after="120" w:line="480" w:lineRule="auto"/>
        <w:jc w:val="both"/>
        <w:rPr>
          <w:rFonts w:ascii="TimesNewRomanPSMT" w:hAnsi="TimesNewRomanPSMT"/>
          <w:color w:val="000000"/>
        </w:rPr>
      </w:pPr>
      <w:r w:rsidRPr="00661C0E">
        <w:rPr>
          <w:rFonts w:ascii="TimesNewRomanPSMT" w:hAnsi="TimesNewRomanPSMT"/>
          <w:color w:val="000000"/>
        </w:rPr>
        <w:t xml:space="preserve">The lower persistent part of the processus vaginalis is known as the tunica vaginalis. It has a parietal and a visceral layer with a cavity between them because the testis invaginates it from behind. With the exception of the posterior border, it covers the whole testis. </w:t>
      </w:r>
    </w:p>
    <w:p w14:paraId="2799645E" w14:textId="77777777" w:rsidR="00742CC2" w:rsidRPr="00742CC2" w:rsidRDefault="00742CC2" w:rsidP="00742CC2">
      <w:pPr>
        <w:spacing w:after="120" w:line="480" w:lineRule="auto"/>
        <w:jc w:val="both"/>
        <w:rPr>
          <w:rFonts w:ascii="TimesNewRomanPSMT" w:hAnsi="TimesNewRomanPSMT"/>
          <w:color w:val="000000"/>
        </w:rPr>
      </w:pPr>
      <w:r w:rsidRPr="00742CC2">
        <w:rPr>
          <w:rFonts w:ascii="TimesNewRomanPSMT" w:hAnsi="TimesNewRomanPSMT"/>
          <w:color w:val="000000"/>
        </w:rPr>
        <w:t xml:space="preserve">The testis is completely covered in a thick, white, fibrous layer called the tunica albuginea. Except for the posterior region, where the testicular arteries and nerves enter the gland, it is encased in the visceral layer of the tunica vaginalis. The mediastinum testis, an imperfect vertical septum that is wider above than below, is formed by thickening the posterior border of the tunica </w:t>
      </w:r>
      <w:proofErr w:type="spellStart"/>
      <w:r w:rsidRPr="00742CC2">
        <w:rPr>
          <w:rFonts w:ascii="TimesNewRomanPSMT" w:hAnsi="TimesNewRomanPSMT"/>
          <w:color w:val="000000"/>
        </w:rPr>
        <w:t>albigina</w:t>
      </w:r>
      <w:proofErr w:type="spellEnd"/>
      <w:r w:rsidRPr="00742CC2">
        <w:rPr>
          <w:rFonts w:ascii="TimesNewRomanPSMT" w:hAnsi="TimesNewRomanPSMT"/>
          <w:color w:val="000000"/>
        </w:rPr>
        <w:t xml:space="preserve">. From the mediastinum to the inner surface of the tunica albuginea, many septa are present. The testis is not fully divided into 200–300 lobules. </w:t>
      </w:r>
    </w:p>
    <w:p w14:paraId="42AC3AFF" w14:textId="77777777" w:rsidR="00020E9C" w:rsidRDefault="00742CC2" w:rsidP="00742CC2">
      <w:pPr>
        <w:spacing w:after="120" w:line="480" w:lineRule="auto"/>
        <w:jc w:val="both"/>
        <w:rPr>
          <w:rFonts w:ascii="TimesNewRomanPSMT" w:hAnsi="TimesNewRomanPSMT"/>
          <w:color w:val="000000"/>
        </w:rPr>
      </w:pPr>
      <w:r w:rsidRPr="00742CC2">
        <w:rPr>
          <w:rFonts w:ascii="TimesNewRomanPSMT" w:hAnsi="TimesNewRomanPSMT"/>
          <w:color w:val="000000"/>
        </w:rPr>
        <w:t xml:space="preserve">The testis' innermost vascular coat, which lines its lobules, </w:t>
      </w:r>
      <w:r>
        <w:rPr>
          <w:rFonts w:ascii="TimesNewRomanPSMT" w:hAnsi="TimesNewRomanPSMT"/>
          <w:color w:val="000000"/>
        </w:rPr>
        <w:t xml:space="preserve">is called the tunica </w:t>
      </w:r>
      <w:proofErr w:type="spellStart"/>
      <w:r>
        <w:rPr>
          <w:rFonts w:ascii="TimesNewRomanPSMT" w:hAnsi="TimesNewRomanPSMT"/>
          <w:color w:val="000000"/>
        </w:rPr>
        <w:t>vasculosa</w:t>
      </w:r>
      <w:proofErr w:type="spellEnd"/>
      <w:r>
        <w:rPr>
          <w:rFonts w:ascii="TimesNewRomanPSMT" w:hAnsi="TimesNewRomanPSMT"/>
          <w:color w:val="000000"/>
        </w:rPr>
        <w:t xml:space="preserve"> </w:t>
      </w:r>
      <w:r w:rsidR="00020E9C" w:rsidRPr="00020E9C">
        <w:rPr>
          <w:rFonts w:ascii="TimesNewRomanPSMT" w:hAnsi="TimesNewRomanPSMT"/>
          <w:color w:val="000000"/>
        </w:rPr>
        <w:t>(Garg, 2016)</w:t>
      </w:r>
      <w:r w:rsidR="00020E9C">
        <w:rPr>
          <w:rFonts w:ascii="TimesNewRomanPSMT" w:hAnsi="TimesNewRomanPSMT"/>
          <w:color w:val="000000"/>
        </w:rPr>
        <w:t>.</w:t>
      </w:r>
    </w:p>
    <w:p w14:paraId="64602219" w14:textId="77777777" w:rsidR="00020E9C" w:rsidRDefault="004E0868" w:rsidP="00020E9C">
      <w:pPr>
        <w:spacing w:after="120" w:line="480" w:lineRule="auto"/>
        <w:jc w:val="both"/>
        <w:rPr>
          <w:rFonts w:ascii="TimesNewRomanPS-BoldMT" w:hAnsi="TimesNewRomanPS-BoldMT"/>
          <w:b/>
          <w:bCs/>
          <w:color w:val="000000"/>
        </w:rPr>
      </w:pPr>
      <w:r>
        <w:rPr>
          <w:rFonts w:ascii="TimesNewRomanPS-BoldMT" w:hAnsi="TimesNewRomanPS-BoldMT"/>
          <w:b/>
          <w:bCs/>
          <w:noProof/>
          <w:color w:val="000000"/>
        </w:rPr>
        <w:lastRenderedPageBreak/>
        <w:drawing>
          <wp:inline distT="0" distB="0" distL="0" distR="0" wp14:anchorId="397AC059" wp14:editId="3531F32B">
            <wp:extent cx="5276215" cy="3887470"/>
            <wp:effectExtent l="19050" t="0" r="635" b="0"/>
            <wp:docPr id="3" name="Picture 2" descr="ScreenShot01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1094.jpg"/>
                    <pic:cNvPicPr/>
                  </pic:nvPicPr>
                  <pic:blipFill>
                    <a:blip r:embed="rId8"/>
                    <a:stretch>
                      <a:fillRect/>
                    </a:stretch>
                  </pic:blipFill>
                  <pic:spPr>
                    <a:xfrm>
                      <a:off x="0" y="0"/>
                      <a:ext cx="5276215" cy="3887470"/>
                    </a:xfrm>
                    <a:prstGeom prst="rect">
                      <a:avLst/>
                    </a:prstGeom>
                  </pic:spPr>
                </pic:pic>
              </a:graphicData>
            </a:graphic>
          </wp:inline>
        </w:drawing>
      </w:r>
      <w:r>
        <w:rPr>
          <w:rFonts w:ascii="TimesNewRomanPS-BoldMT" w:hAnsi="TimesNewRomanPS-BoldMT"/>
          <w:b/>
          <w:bCs/>
          <w:color w:val="000000"/>
        </w:rPr>
        <w:t xml:space="preserve">         </w:t>
      </w:r>
      <w:r w:rsidR="008E1DEF" w:rsidRPr="008E1DEF">
        <w:rPr>
          <w:rFonts w:ascii="TimesNewRomanPS-BoldMT" w:hAnsi="TimesNewRomanPS-BoldMT"/>
          <w:b/>
          <w:bCs/>
          <w:color w:val="000000"/>
        </w:rPr>
        <w:t>Figure1: External Genitalia (Netter, 1989).</w:t>
      </w:r>
    </w:p>
    <w:p w14:paraId="570914A3" w14:textId="77777777" w:rsidR="00003BF4" w:rsidRDefault="00003BF4" w:rsidP="00E922A6">
      <w:pPr>
        <w:spacing w:after="120" w:line="360" w:lineRule="auto"/>
        <w:rPr>
          <w:rFonts w:ascii="TimesNewRomanPS-BoldMT" w:hAnsi="TimesNewRomanPS-BoldMT"/>
          <w:b/>
          <w:bCs/>
          <w:color w:val="000000"/>
          <w:sz w:val="26"/>
          <w:szCs w:val="26"/>
        </w:rPr>
      </w:pPr>
    </w:p>
    <w:p w14:paraId="12699F36" w14:textId="77777777" w:rsidR="00D64A04" w:rsidRDefault="00D64A04" w:rsidP="00E922A6">
      <w:pPr>
        <w:spacing w:after="120" w:line="360" w:lineRule="auto"/>
        <w:rPr>
          <w:rFonts w:ascii="TimesNewRomanPS-BoldMT" w:hAnsi="TimesNewRomanPS-BoldMT"/>
          <w:b/>
          <w:bCs/>
          <w:color w:val="000000"/>
          <w:sz w:val="26"/>
          <w:szCs w:val="26"/>
        </w:rPr>
      </w:pPr>
      <w:r w:rsidRPr="00D64A04">
        <w:rPr>
          <w:rFonts w:ascii="TimesNewRomanPS-BoldMT" w:hAnsi="TimesNewRomanPS-BoldMT"/>
          <w:b/>
          <w:bCs/>
          <w:color w:val="000000"/>
          <w:sz w:val="26"/>
          <w:szCs w:val="26"/>
        </w:rPr>
        <w:t>Structure of the Testis</w:t>
      </w:r>
    </w:p>
    <w:p w14:paraId="790DA6F7" w14:textId="77777777" w:rsidR="00060DEC" w:rsidRPr="00060DEC" w:rsidRDefault="00060DEC" w:rsidP="00060DEC">
      <w:pPr>
        <w:spacing w:after="120" w:line="360" w:lineRule="auto"/>
        <w:jc w:val="both"/>
        <w:rPr>
          <w:rFonts w:ascii="TimesNewRomanPSMT" w:hAnsi="TimesNewRomanPSMT"/>
          <w:color w:val="000000"/>
        </w:rPr>
      </w:pPr>
      <w:r w:rsidRPr="00060DEC">
        <w:rPr>
          <w:rFonts w:ascii="TimesNewRomanPSMT" w:hAnsi="TimesNewRomanPSMT"/>
          <w:color w:val="000000"/>
        </w:rPr>
        <w:t xml:space="preserve">There are 200–300 lobules in the glandular portion of the testis. There are two to three seminiferous tubules in each lobule. The tubules are tightly wound around one another. Each tubule has a diameter of roughly 0.2 mm and a length of roughly 60 cm when stretched. Cells that reflect different phases in the development of spermatozoa line the tubules. Twenty to thirty straight tubules that enter the mediastinum are formed when the seminiferous tubules unite at the lobule apices. In this instance, they anastomose to create the rete testis, a network of tubules. Twelve to thirty efferent </w:t>
      </w:r>
      <w:proofErr w:type="spellStart"/>
      <w:r w:rsidRPr="00060DEC">
        <w:rPr>
          <w:rFonts w:ascii="TimesNewRomanPSMT" w:hAnsi="TimesNewRomanPSMT"/>
          <w:color w:val="000000"/>
        </w:rPr>
        <w:t>ductules</w:t>
      </w:r>
      <w:proofErr w:type="spellEnd"/>
      <w:r w:rsidRPr="00060DEC">
        <w:rPr>
          <w:rFonts w:ascii="TimesNewRomanPSMT" w:hAnsi="TimesNewRomanPSMT"/>
          <w:color w:val="000000"/>
        </w:rPr>
        <w:t xml:space="preserve"> are produced by the rete testis, which then emerges close to the testis' top pole and enters the epididymis. Each tubule gets extremely coiled at this point, forming a lobe of the epididymis' head. The body and tail of the epididymis are formed by the tubules ending in a single duct that is wound around itself. Alongside the ductus deferens, it is continuous</w:t>
      </w:r>
      <w:r>
        <w:rPr>
          <w:rFonts w:ascii="TimesNewRomanPSMT" w:hAnsi="TimesNewRomanPSMT"/>
          <w:color w:val="000000"/>
        </w:rPr>
        <w:t xml:space="preserve"> </w:t>
      </w:r>
      <w:r w:rsidRPr="00D64A04">
        <w:rPr>
          <w:rFonts w:ascii="TimesNewRomanPSMT" w:hAnsi="TimesNewRomanPSMT"/>
          <w:color w:val="000000"/>
        </w:rPr>
        <w:t>(Garg, 2016).</w:t>
      </w:r>
    </w:p>
    <w:p w14:paraId="1BCB5575" w14:textId="77777777" w:rsidR="00D64A04" w:rsidRDefault="00D64A04" w:rsidP="00D64A04">
      <w:pPr>
        <w:spacing w:after="120" w:line="480" w:lineRule="auto"/>
        <w:jc w:val="both"/>
        <w:rPr>
          <w:rFonts w:ascii="TimesNewRomanPS-BoldMT" w:hAnsi="TimesNewRomanPS-BoldMT"/>
          <w:b/>
          <w:bCs/>
          <w:color w:val="000000"/>
        </w:rPr>
      </w:pPr>
      <w:r>
        <w:rPr>
          <w:rFonts w:ascii="TimesNewRomanPS-BoldMT" w:hAnsi="TimesNewRomanPS-BoldMT"/>
          <w:b/>
          <w:bCs/>
          <w:noProof/>
          <w:color w:val="000000"/>
        </w:rPr>
        <w:lastRenderedPageBreak/>
        <w:drawing>
          <wp:inline distT="0" distB="0" distL="0" distR="0" wp14:anchorId="584A947B" wp14:editId="402F270C">
            <wp:extent cx="5276215" cy="2953385"/>
            <wp:effectExtent l="19050" t="0" r="635" b="0"/>
            <wp:docPr id="4" name="Picture 3" descr="ScreenShot01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1095.jpg"/>
                    <pic:cNvPicPr/>
                  </pic:nvPicPr>
                  <pic:blipFill>
                    <a:blip r:embed="rId9"/>
                    <a:stretch>
                      <a:fillRect/>
                    </a:stretch>
                  </pic:blipFill>
                  <pic:spPr>
                    <a:xfrm>
                      <a:off x="0" y="0"/>
                      <a:ext cx="5276215" cy="2953385"/>
                    </a:xfrm>
                    <a:prstGeom prst="rect">
                      <a:avLst/>
                    </a:prstGeom>
                  </pic:spPr>
                </pic:pic>
              </a:graphicData>
            </a:graphic>
          </wp:inline>
        </w:drawing>
      </w:r>
      <w:r>
        <w:rPr>
          <w:rFonts w:ascii="TimesNewRomanPS-BoldMT" w:hAnsi="TimesNewRomanPS-BoldMT"/>
          <w:b/>
          <w:bCs/>
          <w:color w:val="000000"/>
        </w:rPr>
        <w:t xml:space="preserve">    </w:t>
      </w:r>
      <w:r w:rsidRPr="00D64A04">
        <w:rPr>
          <w:rFonts w:ascii="TimesNewRomanPS-BoldMT" w:hAnsi="TimesNewRomanPS-BoldMT"/>
          <w:b/>
          <w:bCs/>
          <w:color w:val="000000"/>
        </w:rPr>
        <w:t>Figure 2: Frontal section through the testis (Netter, 1989).</w:t>
      </w:r>
    </w:p>
    <w:p w14:paraId="629A2991" w14:textId="77777777" w:rsidR="00D64A04" w:rsidRDefault="00D64A04" w:rsidP="00D64A04">
      <w:pPr>
        <w:spacing w:after="120" w:line="480" w:lineRule="auto"/>
        <w:jc w:val="both"/>
        <w:rPr>
          <w:rFonts w:ascii="TimesNewRomanPS-BoldMT" w:hAnsi="TimesNewRomanPS-BoldMT"/>
          <w:b/>
          <w:bCs/>
          <w:color w:val="000000"/>
          <w:sz w:val="26"/>
          <w:szCs w:val="26"/>
        </w:rPr>
      </w:pPr>
    </w:p>
    <w:p w14:paraId="4F398521" w14:textId="77777777" w:rsidR="00D64A04" w:rsidRDefault="00D64A04" w:rsidP="00D64A04">
      <w:pPr>
        <w:spacing w:after="120" w:line="480" w:lineRule="auto"/>
        <w:jc w:val="both"/>
        <w:rPr>
          <w:rFonts w:ascii="TimesNewRomanPS-BoldMT" w:hAnsi="TimesNewRomanPS-BoldMT"/>
          <w:b/>
          <w:bCs/>
          <w:color w:val="000000"/>
        </w:rPr>
      </w:pPr>
      <w:r>
        <w:rPr>
          <w:rFonts w:ascii="TimesNewRomanPS-BoldMT" w:hAnsi="TimesNewRomanPS-BoldMT"/>
          <w:b/>
          <w:bCs/>
          <w:noProof/>
          <w:color w:val="000000"/>
        </w:rPr>
        <w:drawing>
          <wp:inline distT="0" distB="0" distL="0" distR="0" wp14:anchorId="6BF9D491" wp14:editId="6A5CBD61">
            <wp:extent cx="5276215" cy="3704590"/>
            <wp:effectExtent l="19050" t="0" r="635" b="0"/>
            <wp:docPr id="5" name="Picture 4" descr="ScreenShot010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1096.jpg"/>
                    <pic:cNvPicPr/>
                  </pic:nvPicPr>
                  <pic:blipFill>
                    <a:blip r:embed="rId10"/>
                    <a:stretch>
                      <a:fillRect/>
                    </a:stretch>
                  </pic:blipFill>
                  <pic:spPr>
                    <a:xfrm>
                      <a:off x="0" y="0"/>
                      <a:ext cx="5276215" cy="3704590"/>
                    </a:xfrm>
                    <a:prstGeom prst="rect">
                      <a:avLst/>
                    </a:prstGeom>
                  </pic:spPr>
                </pic:pic>
              </a:graphicData>
            </a:graphic>
          </wp:inline>
        </w:drawing>
      </w:r>
      <w:r>
        <w:rPr>
          <w:rFonts w:ascii="TimesNewRomanPS-BoldMT" w:hAnsi="TimesNewRomanPS-BoldMT"/>
          <w:b/>
          <w:bCs/>
          <w:color w:val="000000"/>
        </w:rPr>
        <w:t xml:space="preserve">   </w:t>
      </w:r>
      <w:r w:rsidRPr="00D64A04">
        <w:rPr>
          <w:rFonts w:ascii="TimesNewRomanPS-BoldMT" w:hAnsi="TimesNewRomanPS-BoldMT"/>
          <w:b/>
          <w:bCs/>
          <w:color w:val="000000"/>
        </w:rPr>
        <w:t>Figure 3: Schematic diagram of testis (Netter, 1989).</w:t>
      </w:r>
    </w:p>
    <w:p w14:paraId="6CB51A94" w14:textId="77777777" w:rsidR="00E922A6" w:rsidRDefault="00E922A6" w:rsidP="00D64A04">
      <w:pPr>
        <w:spacing w:after="120" w:line="480" w:lineRule="auto"/>
        <w:jc w:val="both"/>
        <w:rPr>
          <w:rFonts w:ascii="TimesNewRomanPS-BoldMT" w:hAnsi="TimesNewRomanPS-BoldMT"/>
          <w:b/>
          <w:bCs/>
          <w:color w:val="000000"/>
          <w:sz w:val="26"/>
          <w:szCs w:val="26"/>
        </w:rPr>
      </w:pPr>
    </w:p>
    <w:p w14:paraId="7AC98690" w14:textId="77777777" w:rsidR="00E922A6" w:rsidRDefault="00E922A6" w:rsidP="00D64A04">
      <w:pPr>
        <w:spacing w:after="120" w:line="480" w:lineRule="auto"/>
        <w:jc w:val="both"/>
        <w:rPr>
          <w:rFonts w:ascii="TimesNewRomanPS-BoldMT" w:hAnsi="TimesNewRomanPS-BoldMT"/>
          <w:b/>
          <w:bCs/>
          <w:color w:val="000000"/>
          <w:sz w:val="26"/>
          <w:szCs w:val="26"/>
        </w:rPr>
      </w:pPr>
    </w:p>
    <w:p w14:paraId="203C4A9C" w14:textId="77777777" w:rsidR="00D64A04" w:rsidRDefault="00D64A04" w:rsidP="00E922A6">
      <w:pPr>
        <w:spacing w:after="120" w:line="360" w:lineRule="auto"/>
        <w:jc w:val="both"/>
        <w:rPr>
          <w:rFonts w:ascii="TimesNewRomanPS-BoldMT" w:hAnsi="TimesNewRomanPS-BoldMT"/>
          <w:b/>
          <w:bCs/>
          <w:color w:val="000000"/>
          <w:sz w:val="26"/>
          <w:szCs w:val="26"/>
        </w:rPr>
      </w:pPr>
      <w:r w:rsidRPr="00D64A04">
        <w:rPr>
          <w:rFonts w:ascii="TimesNewRomanPS-BoldMT" w:hAnsi="TimesNewRomanPS-BoldMT"/>
          <w:b/>
          <w:bCs/>
          <w:color w:val="000000"/>
          <w:sz w:val="26"/>
          <w:szCs w:val="26"/>
        </w:rPr>
        <w:lastRenderedPageBreak/>
        <w:t>Arterial Supply</w:t>
      </w:r>
    </w:p>
    <w:p w14:paraId="440705BC" w14:textId="77777777" w:rsidR="00D64A04" w:rsidRPr="002D5AB8" w:rsidRDefault="002D5AB8" w:rsidP="002D5AB8">
      <w:pPr>
        <w:spacing w:after="120" w:line="360" w:lineRule="auto"/>
        <w:jc w:val="both"/>
        <w:rPr>
          <w:rFonts w:ascii="TimesNewRomanPSMT" w:hAnsi="TimesNewRomanPSMT"/>
          <w:color w:val="000000"/>
        </w:rPr>
      </w:pPr>
      <w:r w:rsidRPr="002D5AB8">
        <w:rPr>
          <w:rFonts w:ascii="TimesNewRomanPSMT" w:hAnsi="TimesNewRomanPSMT"/>
          <w:color w:val="000000"/>
        </w:rPr>
        <w:t xml:space="preserve">At the level of vertebra L2, the testicular artery emerges as a branch of the abdominal aorta. It enters the spermatic cord in the deep inguinal ring after descending on the posterior abdominal wall. It splits into branches at the testis's posterior border. While larger branches, medial and lateral, breach the tunica albuginea and run along the testis' surface before ramifying in the tunica </w:t>
      </w:r>
      <w:proofErr w:type="spellStart"/>
      <w:r w:rsidRPr="002D5AB8">
        <w:rPr>
          <w:rFonts w:ascii="TimesNewRomanPSMT" w:hAnsi="TimesNewRomanPSMT"/>
          <w:color w:val="000000"/>
        </w:rPr>
        <w:t>vasculosa</w:t>
      </w:r>
      <w:proofErr w:type="spellEnd"/>
      <w:r w:rsidRPr="002D5AB8">
        <w:rPr>
          <w:rFonts w:ascii="TimesNewRomanPSMT" w:hAnsi="TimesNewRomanPSMT"/>
          <w:color w:val="000000"/>
        </w:rPr>
        <w:t>, some smaller branches enter the posterior border</w:t>
      </w:r>
      <w:r>
        <w:rPr>
          <w:rFonts w:ascii="TimesNewRomanPSMT" w:hAnsi="TimesNewRomanPSMT"/>
          <w:color w:val="000000"/>
        </w:rPr>
        <w:t xml:space="preserve"> </w:t>
      </w:r>
      <w:r w:rsidR="00D64A04" w:rsidRPr="00D64A04">
        <w:rPr>
          <w:rFonts w:ascii="TimesNewRomanPSMT" w:hAnsi="TimesNewRomanPSMT"/>
          <w:color w:val="000000"/>
        </w:rPr>
        <w:t>(Garg, 2016).</w:t>
      </w:r>
    </w:p>
    <w:p w14:paraId="5C73C693" w14:textId="77777777" w:rsidR="00D64A04" w:rsidRDefault="00D64A04" w:rsidP="00D64A04">
      <w:pPr>
        <w:spacing w:after="120"/>
        <w:jc w:val="both"/>
        <w:rPr>
          <w:rFonts w:ascii="TimesNewRomanPS-BoldMT" w:hAnsi="TimesNewRomanPS-BoldMT"/>
          <w:b/>
          <w:bCs/>
          <w:color w:val="000000"/>
        </w:rPr>
      </w:pPr>
      <w:r>
        <w:rPr>
          <w:rFonts w:ascii="TimesNewRomanPS-BoldMT" w:hAnsi="TimesNewRomanPS-BoldMT"/>
          <w:b/>
          <w:bCs/>
          <w:noProof/>
          <w:color w:val="000000"/>
        </w:rPr>
        <w:drawing>
          <wp:inline distT="0" distB="0" distL="0" distR="0" wp14:anchorId="02DA1213" wp14:editId="02F42298">
            <wp:extent cx="4162425" cy="5019675"/>
            <wp:effectExtent l="19050" t="0" r="9525" b="0"/>
            <wp:docPr id="6" name="Picture 5" descr="ScreenShot01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1097.jpg"/>
                    <pic:cNvPicPr/>
                  </pic:nvPicPr>
                  <pic:blipFill>
                    <a:blip r:embed="rId11"/>
                    <a:stretch>
                      <a:fillRect/>
                    </a:stretch>
                  </pic:blipFill>
                  <pic:spPr>
                    <a:xfrm>
                      <a:off x="0" y="0"/>
                      <a:ext cx="4162425" cy="5019675"/>
                    </a:xfrm>
                    <a:prstGeom prst="rect">
                      <a:avLst/>
                    </a:prstGeom>
                  </pic:spPr>
                </pic:pic>
              </a:graphicData>
            </a:graphic>
          </wp:inline>
        </w:drawing>
      </w:r>
    </w:p>
    <w:p w14:paraId="6095E7F7" w14:textId="77777777" w:rsidR="00D64A04" w:rsidRDefault="00D64A04" w:rsidP="00D64A04">
      <w:pPr>
        <w:spacing w:after="120"/>
        <w:jc w:val="both"/>
        <w:rPr>
          <w:rFonts w:ascii="TimesNewRomanPS-BoldMT" w:hAnsi="TimesNewRomanPS-BoldMT"/>
          <w:b/>
          <w:bCs/>
          <w:color w:val="000000"/>
        </w:rPr>
      </w:pPr>
      <w:r w:rsidRPr="00D64A04">
        <w:rPr>
          <w:rFonts w:ascii="TimesNewRomanPS-BoldMT" w:hAnsi="TimesNewRomanPS-BoldMT"/>
          <w:b/>
          <w:bCs/>
          <w:color w:val="000000"/>
        </w:rPr>
        <w:t>Figure 4: Schematic diagram of blood supply of testis (Garg, 2016).</w:t>
      </w:r>
    </w:p>
    <w:p w14:paraId="71F0E484" w14:textId="77777777" w:rsidR="002054D7" w:rsidRDefault="002054D7" w:rsidP="00E922A6">
      <w:pPr>
        <w:spacing w:after="120" w:line="360" w:lineRule="auto"/>
        <w:jc w:val="both"/>
        <w:rPr>
          <w:rFonts w:ascii="TimesNewRomanPS-BoldMT" w:hAnsi="TimesNewRomanPS-BoldMT"/>
          <w:b/>
          <w:bCs/>
          <w:color w:val="000000"/>
          <w:sz w:val="26"/>
          <w:szCs w:val="26"/>
        </w:rPr>
      </w:pPr>
    </w:p>
    <w:p w14:paraId="417B8A79" w14:textId="77777777" w:rsidR="00E922A6" w:rsidRDefault="00E922A6" w:rsidP="00E922A6">
      <w:pPr>
        <w:spacing w:after="120" w:line="360" w:lineRule="auto"/>
        <w:jc w:val="both"/>
        <w:rPr>
          <w:rFonts w:ascii="TimesNewRomanPS-BoldMT" w:hAnsi="TimesNewRomanPS-BoldMT"/>
          <w:b/>
          <w:bCs/>
          <w:color w:val="000000"/>
          <w:sz w:val="26"/>
          <w:szCs w:val="26"/>
        </w:rPr>
      </w:pPr>
      <w:r w:rsidRPr="00E922A6">
        <w:rPr>
          <w:rFonts w:ascii="TimesNewRomanPS-BoldMT" w:hAnsi="TimesNewRomanPS-BoldMT"/>
          <w:b/>
          <w:bCs/>
          <w:color w:val="000000"/>
          <w:sz w:val="26"/>
          <w:szCs w:val="26"/>
        </w:rPr>
        <w:t>Venous Drainage</w:t>
      </w:r>
    </w:p>
    <w:p w14:paraId="3B7C1ACD" w14:textId="77777777" w:rsidR="00315011" w:rsidRPr="00315011" w:rsidRDefault="00315011" w:rsidP="00315011">
      <w:pPr>
        <w:spacing w:after="120" w:line="360" w:lineRule="auto"/>
        <w:jc w:val="both"/>
        <w:rPr>
          <w:rFonts w:ascii="TimesNewRomanPSMT" w:hAnsi="TimesNewRomanPSMT"/>
          <w:color w:val="000000"/>
        </w:rPr>
      </w:pPr>
      <w:r w:rsidRPr="00315011">
        <w:rPr>
          <w:rFonts w:ascii="TimesNewRomanPSMT" w:hAnsi="TimesNewRomanPSMT"/>
          <w:color w:val="000000"/>
        </w:rPr>
        <w:t xml:space="preserve">The pampiniform plexus, which means "like a vine," is made up of the veins that emerge from the testis. The testicular artery is surrounded by the front portion of the plexus, the ductus deferens and its artery by the middle portion, and the posterior </w:t>
      </w:r>
      <w:r w:rsidRPr="00315011">
        <w:rPr>
          <w:rFonts w:ascii="TimesNewRomanPSMT" w:hAnsi="TimesNewRomanPSMT"/>
          <w:color w:val="000000"/>
        </w:rPr>
        <w:lastRenderedPageBreak/>
        <w:t xml:space="preserve">portion is left alone. At the superficial and deep inguinal rings, the plexus condenses into two and four veins, respectively. The testicular artery is accompanied by these veins. In the end, a single vein forms that empties into the left renal vein on the left side and the inferior vena cava on the right. </w:t>
      </w:r>
    </w:p>
    <w:p w14:paraId="231CF1F5" w14:textId="77777777" w:rsidR="00E922A6" w:rsidRDefault="00E922A6" w:rsidP="00E922A6">
      <w:pPr>
        <w:spacing w:after="120" w:line="360" w:lineRule="auto"/>
        <w:jc w:val="both"/>
        <w:rPr>
          <w:rFonts w:ascii="TimesNewRomanPSMT" w:hAnsi="TimesNewRomanPSMT"/>
          <w:b/>
          <w:bCs/>
          <w:color w:val="000000"/>
        </w:rPr>
      </w:pPr>
    </w:p>
    <w:p w14:paraId="287B026C" w14:textId="77777777" w:rsidR="00E922A6" w:rsidRDefault="00E922A6" w:rsidP="00E922A6">
      <w:pPr>
        <w:spacing w:after="120" w:line="360" w:lineRule="auto"/>
        <w:jc w:val="both"/>
        <w:rPr>
          <w:rFonts w:ascii="TimesNewRomanPSMT" w:hAnsi="TimesNewRomanPSMT"/>
          <w:b/>
          <w:bCs/>
          <w:color w:val="000000"/>
        </w:rPr>
      </w:pPr>
      <w:r w:rsidRPr="00E922A6">
        <w:rPr>
          <w:rFonts w:ascii="TimesNewRomanPSMT" w:hAnsi="TimesNewRomanPSMT"/>
          <w:b/>
          <w:bCs/>
          <w:color w:val="000000"/>
        </w:rPr>
        <w:t>Lymphatic Drainage</w:t>
      </w:r>
    </w:p>
    <w:p w14:paraId="1218A87A" w14:textId="77777777" w:rsidR="009759F5" w:rsidRPr="009759F5" w:rsidRDefault="009759F5" w:rsidP="009759F5">
      <w:pPr>
        <w:spacing w:after="120" w:line="360" w:lineRule="auto"/>
        <w:jc w:val="both"/>
        <w:rPr>
          <w:rFonts w:ascii="TimesNewRomanPSMT" w:hAnsi="TimesNewRomanPSMT"/>
          <w:color w:val="000000"/>
        </w:rPr>
      </w:pPr>
      <w:r w:rsidRPr="009759F5">
        <w:rPr>
          <w:rFonts w:ascii="TimesNewRomanPSMT" w:hAnsi="TimesNewRomanPSMT"/>
          <w:color w:val="000000"/>
        </w:rPr>
        <w:t xml:space="preserve">At the second lumbar vertebra, the lymphatics from the testis ascend along the testicular arteries and empty into the preaortic and paraaortic groups of lymph nodes. </w:t>
      </w:r>
    </w:p>
    <w:p w14:paraId="57040F7C" w14:textId="77777777" w:rsidR="00E922A6" w:rsidRDefault="00E922A6" w:rsidP="00E922A6">
      <w:pPr>
        <w:spacing w:after="120" w:line="360" w:lineRule="auto"/>
        <w:jc w:val="both"/>
        <w:rPr>
          <w:rFonts w:ascii="TimesNewRomanPSMT" w:hAnsi="TimesNewRomanPSMT"/>
          <w:b/>
          <w:bCs/>
          <w:color w:val="000000"/>
        </w:rPr>
      </w:pPr>
    </w:p>
    <w:p w14:paraId="51D2E69B" w14:textId="77777777" w:rsidR="00E922A6" w:rsidRDefault="00E922A6" w:rsidP="00E922A6">
      <w:pPr>
        <w:spacing w:after="120" w:line="360" w:lineRule="auto"/>
        <w:jc w:val="both"/>
        <w:rPr>
          <w:rFonts w:ascii="TimesNewRomanPSMT" w:hAnsi="TimesNewRomanPSMT"/>
          <w:b/>
          <w:bCs/>
          <w:color w:val="000000"/>
        </w:rPr>
      </w:pPr>
      <w:r w:rsidRPr="00E922A6">
        <w:rPr>
          <w:rFonts w:ascii="TimesNewRomanPSMT" w:hAnsi="TimesNewRomanPSMT"/>
          <w:b/>
          <w:bCs/>
          <w:color w:val="000000"/>
        </w:rPr>
        <w:t>Nerve Supply</w:t>
      </w:r>
    </w:p>
    <w:p w14:paraId="22E5AAFE" w14:textId="77777777" w:rsidR="00E922A6" w:rsidRDefault="009759F5" w:rsidP="009759F5">
      <w:pPr>
        <w:spacing w:after="120" w:line="360" w:lineRule="auto"/>
        <w:jc w:val="both"/>
        <w:rPr>
          <w:rFonts w:ascii="TimesNewRomanPSMT" w:hAnsi="TimesNewRomanPSMT"/>
          <w:color w:val="000000"/>
        </w:rPr>
      </w:pPr>
      <w:r w:rsidRPr="009759F5">
        <w:rPr>
          <w:rFonts w:ascii="TimesNewRomanPSMT" w:hAnsi="TimesNewRomanPSMT"/>
          <w:color w:val="000000"/>
        </w:rPr>
        <w:t xml:space="preserve">Sympathetic nerves that emerge from spinal cord segment T10 supply the testis. They go via the aortic and renal plexuses. The nerves are efferent to the blood vessels (vasomotor) and afferent for testicular </w:t>
      </w:r>
      <w:r>
        <w:rPr>
          <w:rFonts w:ascii="TimesNewRomanPSMT" w:hAnsi="TimesNewRomanPSMT"/>
          <w:color w:val="000000"/>
        </w:rPr>
        <w:t xml:space="preserve">sensation </w:t>
      </w:r>
      <w:r w:rsidR="00E922A6" w:rsidRPr="00E922A6">
        <w:rPr>
          <w:rFonts w:ascii="TimesNewRomanPSMT" w:hAnsi="TimesNewRomanPSMT"/>
          <w:color w:val="000000"/>
        </w:rPr>
        <w:t>(Garg, 2016)</w:t>
      </w:r>
      <w:r w:rsidR="00E922A6">
        <w:rPr>
          <w:rFonts w:ascii="TimesNewRomanPSMT" w:hAnsi="TimesNewRomanPSMT"/>
          <w:color w:val="000000"/>
        </w:rPr>
        <w:t>.</w:t>
      </w:r>
    </w:p>
    <w:p w14:paraId="5FDD8E37" w14:textId="77777777" w:rsidR="00E922A6" w:rsidRDefault="00E922A6" w:rsidP="00E922A6">
      <w:pPr>
        <w:spacing w:after="120" w:line="360" w:lineRule="auto"/>
        <w:jc w:val="both"/>
        <w:rPr>
          <w:rFonts w:ascii="TimesNewRomanPSMT" w:hAnsi="TimesNewRomanPSMT"/>
          <w:b/>
          <w:bCs/>
          <w:color w:val="000000"/>
        </w:rPr>
      </w:pPr>
    </w:p>
    <w:p w14:paraId="51A5B9CF" w14:textId="77777777" w:rsidR="00E922A6" w:rsidRPr="00E922A6" w:rsidRDefault="00E922A6" w:rsidP="00E922A6">
      <w:pPr>
        <w:spacing w:after="120" w:line="360" w:lineRule="auto"/>
        <w:jc w:val="both"/>
        <w:rPr>
          <w:rFonts w:ascii="TimesNewRomanPSMT" w:hAnsi="TimesNewRomanPSMT"/>
          <w:color w:val="000000"/>
        </w:rPr>
      </w:pPr>
      <w:r w:rsidRPr="00E922A6">
        <w:rPr>
          <w:rFonts w:ascii="TimesNewRomanPSMT" w:hAnsi="TimesNewRomanPSMT"/>
          <w:b/>
          <w:bCs/>
          <w:color w:val="000000"/>
        </w:rPr>
        <w:t>Histology of Seminiferous Tubule</w:t>
      </w:r>
    </w:p>
    <w:p w14:paraId="5DD60E44" w14:textId="77777777" w:rsidR="00F32148" w:rsidRDefault="00F32148" w:rsidP="00F32148">
      <w:pPr>
        <w:spacing w:after="120" w:line="360" w:lineRule="auto"/>
        <w:jc w:val="both"/>
        <w:rPr>
          <w:rFonts w:ascii="TimesNewRomanPSMT" w:hAnsi="TimesNewRomanPSMT"/>
          <w:color w:val="000000"/>
        </w:rPr>
      </w:pPr>
      <w:r w:rsidRPr="00F32148">
        <w:rPr>
          <w:rFonts w:ascii="TimesNewRomanPSMT" w:hAnsi="TimesNewRomanPSMT"/>
          <w:color w:val="000000"/>
        </w:rPr>
        <w:t xml:space="preserve">In a healthy testis, the seminiferous tubule is made up of cells layered four to eight. These cells can be divided into two categories: </w:t>
      </w:r>
    </w:p>
    <w:p w14:paraId="77EE3F42" w14:textId="77777777" w:rsidR="00F32148" w:rsidRDefault="00F32148" w:rsidP="00F32148">
      <w:pPr>
        <w:spacing w:after="120" w:line="360" w:lineRule="auto"/>
        <w:jc w:val="both"/>
        <w:rPr>
          <w:rFonts w:ascii="TimesNewRomanPSMT" w:hAnsi="TimesNewRomanPSMT"/>
          <w:color w:val="000000"/>
        </w:rPr>
      </w:pPr>
      <w:r w:rsidRPr="00F32148">
        <w:rPr>
          <w:rFonts w:ascii="TimesNewRomanPSMT" w:hAnsi="TimesNewRomanPSMT"/>
          <w:color w:val="000000"/>
        </w:rPr>
        <w:t xml:space="preserve">(a) the spermatogenic cells, which make up the great bulk. </w:t>
      </w:r>
    </w:p>
    <w:p w14:paraId="09FDD126" w14:textId="77777777" w:rsidR="00F32148" w:rsidRDefault="00F32148" w:rsidP="00F32148">
      <w:pPr>
        <w:spacing w:after="120" w:line="360" w:lineRule="auto"/>
        <w:jc w:val="both"/>
        <w:rPr>
          <w:rFonts w:ascii="TimesNewRomanPSMT" w:hAnsi="TimesNewRomanPSMT"/>
          <w:color w:val="000000"/>
        </w:rPr>
      </w:pPr>
      <w:r w:rsidRPr="00F32148">
        <w:rPr>
          <w:rFonts w:ascii="TimesNewRomanPSMT" w:hAnsi="TimesNewRomanPSMT"/>
          <w:color w:val="000000"/>
        </w:rPr>
        <w:t>(b) Sertoli's supporting/sustentacular cells.</w:t>
      </w:r>
    </w:p>
    <w:p w14:paraId="694D502E" w14:textId="77777777" w:rsidR="00F32148" w:rsidRPr="00F32148" w:rsidRDefault="00F32148" w:rsidP="00F32148">
      <w:pPr>
        <w:spacing w:after="120" w:line="360" w:lineRule="auto"/>
        <w:jc w:val="both"/>
        <w:rPr>
          <w:rFonts w:ascii="TimesNewRomanPSMT" w:hAnsi="TimesNewRomanPSMT"/>
          <w:color w:val="000000"/>
        </w:rPr>
      </w:pPr>
      <w:r w:rsidRPr="00F32148">
        <w:rPr>
          <w:rFonts w:ascii="TimesNewRomanPSMT" w:hAnsi="TimesNewRomanPSMT"/>
          <w:color w:val="000000"/>
        </w:rPr>
        <w:t xml:space="preserve">Spermatogonia, primary spermatocytes, secondary spermatocytes, spermatids, and spermatozoa are examples of spermatogenic cells. Tall and columnar in shape, Sertoli cells stretch from the central lumen to the basal lamina. They aid in the maturation of spermatozoa and support and shield the growing germ cells. </w:t>
      </w:r>
      <w:r w:rsidRPr="00F32148">
        <w:rPr>
          <w:rFonts w:ascii="TimesNewRomanPSMT" w:hAnsi="TimesNewRomanPSMT"/>
          <w:color w:val="000000"/>
        </w:rPr>
        <w:br/>
        <w:t xml:space="preserve">The anterior pituitary </w:t>
      </w:r>
      <w:proofErr w:type="spellStart"/>
      <w:r w:rsidRPr="00F32148">
        <w:rPr>
          <w:rFonts w:ascii="TimesNewRomanPSMT" w:hAnsi="TimesNewRomanPSMT"/>
          <w:color w:val="000000"/>
        </w:rPr>
        <w:t>gland's</w:t>
      </w:r>
      <w:proofErr w:type="spellEnd"/>
      <w:r w:rsidRPr="00F32148">
        <w:rPr>
          <w:rFonts w:ascii="TimesNewRomanPSMT" w:hAnsi="TimesNewRomanPSMT"/>
          <w:color w:val="000000"/>
        </w:rPr>
        <w:t xml:space="preserve"> follicle stimulating hormone (FSH) regulates spermatogenesis. </w:t>
      </w:r>
    </w:p>
    <w:p w14:paraId="5609E973" w14:textId="77777777" w:rsidR="00020E9C" w:rsidRPr="00020E9C" w:rsidRDefault="00D83AFE" w:rsidP="00D83AFE">
      <w:pPr>
        <w:spacing w:after="120" w:line="360" w:lineRule="auto"/>
        <w:jc w:val="both"/>
        <w:rPr>
          <w:rFonts w:ascii="TimesNewRomanPSMT" w:hAnsi="TimesNewRomanPSMT"/>
          <w:color w:val="000000"/>
        </w:rPr>
      </w:pPr>
      <w:r w:rsidRPr="00D83AFE">
        <w:rPr>
          <w:rFonts w:ascii="TimesNewRomanPSMT" w:hAnsi="TimesNewRomanPSMT"/>
          <w:color w:val="000000"/>
        </w:rPr>
        <w:t>Between the seminiferous tubules are tiny clusters of interstitial cells, also known as Leydig cells. They release androgen, or testosterone (I make man). The anterior pituitary gland's interstitial cell stimulating hormone (ICSH) regulates Leydig cell function</w:t>
      </w:r>
      <w:r>
        <w:rPr>
          <w:rFonts w:ascii="TimesNewRomanPSMT" w:hAnsi="TimesNewRomanPSMT"/>
          <w:color w:val="000000"/>
        </w:rPr>
        <w:t xml:space="preserve"> </w:t>
      </w:r>
      <w:r w:rsidR="00E922A6" w:rsidRPr="00E922A6">
        <w:rPr>
          <w:rFonts w:ascii="TimesNewRomanPSMT" w:hAnsi="TimesNewRomanPSMT"/>
          <w:color w:val="000000"/>
        </w:rPr>
        <w:t>(Garg, 2016)</w:t>
      </w:r>
      <w:r w:rsidR="00A73A81">
        <w:rPr>
          <w:rFonts w:ascii="TimesNewRomanPSMT" w:hAnsi="TimesNewRomanPSMT"/>
          <w:color w:val="000000"/>
        </w:rPr>
        <w:t xml:space="preserve">. </w:t>
      </w:r>
    </w:p>
    <w:p w14:paraId="554DBA77" w14:textId="77777777" w:rsidR="00A73A81" w:rsidRDefault="00E922A6" w:rsidP="00D3191A">
      <w:pPr>
        <w:spacing w:after="120" w:line="360" w:lineRule="auto"/>
        <w:jc w:val="both"/>
        <w:rPr>
          <w:rFonts w:ascii="TimesNewRomanPS-BoldMT" w:hAnsi="TimesNewRomanPS-BoldMT"/>
          <w:b/>
          <w:bCs/>
          <w:color w:val="000000"/>
          <w:sz w:val="26"/>
          <w:szCs w:val="26"/>
        </w:rPr>
      </w:pPr>
      <w:r w:rsidRPr="00E922A6">
        <w:rPr>
          <w:rFonts w:ascii="TimesNewRomanPS-BoldMT" w:hAnsi="TimesNewRomanPS-BoldMT"/>
          <w:b/>
          <w:bCs/>
          <w:color w:val="000000"/>
          <w:sz w:val="26"/>
          <w:szCs w:val="26"/>
        </w:rPr>
        <w:lastRenderedPageBreak/>
        <w:t>2.2</w:t>
      </w:r>
      <w:r w:rsidR="00205261">
        <w:rPr>
          <w:rFonts w:ascii="TimesNewRomanPS-BoldMT" w:hAnsi="TimesNewRomanPS-BoldMT"/>
          <w:b/>
          <w:bCs/>
          <w:color w:val="000000"/>
          <w:sz w:val="26"/>
          <w:szCs w:val="26"/>
        </w:rPr>
        <w:t>.2</w:t>
      </w:r>
      <w:r w:rsidRPr="00E922A6">
        <w:rPr>
          <w:rFonts w:ascii="TimesNewRomanPS-BoldMT" w:hAnsi="TimesNewRomanPS-BoldMT"/>
          <w:b/>
          <w:bCs/>
          <w:color w:val="000000"/>
          <w:sz w:val="26"/>
          <w:szCs w:val="26"/>
        </w:rPr>
        <w:t xml:space="preserve"> EPIDIDYMIS</w:t>
      </w:r>
    </w:p>
    <w:p w14:paraId="21F75155" w14:textId="77777777" w:rsidR="005B4CA8" w:rsidRPr="005B4CA8" w:rsidRDefault="005B4CA8" w:rsidP="005B4CA8">
      <w:pPr>
        <w:spacing w:after="120" w:line="360" w:lineRule="auto"/>
        <w:jc w:val="both"/>
        <w:rPr>
          <w:rFonts w:ascii="TimesNewRomanPSMT" w:hAnsi="TimesNewRomanPSMT"/>
          <w:color w:val="000000"/>
        </w:rPr>
      </w:pPr>
      <w:r w:rsidRPr="005B4CA8">
        <w:rPr>
          <w:rFonts w:ascii="TimesNewRomanPSMT" w:hAnsi="TimesNewRomanPSMT"/>
          <w:color w:val="000000"/>
        </w:rPr>
        <w:t xml:space="preserve">The heavily coiled tube that makes up the epididymis serves as a sperm storage organ. </w:t>
      </w:r>
      <w:r w:rsidRPr="005B4CA8">
        <w:rPr>
          <w:rFonts w:ascii="TimesNewRomanPSMT" w:hAnsi="TimesNewRomanPSMT"/>
          <w:color w:val="000000"/>
        </w:rPr>
        <w:br/>
      </w:r>
      <w:r>
        <w:rPr>
          <w:rFonts w:ascii="TimesNewRomanPSMT" w:hAnsi="TimesNewRomanPSMT"/>
          <w:color w:val="000000"/>
        </w:rPr>
        <w:t>Part</w:t>
      </w:r>
      <w:r w:rsidRPr="005B4CA8">
        <w:rPr>
          <w:rFonts w:ascii="TimesNewRomanPSMT" w:hAnsi="TimesNewRomanPSMT"/>
          <w:color w:val="000000"/>
        </w:rPr>
        <w:t xml:space="preserve">s: </w:t>
      </w:r>
      <w:r w:rsidRPr="005B4CA8">
        <w:rPr>
          <w:rFonts w:ascii="TimesNewRomanPSMT" w:hAnsi="TimesNewRomanPSMT"/>
          <w:color w:val="000000"/>
        </w:rPr>
        <w:br/>
        <w:t xml:space="preserve">The head refers to its higher end. The expanded head is joined to the testis's higher pole via efferent </w:t>
      </w:r>
      <w:proofErr w:type="spellStart"/>
      <w:r w:rsidRPr="005B4CA8">
        <w:rPr>
          <w:rFonts w:ascii="TimesNewRomanPSMT" w:hAnsi="TimesNewRomanPSMT"/>
          <w:color w:val="000000"/>
        </w:rPr>
        <w:t>ductules</w:t>
      </w:r>
      <w:proofErr w:type="spellEnd"/>
      <w:r w:rsidRPr="005B4CA8">
        <w:rPr>
          <w:rFonts w:ascii="TimesNewRomanPSMT" w:hAnsi="TimesNewRomanPSMT"/>
          <w:color w:val="000000"/>
        </w:rPr>
        <w:t xml:space="preserve">. The body is the center section. The tail is the lowest portion. Highly coiled efferent </w:t>
      </w:r>
      <w:proofErr w:type="spellStart"/>
      <w:r w:rsidRPr="005B4CA8">
        <w:rPr>
          <w:rFonts w:ascii="TimesNewRomanPSMT" w:hAnsi="TimesNewRomanPSMT"/>
          <w:color w:val="000000"/>
        </w:rPr>
        <w:t>ductules</w:t>
      </w:r>
      <w:proofErr w:type="spellEnd"/>
      <w:r w:rsidRPr="005B4CA8">
        <w:rPr>
          <w:rFonts w:ascii="TimesNewRomanPSMT" w:hAnsi="TimesNewRomanPSMT"/>
          <w:color w:val="000000"/>
        </w:rPr>
        <w:t xml:space="preserve"> make up the head. The epididymis duct, which is tightly wound around itself, is the only duct that connects the body and tail. This duct joins the ductus deferens at the lower end of the tail to form a continuous structure. </w:t>
      </w:r>
    </w:p>
    <w:p w14:paraId="27F7E526" w14:textId="77777777" w:rsidR="00A73A81" w:rsidRDefault="00E922A6" w:rsidP="00D3191A">
      <w:pPr>
        <w:spacing w:after="120" w:line="360" w:lineRule="auto"/>
        <w:jc w:val="both"/>
        <w:rPr>
          <w:rFonts w:ascii="TimesNewRomanPS-BoldMT" w:hAnsi="TimesNewRomanPS-BoldMT"/>
          <w:b/>
          <w:bCs/>
          <w:color w:val="000000"/>
          <w:sz w:val="26"/>
          <w:szCs w:val="26"/>
        </w:rPr>
      </w:pPr>
      <w:r w:rsidRPr="00E922A6">
        <w:rPr>
          <w:rFonts w:ascii="TimesNewRomanPS-BoldMT" w:hAnsi="TimesNewRomanPS-BoldMT"/>
          <w:b/>
          <w:bCs/>
          <w:color w:val="000000"/>
          <w:sz w:val="26"/>
          <w:szCs w:val="26"/>
        </w:rPr>
        <w:t>Vessels and Nerves:</w:t>
      </w:r>
    </w:p>
    <w:p w14:paraId="6C1EB047" w14:textId="77777777" w:rsidR="005B4CA8" w:rsidRDefault="005B4CA8" w:rsidP="005B4CA8">
      <w:pPr>
        <w:spacing w:after="120" w:line="360" w:lineRule="auto"/>
        <w:jc w:val="both"/>
        <w:rPr>
          <w:rFonts w:ascii="TimesNewRomanPSMT" w:hAnsi="TimesNewRomanPSMT"/>
          <w:color w:val="000000"/>
        </w:rPr>
      </w:pPr>
      <w:r w:rsidRPr="005B4CA8">
        <w:rPr>
          <w:rFonts w:ascii="TimesNewRomanPSMT" w:hAnsi="TimesNewRomanPSMT"/>
          <w:color w:val="000000"/>
        </w:rPr>
        <w:t xml:space="preserve">The testicular artery supplies the epididymis via a branch that joins and strengthens the small artery leading to the ductus deferens. The lymphatic and venous drainage systems resemble the testis. Similar to the testis, sympathetic nerves supply the epididymis through the testicular plexus, whose fibers originate from spinal cord segments T11 to LI. </w:t>
      </w:r>
    </w:p>
    <w:p w14:paraId="705D8CF3" w14:textId="77777777" w:rsidR="005B4CA8" w:rsidRDefault="005B4CA8" w:rsidP="005B4CA8">
      <w:pPr>
        <w:spacing w:after="120" w:line="360" w:lineRule="auto"/>
        <w:jc w:val="both"/>
        <w:rPr>
          <w:rFonts w:ascii="TimesNewRomanPSMT" w:hAnsi="TimesNewRomanPSMT"/>
          <w:b/>
          <w:bCs/>
          <w:color w:val="000000"/>
        </w:rPr>
      </w:pPr>
      <w:r w:rsidRPr="00E922A6">
        <w:rPr>
          <w:rFonts w:ascii="TimesNewRomanPSMT" w:hAnsi="TimesNewRomanPSMT"/>
          <w:b/>
          <w:bCs/>
          <w:color w:val="000000"/>
        </w:rPr>
        <w:t>Histology of</w:t>
      </w:r>
      <w:r>
        <w:rPr>
          <w:rFonts w:ascii="TimesNewRomanPSMT" w:hAnsi="TimesNewRomanPSMT"/>
          <w:b/>
          <w:bCs/>
          <w:color w:val="000000"/>
        </w:rPr>
        <w:t xml:space="preserve"> Epididymis:</w:t>
      </w:r>
    </w:p>
    <w:p w14:paraId="4FF53B8A" w14:textId="77777777" w:rsidR="005B4CA8" w:rsidRPr="005B4CA8" w:rsidRDefault="005B4CA8" w:rsidP="005B4CA8">
      <w:pPr>
        <w:spacing w:after="120" w:line="360" w:lineRule="auto"/>
        <w:jc w:val="both"/>
        <w:rPr>
          <w:rFonts w:ascii="TimesNewRomanPSMT" w:hAnsi="TimesNewRomanPSMT"/>
          <w:color w:val="000000"/>
        </w:rPr>
      </w:pPr>
      <w:r w:rsidRPr="005B4CA8">
        <w:rPr>
          <w:rFonts w:ascii="TimesNewRomanPSMT" w:hAnsi="TimesNewRomanPSMT"/>
          <w:color w:val="000000"/>
        </w:rPr>
        <w:t xml:space="preserve">The pseudo-stratified columnar epithelium with stereocilia lines the tubules of the epididymis. Connective tissue envelops the tubules. </w:t>
      </w:r>
    </w:p>
    <w:p w14:paraId="0DFA0151" w14:textId="77777777" w:rsidR="00A73A81" w:rsidRDefault="00A73A81" w:rsidP="00D3191A">
      <w:pPr>
        <w:spacing w:after="120" w:line="360" w:lineRule="auto"/>
        <w:jc w:val="both"/>
      </w:pPr>
    </w:p>
    <w:p w14:paraId="4B112E48" w14:textId="77777777" w:rsidR="00A73A81" w:rsidRDefault="00A73A81" w:rsidP="00D3191A">
      <w:pPr>
        <w:spacing w:after="120" w:line="360" w:lineRule="auto"/>
        <w:jc w:val="both"/>
        <w:rPr>
          <w:rFonts w:ascii="TimesNewRomanPS-BoldMT" w:hAnsi="TimesNewRomanPS-BoldMT"/>
          <w:b/>
          <w:bCs/>
          <w:color w:val="000000"/>
          <w:sz w:val="26"/>
          <w:szCs w:val="26"/>
        </w:rPr>
      </w:pPr>
      <w:r w:rsidRPr="00A73A81">
        <w:rPr>
          <w:rFonts w:ascii="TimesNewRomanPS-BoldMT" w:hAnsi="TimesNewRomanPS-BoldMT"/>
          <w:b/>
          <w:bCs/>
          <w:color w:val="000000"/>
          <w:sz w:val="26"/>
          <w:szCs w:val="26"/>
        </w:rPr>
        <w:t>2.</w:t>
      </w:r>
      <w:r w:rsidR="004C3E62">
        <w:rPr>
          <w:rFonts w:ascii="TimesNewRomanPS-BoldMT" w:hAnsi="TimesNewRomanPS-BoldMT"/>
          <w:b/>
          <w:bCs/>
          <w:color w:val="000000"/>
          <w:sz w:val="26"/>
          <w:szCs w:val="26"/>
        </w:rPr>
        <w:t>2.</w:t>
      </w:r>
      <w:r w:rsidRPr="00A73A81">
        <w:rPr>
          <w:rFonts w:ascii="TimesNewRomanPS-BoldMT" w:hAnsi="TimesNewRomanPS-BoldMT"/>
          <w:b/>
          <w:bCs/>
          <w:color w:val="000000"/>
          <w:sz w:val="26"/>
          <w:szCs w:val="26"/>
        </w:rPr>
        <w:t>3 DEVELOPMENT OF TESTIS</w:t>
      </w:r>
    </w:p>
    <w:p w14:paraId="6D296049" w14:textId="77777777" w:rsidR="00A73A81" w:rsidRDefault="005B4CA8" w:rsidP="005B4CA8">
      <w:pPr>
        <w:spacing w:after="120" w:line="360" w:lineRule="auto"/>
        <w:jc w:val="both"/>
      </w:pPr>
      <w:r w:rsidRPr="005B4CA8">
        <w:rPr>
          <w:rFonts w:ascii="TimesNewRomanPSMT" w:hAnsi="TimesNewRomanPSMT"/>
          <w:color w:val="000000"/>
        </w:rPr>
        <w:t xml:space="preserve">Leydig's cells, Sertoli cells, and spermatogenic cells make up the testis. </w:t>
      </w:r>
      <w:r w:rsidRPr="005B4CA8">
        <w:rPr>
          <w:rFonts w:ascii="TimesNewRomanPSMT" w:hAnsi="TimesNewRomanPSMT"/>
          <w:color w:val="000000"/>
        </w:rPr>
        <w:br/>
      </w:r>
      <w:r w:rsidRPr="005B4CA8">
        <w:rPr>
          <w:rFonts w:ascii="TimesNewRomanPSMT" w:hAnsi="TimesNewRomanPSMT"/>
          <w:color w:val="000000"/>
        </w:rPr>
        <w:br/>
        <w:t xml:space="preserve">The </w:t>
      </w:r>
      <w:proofErr w:type="spellStart"/>
      <w:r w:rsidRPr="005B4CA8">
        <w:rPr>
          <w:rFonts w:ascii="TimesNewRomanPSMT" w:hAnsi="TimesNewRomanPSMT"/>
          <w:color w:val="000000"/>
        </w:rPr>
        <w:t>dorsocaudal</w:t>
      </w:r>
      <w:proofErr w:type="spellEnd"/>
      <w:r w:rsidRPr="005B4CA8">
        <w:rPr>
          <w:rFonts w:ascii="TimesNewRomanPSMT" w:hAnsi="TimesNewRomanPSMT"/>
          <w:color w:val="000000"/>
        </w:rPr>
        <w:t xml:space="preserve"> endoderm of the yolk sac is the source of the spermatogenic series of cells. </w:t>
      </w:r>
      <w:r w:rsidRPr="005B4CA8">
        <w:rPr>
          <w:rFonts w:ascii="TimesNewRomanPSMT" w:hAnsi="TimesNewRomanPSMT"/>
          <w:color w:val="000000"/>
        </w:rPr>
        <w:br/>
        <w:t xml:space="preserve">Sertoli cells are generated from coelomic epithelial cells, which are epithelial cells. </w:t>
      </w:r>
      <w:r w:rsidRPr="005B4CA8">
        <w:rPr>
          <w:rFonts w:ascii="TimesNewRomanPSMT" w:hAnsi="TimesNewRomanPSMT"/>
          <w:color w:val="000000"/>
        </w:rPr>
        <w:br/>
      </w:r>
      <w:r w:rsidRPr="005B4CA8">
        <w:rPr>
          <w:rFonts w:ascii="TimesNewRomanPSMT" w:hAnsi="TimesNewRomanPSMT"/>
          <w:color w:val="000000"/>
        </w:rPr>
        <w:br/>
      </w:r>
      <w:r w:rsidR="00927071" w:rsidRPr="00927071">
        <w:rPr>
          <w:rFonts w:ascii="TimesNewRomanPSMT" w:hAnsi="TimesNewRomanPSMT"/>
          <w:color w:val="000000"/>
        </w:rPr>
        <w:t xml:space="preserve">Leydig’s cells: </w:t>
      </w:r>
      <w:r w:rsidRPr="005B4CA8">
        <w:rPr>
          <w:rFonts w:ascii="TimesNewRomanPSMT" w:hAnsi="TimesNewRomanPSMT"/>
          <w:color w:val="000000"/>
        </w:rPr>
        <w:t>Mesoderm. The testis h</w:t>
      </w:r>
      <w:r w:rsidR="00927071">
        <w:rPr>
          <w:rFonts w:ascii="TimesNewRomanPSMT" w:hAnsi="TimesNewRomanPSMT"/>
          <w:color w:val="000000"/>
        </w:rPr>
        <w:t>as a thick tunica albuginea, originated from</w:t>
      </w:r>
      <w:r w:rsidRPr="005B4CA8">
        <w:rPr>
          <w:rFonts w:ascii="TimesNewRomanPSMT" w:hAnsi="TimesNewRomanPSMT"/>
          <w:color w:val="000000"/>
        </w:rPr>
        <w:t xml:space="preserve"> the growing gland's medulla is primarily </w:t>
      </w:r>
      <w:r w:rsidR="00A73A81" w:rsidRPr="00A73A81">
        <w:rPr>
          <w:rFonts w:ascii="TimesNewRomanPSMT" w:hAnsi="TimesNewRomanPSMT"/>
          <w:color w:val="000000"/>
        </w:rPr>
        <w:t>(Garg, 2016)</w:t>
      </w:r>
      <w:r>
        <w:t>.</w:t>
      </w:r>
    </w:p>
    <w:p w14:paraId="675FD271" w14:textId="77777777" w:rsidR="00A73A81" w:rsidRDefault="00A73A81" w:rsidP="00A73A81">
      <w:pPr>
        <w:spacing w:after="120" w:line="360" w:lineRule="auto"/>
        <w:rPr>
          <w:b/>
        </w:rPr>
      </w:pPr>
    </w:p>
    <w:p w14:paraId="6219380D" w14:textId="77777777" w:rsidR="00A73A81" w:rsidRDefault="00A73A81" w:rsidP="00A73A81">
      <w:pPr>
        <w:spacing w:after="120" w:line="360" w:lineRule="auto"/>
        <w:rPr>
          <w:b/>
        </w:rPr>
      </w:pPr>
    </w:p>
    <w:p w14:paraId="7C88465A" w14:textId="77777777" w:rsidR="00D3191A" w:rsidRPr="00D3191A" w:rsidRDefault="00D3191A" w:rsidP="00A73A81">
      <w:pPr>
        <w:spacing w:after="120" w:line="360" w:lineRule="auto"/>
        <w:rPr>
          <w:b/>
        </w:rPr>
      </w:pPr>
      <w:r>
        <w:rPr>
          <w:b/>
        </w:rPr>
        <w:lastRenderedPageBreak/>
        <w:t>2.</w:t>
      </w:r>
      <w:r w:rsidR="00403F29">
        <w:rPr>
          <w:b/>
        </w:rPr>
        <w:t>3</w:t>
      </w:r>
      <w:r w:rsidR="00A73A81">
        <w:rPr>
          <w:b/>
        </w:rPr>
        <w:t xml:space="preserve"> </w:t>
      </w:r>
      <w:r w:rsidR="00A73A81" w:rsidRPr="00A73A81">
        <w:rPr>
          <w:rFonts w:ascii="TimesNewRomanPS-BoldMT" w:hAnsi="TimesNewRomanPS-BoldMT"/>
          <w:b/>
          <w:bCs/>
          <w:color w:val="000000"/>
          <w:sz w:val="26"/>
          <w:szCs w:val="26"/>
        </w:rPr>
        <w:t>BASIC PRINCIPLE OF ULTRASONOGRAPHY</w:t>
      </w:r>
      <w:r w:rsidR="00A73A81" w:rsidRPr="00A73A81">
        <w:t xml:space="preserve"> </w:t>
      </w:r>
    </w:p>
    <w:p w14:paraId="12FFDFA9" w14:textId="77777777" w:rsidR="0033383D" w:rsidRDefault="0033383D" w:rsidP="0033383D">
      <w:pPr>
        <w:spacing w:after="200" w:line="480" w:lineRule="auto"/>
        <w:jc w:val="both"/>
        <w:rPr>
          <w:rFonts w:ascii="TimesNewRomanPSMT" w:hAnsi="TimesNewRomanPSMT"/>
          <w:color w:val="000000"/>
        </w:rPr>
      </w:pPr>
      <w:r w:rsidRPr="0033383D">
        <w:rPr>
          <w:rFonts w:ascii="TimesNewRomanPSMT" w:hAnsi="TimesNewRomanPSMT"/>
          <w:color w:val="000000"/>
        </w:rPr>
        <w:t>Sound that has a frequency higher than 20,000 cycles per second (Hertz, Hz) is considered ultrasound.</w:t>
      </w:r>
      <w:r>
        <w:rPr>
          <w:rFonts w:ascii="TimesNewRomanPSMT" w:hAnsi="TimesNewRomanPSMT"/>
          <w:color w:val="000000"/>
        </w:rPr>
        <w:t xml:space="preserve"> </w:t>
      </w:r>
      <w:r w:rsidRPr="0033383D">
        <w:rPr>
          <w:rFonts w:ascii="TimesNewRomanPSMT" w:hAnsi="TimesNewRomanPSMT"/>
          <w:color w:val="000000"/>
        </w:rPr>
        <w:t xml:space="preserve">Frequencies used in medical sonography range from 1 to 20 megahertz (MHz). A piezoelectric crystal, a unique ceramic material, is exposed to a brief voltage spike to produce very high frequencies. The previously employed piezoelectric crystal materials have been replaced by a class of artificial piezoelectric materials known as "ceramic ferroelectrics." Research indicates that some plastic polymers may soon take the place of PZT, despite the fact that PZT is now the most extensively used material in the production of ultrasound transducers. The voltage spike's electric field realigns the ceramic's crystalline elements, or dipoles, abruptly altering the crystal's thickness. Waves are created when a sequence of vibrations is initiated by this abrupt shift in thickness. </w:t>
      </w:r>
    </w:p>
    <w:p w14:paraId="7D341EB2" w14:textId="77777777" w:rsidR="00213585" w:rsidRPr="00213585" w:rsidRDefault="00213585" w:rsidP="00213585">
      <w:pPr>
        <w:spacing w:after="200" w:line="480" w:lineRule="auto"/>
        <w:jc w:val="both"/>
        <w:rPr>
          <w:rFonts w:ascii="TimesNewRomanPSMT" w:hAnsi="TimesNewRomanPSMT"/>
          <w:color w:val="000000"/>
        </w:rPr>
      </w:pPr>
      <w:r w:rsidRPr="00213585">
        <w:rPr>
          <w:rFonts w:ascii="TimesNewRomanPSMT" w:hAnsi="TimesNewRomanPSMT"/>
          <w:color w:val="000000"/>
        </w:rPr>
        <w:t>A transducer, a plastic box that shields the piezoelectric crystal from mechanical damage and offers electrical and acoustic insulation, houses the crystal at its front. To shield the patient from electrical shock, electrodes are plated onto the crystal's surface, with the external electrode grounded. The transducer may produce several brief sound pulses because a backing block reduces vibrations in between voltage spikes. Another transducer with the proper frequency must be chosen if a clinical circumstance requires a different frequency. Heat has the potential to harm piezoelectric crystals.</w:t>
      </w:r>
      <w:r>
        <w:rPr>
          <w:rFonts w:ascii="TimesNewRomanPSMT" w:hAnsi="TimesNewRomanPSMT"/>
          <w:color w:val="000000"/>
        </w:rPr>
        <w:t xml:space="preserve"> </w:t>
      </w:r>
      <w:r w:rsidRPr="00213585">
        <w:rPr>
          <w:rFonts w:ascii="TimesNewRomanPSMT" w:hAnsi="TimesNewRomanPSMT"/>
          <w:color w:val="000000"/>
        </w:rPr>
        <w:t xml:space="preserve">Over a certain point, known as the "Curie temperature," a crystal loses its piezoelectric qualities and turns into a useless ceramic object. The purity of tone (narrowness of frequency range) is gauged by the Q factor. The time it takes for a transducer to cease vibrating is known as the ring down-time. </w:t>
      </w:r>
    </w:p>
    <w:p w14:paraId="538A9DBB" w14:textId="77777777" w:rsidR="000E3051" w:rsidRDefault="000E3051" w:rsidP="0099173B">
      <w:pPr>
        <w:spacing w:after="200" w:line="480" w:lineRule="auto"/>
        <w:jc w:val="both"/>
        <w:rPr>
          <w:rFonts w:ascii="TimesNewRomanPSMT" w:hAnsi="TimesNewRomanPSMT"/>
          <w:color w:val="000000"/>
        </w:rPr>
      </w:pPr>
    </w:p>
    <w:p w14:paraId="07D1ED92" w14:textId="77777777" w:rsidR="0099173B" w:rsidRPr="0099173B" w:rsidRDefault="0099173B" w:rsidP="0099173B">
      <w:pPr>
        <w:spacing w:after="200" w:line="480" w:lineRule="auto"/>
        <w:jc w:val="both"/>
        <w:rPr>
          <w:rFonts w:ascii="TimesNewRomanPSMT" w:hAnsi="TimesNewRomanPSMT"/>
          <w:color w:val="000000"/>
        </w:rPr>
      </w:pPr>
      <w:r w:rsidRPr="0099173B">
        <w:rPr>
          <w:rFonts w:ascii="TimesNewRomanPSMT" w:hAnsi="TimesNewRomanPSMT"/>
          <w:color w:val="000000"/>
        </w:rPr>
        <w:lastRenderedPageBreak/>
        <w:t xml:space="preserve">An energy-transmitting sequence of longitudinal waves is called an ultrasonic beam. These waves move at a speed of 1540 m/sec through typical bodily tissue. Their speed is not affected by frequency. The velocity of sound is equal to the frequency times the wavelength and is dependent on the density and compressibility of the conducting medium. A sound beam's intensity is decreased as it travels through the body due to a mixture of diffusion, reflection, refraction, and absorption. In the close, or Fresnel, zone, the acoustic beam has parallel sides and is reasonably coherent. The beam enters the far, or Fraunhofer, zone and starts to flare out and scatter after a specific critical distance, also known as the changeover point. The close zone's length is inversely related to the sound's wavelength and proportional to the square of the transducer's diameter. In the remote zone, dispersion quickly attenuates the beam. Tissue interfaces are where reflection takes place. Angles of incidence and reflection are equal. The angle of incidence of the beam and the difference in the acoustic impedance of the two surfaces determine how much reflection occurs. The density of sound in the conducting medium multiplied by its velocity is known as acoustic impedance. When the two media's acoustic impedances differ much and the incidence angle is minimal, reflection is at its highest. At a 90° incidence angle, transmission is maximum and reflection is minimum. </w:t>
      </w:r>
    </w:p>
    <w:p w14:paraId="1B93BD54" w14:textId="77777777" w:rsidR="002A43E9" w:rsidRPr="002A43E9" w:rsidRDefault="002A43E9" w:rsidP="002A43E9">
      <w:pPr>
        <w:spacing w:after="200" w:line="480" w:lineRule="auto"/>
        <w:jc w:val="both"/>
        <w:rPr>
          <w:rFonts w:ascii="TimesNewRomanPSMT" w:hAnsi="TimesNewRomanPSMT"/>
          <w:color w:val="000000"/>
        </w:rPr>
      </w:pPr>
      <w:r w:rsidRPr="002A43E9">
        <w:rPr>
          <w:rFonts w:ascii="TimesNewRomanPSMT" w:hAnsi="TimesNewRomanPSMT"/>
          <w:color w:val="000000"/>
        </w:rPr>
        <w:t xml:space="preserve">The frequency stays the same but the wavelength varies when sound travels through different media at different speeds. The sound is bent, or refracted, if the wave front hits the second medium at an angle. The angle of incidence and the variation in sound velocity between the two mediums determine the degree of refraction. The frequency of the sound as well as the viscosity and relaxation time of the conducting medium affect absorption, which is the process by which sound is transformed into heat. Because absorption in tissue is frequency-dependent, moving from 1 to 2 MHz </w:t>
      </w:r>
      <w:r w:rsidRPr="002A43E9">
        <w:rPr>
          <w:rFonts w:ascii="TimesNewRomanPSMT" w:hAnsi="TimesNewRomanPSMT"/>
          <w:color w:val="000000"/>
        </w:rPr>
        <w:lastRenderedPageBreak/>
        <w:t xml:space="preserve">doubles absorption and reduces the beam's penetrating strength by half. As a result, bulky body components cannot be examined using high-frequency sound. </w:t>
      </w:r>
    </w:p>
    <w:p w14:paraId="0DD2F757" w14:textId="77777777" w:rsidR="00FC3D8B" w:rsidRPr="00FC3D8B" w:rsidRDefault="00FC3D8B" w:rsidP="00FC3D8B">
      <w:pPr>
        <w:spacing w:after="200" w:line="480" w:lineRule="auto"/>
        <w:jc w:val="both"/>
        <w:rPr>
          <w:rFonts w:ascii="TimesNewRomanPSMT" w:hAnsi="TimesNewRomanPSMT"/>
          <w:color w:val="000000"/>
        </w:rPr>
      </w:pPr>
      <w:r w:rsidRPr="00FC3D8B">
        <w:rPr>
          <w:rFonts w:ascii="TimesNewRomanPSMT" w:hAnsi="TimesNewRomanPSMT"/>
          <w:color w:val="000000"/>
        </w:rPr>
        <w:t xml:space="preserve">In order to create bands of compression and rarefaction in the conducting medium, a longitudinal wave is transmitted by many particles (molecules) oscillating in the direction of propagation. These bands alter the thickness of the piezoelectric crystal when they are back-scattered as echoes, creating an electrical signal. </w:t>
      </w:r>
      <w:r w:rsidRPr="00FC3D8B">
        <w:rPr>
          <w:rFonts w:ascii="TimesNewRomanPSMT" w:hAnsi="TimesNewRomanPSMT"/>
          <w:color w:val="000000"/>
        </w:rPr>
        <w:br/>
        <w:t xml:space="preserve">The ultrasonic picture is based on this signal. The sound travels in brief pulses, or bursts, typically at a speed of 1000 Hz. The pulses are brief, lasting only 0.000001 seconds. The transducer records returning echoes while functioning as a receiver in between pulses. In every imaging mode, the interval between the start of a pulse and the return of an echo is translated into depth. There are multiple ways to view the </w:t>
      </w:r>
      <w:r>
        <w:rPr>
          <w:rFonts w:ascii="TimesNewRomanPSMT" w:hAnsi="TimesNewRomanPSMT"/>
          <w:color w:val="000000"/>
        </w:rPr>
        <w:t>image</w:t>
      </w:r>
      <w:r w:rsidRPr="00FC3D8B">
        <w:rPr>
          <w:rFonts w:ascii="TimesNewRomanPSMT" w:hAnsi="TimesNewRomanPSMT"/>
          <w:color w:val="000000"/>
        </w:rPr>
        <w:t>. Weaker echoes can be enhanced with a variety of adjustments. The temporal gain compensator, which logarithmically amplifies echoes from specific depths following an adjustable delay, is the most crucial control.</w:t>
      </w:r>
    </w:p>
    <w:p w14:paraId="71678471" w14:textId="77777777" w:rsidR="00B4686F" w:rsidRPr="00B4686F" w:rsidRDefault="00B4686F" w:rsidP="00B4686F">
      <w:pPr>
        <w:spacing w:after="200" w:line="480" w:lineRule="auto"/>
        <w:jc w:val="both"/>
        <w:rPr>
          <w:rFonts w:ascii="TimesNewRomanPSMT" w:hAnsi="TimesNewRomanPSMT"/>
          <w:color w:val="000000"/>
        </w:rPr>
      </w:pPr>
      <w:r w:rsidRPr="00B4686F">
        <w:rPr>
          <w:rFonts w:ascii="TimesNewRomanPSMT" w:hAnsi="TimesNewRomanPSMT"/>
          <w:color w:val="000000"/>
        </w:rPr>
        <w:t>The spatial pulse length, which is the number of waves in a pulse multiplied by the wave-length, determines depth resolution, or the capacity to separate two objects simultaneously. Lateral resolution, or the capacity to distinguish between two nearby objects, is dependent on the width of the sonic beam, while depth resolution is best achieved with transducers that have a short spatial pulse length. An acoustic lens can be used to narrow the beam by bending the sound in the direction of a focal point.</w:t>
      </w:r>
    </w:p>
    <w:p w14:paraId="2B50D9F7" w14:textId="77777777" w:rsidR="00497EDA" w:rsidRPr="00497EDA" w:rsidRDefault="00497EDA" w:rsidP="00497EDA">
      <w:pPr>
        <w:spacing w:after="200" w:line="480" w:lineRule="auto"/>
        <w:jc w:val="both"/>
        <w:rPr>
          <w:rFonts w:ascii="TimesNewRomanPSMT" w:hAnsi="TimesNewRomanPSMT"/>
          <w:color w:val="000000"/>
        </w:rPr>
      </w:pPr>
      <w:r w:rsidRPr="00497EDA">
        <w:rPr>
          <w:rFonts w:ascii="TimesNewRomanPSMT" w:hAnsi="TimesNewRomanPSMT"/>
          <w:color w:val="000000"/>
        </w:rPr>
        <w:t xml:space="preserve">A shift in the apparent frequency of a sound coming from a moving source is known as the Doppler effect. Motion is detected via Doppler instruments. They do this by sending out a sound beam and then capturing and demodulating the echoes that come back. For the majority of physiological motions, the difference between the two </w:t>
      </w:r>
      <w:r w:rsidRPr="00497EDA">
        <w:rPr>
          <w:rFonts w:ascii="TimesNewRomanPSMT" w:hAnsi="TimesNewRomanPSMT"/>
          <w:color w:val="000000"/>
        </w:rPr>
        <w:lastRenderedPageBreak/>
        <w:t>frequencies often falls within the audible range. The difference is converted to an audio signal after amplification.</w:t>
      </w:r>
      <w:r>
        <w:rPr>
          <w:rFonts w:ascii="TimesNewRomanPSMT" w:hAnsi="TimesNewRomanPSMT"/>
          <w:color w:val="000000"/>
        </w:rPr>
        <w:t xml:space="preserve"> </w:t>
      </w:r>
      <w:r w:rsidRPr="00497EDA">
        <w:rPr>
          <w:rFonts w:ascii="TimesNewRomanPSMT" w:hAnsi="TimesNewRomanPSMT"/>
          <w:color w:val="000000"/>
        </w:rPr>
        <w:t xml:space="preserve">Continuous wave Doppler sensors don't have any kind of depth resolution, but they can give velocity information. Pulsed Doppler instruments concurrently offer velocity and depth data. Typically, a "piggybacked" system consists of a pulsed Doppler device and another type of ultrasonic imaging equipment. By enabling the assessment of the spectrum of frequencies that comprise a Doppler signal, spectral analysis of a Doppler signal enables the assessment of the characteristics of blood flow in both normal and stenotic blood </w:t>
      </w:r>
      <w:r w:rsidR="00687213">
        <w:rPr>
          <w:rFonts w:ascii="TimesNewRomanPSMT" w:hAnsi="TimesNewRomanPSMT"/>
          <w:color w:val="000000"/>
        </w:rPr>
        <w:t>vessels</w:t>
      </w:r>
      <w:r w:rsidRPr="00497EDA">
        <w:rPr>
          <w:rFonts w:ascii="TimesNewRomanPSMT" w:hAnsi="TimesNewRomanPSMT"/>
          <w:color w:val="000000"/>
        </w:rPr>
        <w:t xml:space="preserve">. </w:t>
      </w:r>
    </w:p>
    <w:p w14:paraId="57C69665" w14:textId="77777777" w:rsidR="00433C3A" w:rsidRDefault="0031552A" w:rsidP="00433C3A">
      <w:pPr>
        <w:spacing w:after="200" w:line="480" w:lineRule="auto"/>
        <w:jc w:val="both"/>
        <w:rPr>
          <w:rFonts w:ascii="TimesNewRomanPSMT" w:hAnsi="TimesNewRomanPSMT"/>
          <w:color w:val="000000"/>
        </w:rPr>
      </w:pPr>
      <w:r w:rsidRPr="0031552A">
        <w:rPr>
          <w:rFonts w:ascii="TimesNewRomanPSMT" w:hAnsi="TimesNewRomanPSMT"/>
          <w:color w:val="000000"/>
        </w:rPr>
        <w:t xml:space="preserve">Motion can be tracked by means of real-time imaging systems' ability to generate image frames quickly. There must be a balance struck between frame rate and line density per frame. Typically, frame rates are at least six frames per second. Either an electrical array setup or a mechanical scanner can produce the real-time image. Mechanical scanners use a rotating wheel transducer or an oscillating transducer to create a sector format image. Electronic array real-time scanners can employ either a guided array transducer, which creates an image in sector format, or a linear array transducer, which creates a rectangular scan format. Both electronic focusing and a concave plastic lens are necessary for concentrating the electronic array ultrasonic beam. In order to achieve satisfactory beam geometry, each group of individual elements in a linear array transducer must pulse—typically four elements at a time—producing one line in the final image. Every transducer element is pulsed to create each line of the image when </w:t>
      </w:r>
      <w:r>
        <w:rPr>
          <w:rFonts w:ascii="TimesNewRomanPSMT" w:hAnsi="TimesNewRomanPSMT"/>
          <w:color w:val="000000"/>
        </w:rPr>
        <w:t>using a guided array transducer</w:t>
      </w:r>
      <w:r w:rsidR="00433C3A" w:rsidRPr="00433C3A">
        <w:rPr>
          <w:rFonts w:ascii="TimesNewRomanPSMT" w:hAnsi="TimesNewRomanPSMT"/>
          <w:color w:val="000000"/>
        </w:rPr>
        <w:t xml:space="preserve"> (Curry et al 1990).</w:t>
      </w:r>
    </w:p>
    <w:p w14:paraId="78848D56" w14:textId="77777777" w:rsidR="003423FE" w:rsidRDefault="003423FE" w:rsidP="00433C3A">
      <w:pPr>
        <w:spacing w:after="200" w:line="480" w:lineRule="auto"/>
        <w:jc w:val="both"/>
        <w:rPr>
          <w:rFonts w:ascii="TimesNewRomanPS-BoldMT" w:hAnsi="TimesNewRomanPS-BoldMT"/>
          <w:b/>
          <w:bCs/>
          <w:color w:val="000000"/>
          <w:sz w:val="26"/>
          <w:szCs w:val="26"/>
        </w:rPr>
      </w:pPr>
    </w:p>
    <w:p w14:paraId="102F049F" w14:textId="77777777" w:rsidR="003423FE" w:rsidRDefault="003423FE" w:rsidP="00433C3A">
      <w:pPr>
        <w:spacing w:after="200" w:line="480" w:lineRule="auto"/>
        <w:jc w:val="both"/>
        <w:rPr>
          <w:rFonts w:ascii="TimesNewRomanPS-BoldMT" w:hAnsi="TimesNewRomanPS-BoldMT"/>
          <w:b/>
          <w:bCs/>
          <w:color w:val="000000"/>
          <w:sz w:val="26"/>
          <w:szCs w:val="26"/>
        </w:rPr>
      </w:pPr>
    </w:p>
    <w:p w14:paraId="76D0FC49" w14:textId="77777777" w:rsidR="009B1674" w:rsidRDefault="009B1674" w:rsidP="00433C3A">
      <w:pPr>
        <w:spacing w:after="200" w:line="480" w:lineRule="auto"/>
        <w:jc w:val="both"/>
        <w:rPr>
          <w:rFonts w:ascii="TimesNewRomanPS-BoldMT" w:hAnsi="TimesNewRomanPS-BoldMT"/>
          <w:b/>
          <w:bCs/>
          <w:color w:val="000000"/>
          <w:sz w:val="26"/>
          <w:szCs w:val="26"/>
        </w:rPr>
      </w:pPr>
    </w:p>
    <w:p w14:paraId="4A6B6305" w14:textId="77777777" w:rsidR="00433C3A" w:rsidRPr="00433C3A" w:rsidRDefault="00403F29" w:rsidP="00433C3A">
      <w:pPr>
        <w:spacing w:after="200" w:line="480" w:lineRule="auto"/>
        <w:jc w:val="both"/>
        <w:rPr>
          <w:rFonts w:ascii="TimesNewRomanPSMT" w:hAnsi="TimesNewRomanPSMT"/>
          <w:color w:val="000000"/>
        </w:rPr>
      </w:pPr>
      <w:r>
        <w:rPr>
          <w:rFonts w:ascii="TimesNewRomanPS-BoldMT" w:hAnsi="TimesNewRomanPS-BoldMT"/>
          <w:b/>
          <w:bCs/>
          <w:color w:val="000000"/>
          <w:sz w:val="26"/>
          <w:szCs w:val="26"/>
        </w:rPr>
        <w:lastRenderedPageBreak/>
        <w:t>2.4</w:t>
      </w:r>
      <w:r w:rsidR="003423FE">
        <w:rPr>
          <w:rFonts w:ascii="TimesNewRomanPS-BoldMT" w:hAnsi="TimesNewRomanPS-BoldMT"/>
          <w:b/>
          <w:bCs/>
          <w:color w:val="000000"/>
          <w:sz w:val="26"/>
          <w:szCs w:val="26"/>
        </w:rPr>
        <w:t xml:space="preserve"> </w:t>
      </w:r>
      <w:r w:rsidR="003423FE" w:rsidRPr="003423FE">
        <w:rPr>
          <w:rFonts w:ascii="TimesNewRomanPS-BoldMT" w:hAnsi="TimesNewRomanPS-BoldMT"/>
          <w:b/>
          <w:bCs/>
          <w:color w:val="000000"/>
          <w:sz w:val="26"/>
          <w:szCs w:val="26"/>
        </w:rPr>
        <w:t>DOPPLER SONOGRAPHY</w:t>
      </w:r>
    </w:p>
    <w:p w14:paraId="14C2A33E" w14:textId="77777777" w:rsidR="003423FE" w:rsidRDefault="009B1674" w:rsidP="00E84BF6">
      <w:pPr>
        <w:spacing w:after="200" w:line="480" w:lineRule="auto"/>
        <w:jc w:val="both"/>
        <w:rPr>
          <w:rFonts w:ascii="TimesNewRomanPSMT" w:hAnsi="TimesNewRomanPSMT"/>
          <w:color w:val="000000"/>
        </w:rPr>
      </w:pPr>
      <w:r w:rsidRPr="009B1674">
        <w:rPr>
          <w:rFonts w:ascii="TimesNewRomanPSMT" w:hAnsi="TimesNewRomanPSMT"/>
          <w:color w:val="000000"/>
        </w:rPr>
        <w:t xml:space="preserve">Techniques for pulse-echo transmission, detection, and display are used in conventional B-mode ultrasound imaging. The transducer emits brief ultrasonic energy pulses, which are reflected from the body's acoustic interfaces. The depth from which the echo originates can be ascertained with precise time. The backscattered (reflected) signal from an interface that reflects pulsed wave ultrasound includes information on frequency, phase, and amplitude. The position, characteristics, and mobility of the interface reflecting the pulse can be inferred from this information. Differences in reflector strength are shown in the image as different shades of gray in B-mode ultrasonic imaging, which creates the image solely from the amplitude information in the backscattered signal. </w:t>
      </w:r>
      <w:r w:rsidR="00E84BF6" w:rsidRPr="00E84BF6">
        <w:rPr>
          <w:rFonts w:ascii="TimesNewRomanPSMT" w:hAnsi="TimesNewRomanPSMT"/>
          <w:color w:val="000000"/>
        </w:rPr>
        <w:t xml:space="preserve">Targets moving quickly, like red blood cells, create low-amplitude echoes that are not typically visible, giving the lumens of big vessels a comparatively anechoic appearance </w:t>
      </w:r>
      <w:r w:rsidR="003423FE" w:rsidRPr="003423FE">
        <w:rPr>
          <w:rFonts w:ascii="TimesNewRomanPSMT" w:hAnsi="TimesNewRomanPSMT"/>
          <w:color w:val="000000"/>
        </w:rPr>
        <w:t>(</w:t>
      </w:r>
      <w:proofErr w:type="spellStart"/>
      <w:r w:rsidR="003423FE" w:rsidRPr="003423FE">
        <w:rPr>
          <w:rFonts w:ascii="TimesNewRomanPSMT" w:hAnsi="TimesNewRomanPSMT"/>
          <w:color w:val="000000"/>
        </w:rPr>
        <w:t>Rumack</w:t>
      </w:r>
      <w:proofErr w:type="spellEnd"/>
      <w:r w:rsidR="00E84BF6">
        <w:rPr>
          <w:rFonts w:ascii="TimesNewRomanPSMT" w:hAnsi="TimesNewRomanPSMT"/>
          <w:color w:val="000000"/>
        </w:rPr>
        <w:t xml:space="preserve"> </w:t>
      </w:r>
      <w:r w:rsidR="003423FE" w:rsidRPr="003423FE">
        <w:rPr>
          <w:rFonts w:ascii="TimesNewRomanPSMT" w:hAnsi="TimesNewRomanPSMT"/>
          <w:color w:val="000000"/>
        </w:rPr>
        <w:t>et al 2011).</w:t>
      </w:r>
    </w:p>
    <w:p w14:paraId="09FD2EA2" w14:textId="77777777" w:rsidR="00123312" w:rsidRDefault="00625FD5" w:rsidP="00123312">
      <w:pPr>
        <w:spacing w:after="200" w:line="480" w:lineRule="auto"/>
        <w:jc w:val="both"/>
      </w:pPr>
      <w:r w:rsidRPr="00625FD5">
        <w:rPr>
          <w:rFonts w:ascii="TimesNewRomanPSMT" w:hAnsi="TimesNewRomanPSMT"/>
          <w:color w:val="000000"/>
        </w:rPr>
        <w:t xml:space="preserve">Even though grayscale display depends on the backscattered ultrasound signal's amplitude, moving targets' motion can be assessed using additional information found in the returning echoes. The reflected ultrasound has nearly the same frequency or wavelength as the transmitted sound when high-frequency sound strikes a stationary contact. However, the frequency of the sound scattered by the moving object changes if the reflecting interface moves in relation to the sound beam coming from the transducer. The Doppler effect causes this frequency shift, which is precisely proportional to the reflecting interface's velocity with respect to the transducer. The Doppler equation describes how the velocity of the reflector and the returning ultrasonic </w:t>
      </w:r>
      <w:r>
        <w:rPr>
          <w:rFonts w:ascii="TimesNewRomanPSMT" w:hAnsi="TimesNewRomanPSMT"/>
          <w:color w:val="000000"/>
        </w:rPr>
        <w:t>frequency relate to each other</w:t>
      </w:r>
      <w:r w:rsidR="003423FE" w:rsidRPr="003423FE">
        <w:rPr>
          <w:rFonts w:ascii="TimesNewRomanPSMT" w:hAnsi="TimesNewRomanPSMT"/>
          <w:color w:val="000000"/>
        </w:rPr>
        <w:t>, as follows:</w:t>
      </w:r>
      <w:r w:rsidR="003423FE" w:rsidRPr="003423FE">
        <w:t xml:space="preserve"> </w:t>
      </w:r>
    </w:p>
    <w:p w14:paraId="50F2BDAA" w14:textId="77777777" w:rsidR="00953D74" w:rsidRDefault="00953D74" w:rsidP="00123312">
      <w:pPr>
        <w:spacing w:after="200" w:line="480" w:lineRule="auto"/>
        <w:jc w:val="both"/>
        <w:rPr>
          <w:rFonts w:ascii="TimesNewRomanPS-BoldMT" w:hAnsi="TimesNewRomanPS-BoldMT"/>
          <w:b/>
          <w:bCs/>
          <w:color w:val="000000"/>
          <w:sz w:val="26"/>
          <w:szCs w:val="26"/>
        </w:rPr>
      </w:pPr>
      <w:r>
        <w:rPr>
          <w:rFonts w:ascii="TimesNewRomanPS-BoldMT" w:hAnsi="TimesNewRomanPS-BoldMT"/>
          <w:b/>
          <w:bCs/>
          <w:color w:val="000000"/>
          <w:sz w:val="26"/>
          <w:szCs w:val="26"/>
        </w:rPr>
        <w:lastRenderedPageBreak/>
        <w:t xml:space="preserve">                 </w:t>
      </w:r>
      <w:r>
        <w:rPr>
          <w:rFonts w:ascii="TimesNewRomanPS-BoldMT" w:hAnsi="TimesNewRomanPS-BoldMT"/>
          <w:b/>
          <w:bCs/>
          <w:noProof/>
          <w:color w:val="000000"/>
          <w:sz w:val="26"/>
          <w:szCs w:val="26"/>
        </w:rPr>
        <w:drawing>
          <wp:inline distT="0" distB="0" distL="0" distR="0" wp14:anchorId="6ADFE3D4" wp14:editId="2A343F36">
            <wp:extent cx="3581400" cy="4352925"/>
            <wp:effectExtent l="19050" t="0" r="0" b="0"/>
            <wp:docPr id="7" name="Picture 6" descr="ScreenShot01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1098.jpg"/>
                    <pic:cNvPicPr/>
                  </pic:nvPicPr>
                  <pic:blipFill>
                    <a:blip r:embed="rId12"/>
                    <a:stretch>
                      <a:fillRect/>
                    </a:stretch>
                  </pic:blipFill>
                  <pic:spPr>
                    <a:xfrm>
                      <a:off x="0" y="0"/>
                      <a:ext cx="3581400" cy="4352925"/>
                    </a:xfrm>
                    <a:prstGeom prst="rect">
                      <a:avLst/>
                    </a:prstGeom>
                  </pic:spPr>
                </pic:pic>
              </a:graphicData>
            </a:graphic>
          </wp:inline>
        </w:drawing>
      </w:r>
    </w:p>
    <w:p w14:paraId="0B63012C" w14:textId="77777777" w:rsidR="003423FE" w:rsidRDefault="00953D74" w:rsidP="00953D74">
      <w:pPr>
        <w:spacing w:after="200" w:line="360" w:lineRule="auto"/>
        <w:jc w:val="both"/>
      </w:pPr>
      <w:r>
        <w:rPr>
          <w:rFonts w:ascii="TimesNewRomanPS-BoldMT" w:hAnsi="TimesNewRomanPS-BoldMT"/>
          <w:b/>
          <w:bCs/>
          <w:color w:val="000000"/>
          <w:sz w:val="26"/>
          <w:szCs w:val="26"/>
        </w:rPr>
        <w:t xml:space="preserve">                      </w:t>
      </w:r>
      <w:r w:rsidRPr="00953D74">
        <w:rPr>
          <w:rFonts w:ascii="TimesNewRomanPS-BoldMT" w:hAnsi="TimesNewRomanPS-BoldMT"/>
          <w:b/>
          <w:bCs/>
          <w:color w:val="000000"/>
          <w:sz w:val="26"/>
          <w:szCs w:val="26"/>
        </w:rPr>
        <w:t xml:space="preserve">Figure: Doppler Effect </w:t>
      </w:r>
      <w:r w:rsidRPr="00953D74">
        <w:rPr>
          <w:rFonts w:ascii="TimesNewRomanPSMT" w:hAnsi="TimesNewRomanPSMT"/>
          <w:color w:val="000000"/>
          <w:sz w:val="26"/>
          <w:szCs w:val="26"/>
        </w:rPr>
        <w:t>(</w:t>
      </w:r>
      <w:proofErr w:type="spellStart"/>
      <w:r w:rsidRPr="00953D74">
        <w:rPr>
          <w:rFonts w:ascii="TimesNewRomanPSMT" w:hAnsi="TimesNewRomanPSMT"/>
          <w:color w:val="000000"/>
          <w:sz w:val="26"/>
          <w:szCs w:val="26"/>
        </w:rPr>
        <w:t>Rumack</w:t>
      </w:r>
      <w:proofErr w:type="spellEnd"/>
      <w:r w:rsidRPr="00953D74">
        <w:rPr>
          <w:rFonts w:ascii="TimesNewRomanPSMT" w:hAnsi="TimesNewRomanPSMT"/>
          <w:color w:val="000000"/>
          <w:sz w:val="26"/>
          <w:szCs w:val="26"/>
        </w:rPr>
        <w:t xml:space="preserve"> et al 2011).</w:t>
      </w:r>
      <w:r w:rsidRPr="00953D74">
        <w:t xml:space="preserve"> </w:t>
      </w:r>
      <w:r w:rsidR="003423FE" w:rsidRPr="003423FE">
        <w:t xml:space="preserve"> </w:t>
      </w:r>
    </w:p>
    <w:p w14:paraId="7030A35D" w14:textId="77777777" w:rsidR="00FA68EE" w:rsidRPr="00FA68EE" w:rsidRDefault="00FA68EE" w:rsidP="00FA68EE">
      <w:pPr>
        <w:spacing w:after="200" w:line="480" w:lineRule="auto"/>
        <w:jc w:val="both"/>
        <w:rPr>
          <w:rFonts w:ascii="TimesNewRomanPSMT" w:hAnsi="TimesNewRomanPSMT"/>
          <w:color w:val="000000"/>
        </w:rPr>
      </w:pPr>
      <w:r w:rsidRPr="00FA68EE">
        <w:rPr>
          <w:rFonts w:ascii="TimesNewRomanPSMT" w:hAnsi="TimesNewRomanPSMT"/>
          <w:color w:val="000000"/>
        </w:rPr>
        <w:t xml:space="preserve">FT is the frequency of sound emitted from the transducer; V is the velocity of the target toward the transducer; C is the velocity of sound in the medium; FR is the frequency of sound reflected from the moving target; and ΔF is the Doppler frequency shift. As previously mentioned, the Doppler frequency shift (ΔF) only occurs when the object is traveling straight toward or away from the transducer. The ultrasonic beam typically approaches the moving object at an angle known as the Doppler angle in most clinical contexts, rarely traveling directly toward or away from the direction of flow. In this instance, ΔF is decreased proportionately to this angle's cosine, as seen below: </w:t>
      </w:r>
    </w:p>
    <w:p w14:paraId="14F81156" w14:textId="77777777" w:rsidR="00953D74" w:rsidRDefault="00953D74" w:rsidP="00ED76B1">
      <w:pPr>
        <w:spacing w:after="200" w:line="480" w:lineRule="auto"/>
        <w:jc w:val="both"/>
        <w:rPr>
          <w:rFonts w:ascii="TimesNewRomanPSMT" w:hAnsi="TimesNewRomanPSMT"/>
          <w:color w:val="000000"/>
        </w:rPr>
      </w:pPr>
      <w:r w:rsidRPr="00953D74">
        <w:rPr>
          <w:rFonts w:ascii="TimesNewRomanPSMT" w:hAnsi="TimesNewRomanPSMT"/>
          <w:color w:val="000000"/>
        </w:rPr>
        <w:t>Δ F=(F</w:t>
      </w:r>
      <w:r w:rsidRPr="00953D74">
        <w:rPr>
          <w:rFonts w:ascii="TimesNewRomanPSMT" w:hAnsi="TimesNewRomanPSMT"/>
          <w:color w:val="000000"/>
          <w:sz w:val="16"/>
        </w:rPr>
        <w:t>R</w:t>
      </w:r>
      <w:r w:rsidRPr="00953D74">
        <w:rPr>
          <w:rFonts w:ascii="TimesNewRomanPSMT" w:hAnsi="TimesNewRomanPSMT"/>
          <w:color w:val="000000"/>
        </w:rPr>
        <w:t>-</w:t>
      </w:r>
      <w:proofErr w:type="gramStart"/>
      <w:r w:rsidRPr="00953D74">
        <w:rPr>
          <w:rFonts w:ascii="TimesNewRomanPSMT" w:hAnsi="TimesNewRomanPSMT"/>
          <w:color w:val="000000"/>
        </w:rPr>
        <w:t>F</w:t>
      </w:r>
      <w:r w:rsidRPr="00953D74">
        <w:rPr>
          <w:rFonts w:ascii="TimesNewRomanPSMT" w:hAnsi="TimesNewRomanPSMT"/>
          <w:color w:val="000000"/>
          <w:sz w:val="16"/>
        </w:rPr>
        <w:t>T</w:t>
      </w:r>
      <w:r w:rsidRPr="00953D74">
        <w:rPr>
          <w:rFonts w:ascii="TimesNewRomanPSMT" w:hAnsi="TimesNewRomanPSMT"/>
          <w:color w:val="000000"/>
        </w:rPr>
        <w:t>)=</w:t>
      </w:r>
      <w:proofErr w:type="gramEnd"/>
      <w:r w:rsidRPr="00953D74">
        <w:rPr>
          <w:rFonts w:ascii="TimesNewRomanPSMT" w:hAnsi="TimesNewRomanPSMT"/>
          <w:color w:val="000000"/>
        </w:rPr>
        <w:t xml:space="preserve"> 2.F</w:t>
      </w:r>
      <w:r w:rsidRPr="00953D74">
        <w:rPr>
          <w:rFonts w:ascii="TimesNewRomanPSMT" w:hAnsi="TimesNewRomanPSMT"/>
          <w:color w:val="000000"/>
          <w:sz w:val="16"/>
        </w:rPr>
        <w:t xml:space="preserve">T </w:t>
      </w:r>
      <w:r w:rsidRPr="00953D74">
        <w:rPr>
          <w:rFonts w:ascii="TimesNewRomanPSMT" w:hAnsi="TimesNewRomanPSMT"/>
          <w:color w:val="000000"/>
        </w:rPr>
        <w:t xml:space="preserve">.V. </w:t>
      </w:r>
      <w:proofErr w:type="spellStart"/>
      <w:r w:rsidRPr="00953D74">
        <w:rPr>
          <w:rFonts w:ascii="TimesNewRomanPSMT" w:hAnsi="TimesNewRomanPSMT"/>
          <w:color w:val="000000"/>
        </w:rPr>
        <w:t>cosθ</w:t>
      </w:r>
      <w:proofErr w:type="spellEnd"/>
      <w:r w:rsidRPr="00953D74">
        <w:rPr>
          <w:rFonts w:ascii="TimesNewRomanPSMT" w:hAnsi="TimesNewRomanPSMT"/>
          <w:color w:val="000000"/>
        </w:rPr>
        <w:t>/C</w:t>
      </w:r>
    </w:p>
    <w:p w14:paraId="0BBDCF1C" w14:textId="77777777" w:rsidR="00520B48" w:rsidRDefault="00520B48" w:rsidP="00ED76B1">
      <w:pPr>
        <w:spacing w:after="200" w:line="480" w:lineRule="auto"/>
        <w:jc w:val="both"/>
        <w:rPr>
          <w:rFonts w:ascii="TimesNewRomanPSMT" w:hAnsi="TimesNewRomanPSMT"/>
          <w:color w:val="000000"/>
        </w:rPr>
      </w:pPr>
      <w:r w:rsidRPr="00520B48">
        <w:rPr>
          <w:rFonts w:ascii="TimesNewRomanPSMT" w:hAnsi="TimesNewRomanPSMT"/>
          <w:color w:val="000000"/>
        </w:rPr>
        <w:lastRenderedPageBreak/>
        <w:t>where θ is the angle formed by the incident ultrasonic beam and the axis of flow</w:t>
      </w:r>
      <w:r w:rsidR="00953D74" w:rsidRPr="00953D74">
        <w:rPr>
          <w:rFonts w:ascii="TimesNewRomanPSMT" w:hAnsi="TimesNewRomanPSMT"/>
          <w:color w:val="000000"/>
        </w:rPr>
        <w:t xml:space="preserve">. </w:t>
      </w:r>
    </w:p>
    <w:p w14:paraId="0BBF27DD" w14:textId="77777777" w:rsidR="00953D74" w:rsidRPr="00520B48" w:rsidRDefault="00520B48" w:rsidP="00520B48">
      <w:pPr>
        <w:spacing w:after="200" w:line="480" w:lineRule="auto"/>
        <w:jc w:val="both"/>
        <w:rPr>
          <w:rFonts w:ascii="TimesNewRomanPSMT" w:hAnsi="TimesNewRomanPSMT"/>
          <w:color w:val="000000"/>
        </w:rPr>
      </w:pPr>
      <w:r w:rsidRPr="00520B48">
        <w:rPr>
          <w:rFonts w:ascii="TimesNewRomanPSMT" w:hAnsi="TimesNewRomanPSMT"/>
          <w:color w:val="000000"/>
        </w:rPr>
        <w:t xml:space="preserve">Flow velocity can be estimated if the Doppler angle can be detected. Both the Doppler frequency shift and the angle of </w:t>
      </w:r>
      <w:proofErr w:type="spellStart"/>
      <w:r w:rsidRPr="00520B48">
        <w:rPr>
          <w:rFonts w:ascii="TimesNewRomanPSMT" w:hAnsi="TimesNewRomanPSMT"/>
          <w:color w:val="000000"/>
        </w:rPr>
        <w:t>insonation</w:t>
      </w:r>
      <w:proofErr w:type="spellEnd"/>
      <w:r w:rsidRPr="00520B48">
        <w:rPr>
          <w:rFonts w:ascii="TimesNewRomanPSMT" w:hAnsi="TimesNewRomanPSMT"/>
          <w:color w:val="000000"/>
        </w:rPr>
        <w:t xml:space="preserve"> to the target movement direction must be precisely measured in order to estimate the target velocity accurately. The cosine of θ approaches zero as the Doppler angle (θ) gets closer to 90 degrees. There is no discernible Doppler frequency shift and no relative movement of the target toward or away from the transducer when the angle is 90 degrees. Doppler measurements must be taken at angles less than 60 degrees in order to achieve accurate angle correction since the cosine of the Doppler angle changes quickly for angles greater than 60 degrees. A tiny error in Doppler angle estimation can lead to a big error in velocity prediction because, beyond 60 degrees, relatively slight changes in Doppler angle are linked to large changes in </w:t>
      </w:r>
      <w:proofErr w:type="spellStart"/>
      <w:r w:rsidRPr="00520B48">
        <w:rPr>
          <w:rFonts w:ascii="TimesNewRomanPSMT" w:hAnsi="TimesNewRomanPSMT"/>
          <w:color w:val="000000"/>
        </w:rPr>
        <w:t>cosθ</w:t>
      </w:r>
      <w:proofErr w:type="spellEnd"/>
      <w:r w:rsidRPr="00520B48">
        <w:rPr>
          <w:rFonts w:ascii="TimesNewRomanPSMT" w:hAnsi="TimesNewRomanPSMT"/>
          <w:color w:val="000000"/>
        </w:rPr>
        <w:t>. When using both color and duplex Doppler devices, these factors are crucial. Maximum Doppler frequency differences are achieved when the transducer axis and the direction of flow are at a relatively small angle, whereas optimal imaging of the vessel wall is achieved when the transducer axis is perpendicular to the wall</w:t>
      </w:r>
      <w:r>
        <w:rPr>
          <w:rFonts w:ascii="TimesNewRomanPSMT" w:hAnsi="TimesNewRomanPSMT"/>
          <w:color w:val="000000"/>
        </w:rPr>
        <w:t xml:space="preserve"> </w:t>
      </w:r>
      <w:r w:rsidR="00953D74" w:rsidRPr="00953D74">
        <w:rPr>
          <w:rFonts w:ascii="TimesNewRomanPSMT" w:hAnsi="TimesNewRomanPSMT"/>
          <w:color w:val="000000"/>
        </w:rPr>
        <w:t>(</w:t>
      </w:r>
      <w:proofErr w:type="spellStart"/>
      <w:r w:rsidR="00953D74" w:rsidRPr="00953D74">
        <w:rPr>
          <w:rFonts w:ascii="TimesNewRomanPSMT" w:hAnsi="TimesNewRomanPSMT"/>
          <w:color w:val="000000"/>
        </w:rPr>
        <w:t>Rumack</w:t>
      </w:r>
      <w:proofErr w:type="spellEnd"/>
      <w:r w:rsidR="00953D74" w:rsidRPr="00953D74">
        <w:rPr>
          <w:rFonts w:ascii="TimesNewRomanPSMT" w:hAnsi="TimesNewRomanPSMT"/>
          <w:color w:val="000000"/>
        </w:rPr>
        <w:t xml:space="preserve"> et al 2011).</w:t>
      </w:r>
      <w:r w:rsidR="00953D74" w:rsidRPr="00953D74">
        <w:t xml:space="preserve"> </w:t>
      </w:r>
    </w:p>
    <w:p w14:paraId="3F68EFB9" w14:textId="77777777" w:rsidR="00953D74" w:rsidRDefault="002F58D7" w:rsidP="00ED76B1">
      <w:pPr>
        <w:spacing w:after="200" w:line="480" w:lineRule="auto"/>
        <w:jc w:val="both"/>
        <w:rPr>
          <w:rFonts w:ascii="TimesNewRomanPSMT" w:hAnsi="TimesNewRomanPSMT"/>
          <w:color w:val="000000"/>
        </w:rPr>
      </w:pPr>
      <w:r w:rsidRPr="002F58D7">
        <w:rPr>
          <w:rFonts w:ascii="TimesNewRomanPSMT" w:hAnsi="TimesNewRomanPSMT"/>
          <w:color w:val="000000"/>
        </w:rPr>
        <w:t xml:space="preserve">It is ideal for measured Doppler frequencies to be adjusted for the Doppler angle in peripheral vascular applications in order to enable velocity measurement. This removes errors in the interpretation of frequency data acquired at various Doppler angles and enables comparison of data from systems using various Doppler frequencies. Angle-corrected velocity measurements are recommended for abdominal applications, even though Doppler frequency shift data alone is frequently used for qualitative evaluations of flow. When using Doppler equipment in a clinical setting, it is crucial to understand how the transducer frequency (FT), Doppler angle (θ), </w:t>
      </w:r>
      <w:r w:rsidRPr="002F58D7">
        <w:rPr>
          <w:rFonts w:ascii="TimesNewRomanPSMT" w:hAnsi="TimesNewRomanPSMT"/>
          <w:color w:val="000000"/>
        </w:rPr>
        <w:lastRenderedPageBreak/>
        <w:t>Doppler frequency shift (ΔF), and target velocity are related by the Doppler equation</w:t>
      </w:r>
      <w:r>
        <w:rPr>
          <w:rFonts w:ascii="TimesNewRomanPSMT" w:hAnsi="TimesNewRomanPSMT"/>
          <w:color w:val="000000"/>
        </w:rPr>
        <w:t xml:space="preserve"> </w:t>
      </w:r>
      <w:r w:rsidR="00953D74" w:rsidRPr="00953D74">
        <w:rPr>
          <w:rFonts w:ascii="TimesNewRomanPSMT" w:hAnsi="TimesNewRomanPSMT"/>
          <w:color w:val="000000"/>
        </w:rPr>
        <w:t>(</w:t>
      </w:r>
      <w:proofErr w:type="spellStart"/>
      <w:r w:rsidR="00953D74" w:rsidRPr="00953D74">
        <w:rPr>
          <w:rFonts w:ascii="TimesNewRomanPSMT" w:hAnsi="TimesNewRomanPSMT"/>
          <w:color w:val="000000"/>
        </w:rPr>
        <w:t>Rumack</w:t>
      </w:r>
      <w:proofErr w:type="spellEnd"/>
      <w:r w:rsidR="00953D74" w:rsidRPr="00953D74">
        <w:rPr>
          <w:rFonts w:ascii="TimesNewRomanPSMT" w:hAnsi="TimesNewRomanPSMT"/>
          <w:color w:val="000000"/>
        </w:rPr>
        <w:t xml:space="preserve"> et al 2011).</w:t>
      </w:r>
    </w:p>
    <w:p w14:paraId="37C16D04" w14:textId="77777777" w:rsidR="00953D74" w:rsidRDefault="00953D74" w:rsidP="00ED76B1">
      <w:pPr>
        <w:spacing w:after="200" w:line="480" w:lineRule="auto"/>
        <w:jc w:val="both"/>
        <w:rPr>
          <w:rFonts w:ascii="TimesNewRomanPS-BoldMT" w:hAnsi="TimesNewRomanPS-BoldMT"/>
          <w:b/>
          <w:bCs/>
          <w:color w:val="000000"/>
          <w:sz w:val="26"/>
          <w:szCs w:val="26"/>
        </w:rPr>
      </w:pPr>
      <w:r w:rsidRPr="00953D74">
        <w:rPr>
          <w:rFonts w:ascii="TimesNewRomanPS-BoldMT" w:hAnsi="TimesNewRomanPS-BoldMT"/>
          <w:b/>
          <w:bCs/>
          <w:color w:val="000000"/>
          <w:sz w:val="26"/>
          <w:szCs w:val="26"/>
        </w:rPr>
        <w:t>Doppler Signal Processing and Display</w:t>
      </w:r>
    </w:p>
    <w:p w14:paraId="12800002" w14:textId="77777777" w:rsidR="00BF3FC1" w:rsidRPr="00BF3FC1" w:rsidRDefault="00BF3FC1" w:rsidP="00BF3FC1">
      <w:pPr>
        <w:spacing w:after="200" w:line="480" w:lineRule="auto"/>
        <w:rPr>
          <w:rFonts w:ascii="TimesNewRomanPSMT" w:hAnsi="TimesNewRomanPSMT"/>
          <w:color w:val="000000"/>
        </w:rPr>
      </w:pPr>
      <w:r w:rsidRPr="00BF3FC1">
        <w:rPr>
          <w:rFonts w:ascii="TimesNewRomanPSMT" w:hAnsi="TimesNewRomanPSMT"/>
          <w:color w:val="000000"/>
        </w:rPr>
        <w:t xml:space="preserve">The Doppler frequency shift, or ΔF, can be processed in a number of ways to yield valuable data about the velocity and direction of blood. Clinically observed Doppler frequency shifts fall within the hearing range. With practice, the operator can recognize a variety of flow characteristics by using their ears to examine this audio information. The Doppler shift statistics are typically shown graphically as a time-varying representation of the returned signal's frequency spectrum. The frequency analysis is carried out using a rapid Fourier transform. The following is seen in the generated Doppler frequency spectrum: </w:t>
      </w:r>
    </w:p>
    <w:p w14:paraId="538D0020" w14:textId="77777777" w:rsidR="00BF3FC1" w:rsidRDefault="00BF3FC1" w:rsidP="00BF3FC1">
      <w:pPr>
        <w:spacing w:after="200" w:line="360" w:lineRule="auto"/>
        <w:jc w:val="both"/>
        <w:rPr>
          <w:rFonts w:ascii="SymbolMT" w:hAnsi="SymbolMT"/>
          <w:color w:val="000000"/>
        </w:rPr>
      </w:pPr>
      <w:r>
        <w:rPr>
          <w:rFonts w:ascii="SymbolMT" w:hAnsi="SymbolMT"/>
          <w:color w:val="000000"/>
        </w:rPr>
        <w:t xml:space="preserve">• </w:t>
      </w:r>
      <w:r w:rsidRPr="00BF3FC1">
        <w:rPr>
          <w:rFonts w:ascii="SymbolMT" w:hAnsi="SymbolMT"/>
          <w:color w:val="000000"/>
        </w:rPr>
        <w:t xml:space="preserve">Changes in the Doppler frequencies in the sampled volume with time. </w:t>
      </w:r>
      <w:r w:rsidRPr="00BF3FC1">
        <w:rPr>
          <w:rFonts w:ascii="SymbolMT" w:hAnsi="SymbolMT"/>
          <w:color w:val="000000"/>
        </w:rPr>
        <w:br/>
        <w:t xml:space="preserve">• </w:t>
      </w:r>
      <w:r>
        <w:rPr>
          <w:rFonts w:ascii="SymbolMT" w:hAnsi="SymbolMT"/>
          <w:color w:val="000000"/>
        </w:rPr>
        <w:t xml:space="preserve"> </w:t>
      </w:r>
      <w:r w:rsidRPr="00BF3FC1">
        <w:rPr>
          <w:rFonts w:ascii="SymbolMT" w:hAnsi="SymbolMT"/>
          <w:color w:val="000000"/>
        </w:rPr>
        <w:t>The spectrum's envelope, which shows the highest frequencies that are present at any particular moment.</w:t>
      </w:r>
    </w:p>
    <w:p w14:paraId="634ABCB1" w14:textId="77777777" w:rsidR="00BF3FC1" w:rsidRPr="00BF3FC1" w:rsidRDefault="00BF3FC1" w:rsidP="00BF3FC1">
      <w:pPr>
        <w:spacing w:after="200" w:line="360" w:lineRule="auto"/>
        <w:jc w:val="both"/>
        <w:rPr>
          <w:rFonts w:ascii="SymbolMT" w:hAnsi="SymbolMT"/>
          <w:color w:val="000000"/>
        </w:rPr>
      </w:pPr>
      <w:r w:rsidRPr="00BF3FC1">
        <w:rPr>
          <w:rFonts w:ascii="SymbolMT" w:hAnsi="SymbolMT"/>
          <w:color w:val="000000"/>
        </w:rPr>
        <w:t xml:space="preserve">• </w:t>
      </w:r>
      <w:r>
        <w:rPr>
          <w:rFonts w:ascii="SymbolMT" w:hAnsi="SymbolMT"/>
          <w:color w:val="000000"/>
        </w:rPr>
        <w:t xml:space="preserve"> </w:t>
      </w:r>
      <w:r w:rsidRPr="00BF3FC1">
        <w:rPr>
          <w:rFonts w:ascii="SymbolMT" w:hAnsi="SymbolMT"/>
          <w:color w:val="000000"/>
        </w:rPr>
        <w:t>The spectrum's width at any given location, which shows the variety of frequencies present.</w:t>
      </w:r>
    </w:p>
    <w:p w14:paraId="4535AFD0" w14:textId="77777777" w:rsidR="00BF3FC1" w:rsidRPr="00BF3FC1" w:rsidRDefault="00BF3FC1" w:rsidP="00BF3FC1">
      <w:pPr>
        <w:spacing w:after="200" w:line="480" w:lineRule="auto"/>
        <w:jc w:val="both"/>
        <w:rPr>
          <w:rFonts w:ascii="TimesNewRomanPSMT" w:hAnsi="TimesNewRomanPSMT"/>
          <w:color w:val="000000"/>
        </w:rPr>
      </w:pPr>
      <w:r w:rsidRPr="00BF3FC1">
        <w:rPr>
          <w:rFonts w:ascii="TimesNewRomanPSMT" w:hAnsi="TimesNewRomanPSMT"/>
          <w:color w:val="000000"/>
        </w:rPr>
        <w:t xml:space="preserve">The number of targets traveling at a specific velocity is correlated with the Doppler signal's amplitude. Each frequency component's amplitude is shown in grayscale as part of the spectrum in many instruments. Spectral broadening occurs when there are many distinct frequencies present at a particular moment in the cardiac cycle. </w:t>
      </w:r>
    </w:p>
    <w:p w14:paraId="37A68C6A" w14:textId="77777777" w:rsidR="00953D74" w:rsidRPr="00BF3FC1" w:rsidRDefault="00BF3FC1" w:rsidP="00ED76B1">
      <w:pPr>
        <w:spacing w:after="200" w:line="480" w:lineRule="auto"/>
        <w:jc w:val="both"/>
        <w:rPr>
          <w:rFonts w:ascii="TimesNewRomanPSMT" w:hAnsi="TimesNewRomanPSMT"/>
          <w:color w:val="000000"/>
        </w:rPr>
      </w:pPr>
      <w:r w:rsidRPr="00BF3FC1">
        <w:rPr>
          <w:rFonts w:ascii="TimesNewRomanPSMT" w:hAnsi="TimesNewRomanPSMT"/>
          <w:color w:val="000000"/>
        </w:rPr>
        <w:t xml:space="preserve">A depiction of the Doppler frequency shift is shown as an aspect of the image itself in color Doppler imaging systems. Apart from identifying Doppler frequency shift information from every pixel in the picture, these systems might potentially offer </w:t>
      </w:r>
      <w:r w:rsidRPr="00BF3FC1">
        <w:rPr>
          <w:rFonts w:ascii="TimesNewRomanPSMT" w:hAnsi="TimesNewRomanPSMT"/>
          <w:color w:val="000000"/>
        </w:rPr>
        <w:lastRenderedPageBreak/>
        <w:t xml:space="preserve">range-gated pulsed waves Doppler for displaying Doppler data with spectral analysis </w:t>
      </w:r>
      <w:r w:rsidR="00953D74" w:rsidRPr="00953D74">
        <w:rPr>
          <w:rFonts w:ascii="TimesNewRomanPSMT" w:hAnsi="TimesNewRomanPSMT"/>
          <w:color w:val="000000"/>
        </w:rPr>
        <w:t>(</w:t>
      </w:r>
      <w:proofErr w:type="spellStart"/>
      <w:r w:rsidR="00953D74" w:rsidRPr="00953D74">
        <w:rPr>
          <w:rFonts w:ascii="TimesNewRomanPSMT" w:hAnsi="TimesNewRomanPSMT"/>
          <w:color w:val="000000"/>
        </w:rPr>
        <w:t>Rumack</w:t>
      </w:r>
      <w:proofErr w:type="spellEnd"/>
      <w:r w:rsidR="00953D74" w:rsidRPr="00953D74">
        <w:rPr>
          <w:rFonts w:ascii="TimesNewRomanPSMT" w:hAnsi="TimesNewRomanPSMT"/>
          <w:color w:val="000000"/>
        </w:rPr>
        <w:t xml:space="preserve"> et al 2011).</w:t>
      </w:r>
      <w:r w:rsidR="00953D74" w:rsidRPr="00953D74">
        <w:t xml:space="preserve"> </w:t>
      </w:r>
    </w:p>
    <w:p w14:paraId="0B658DC9" w14:textId="77777777" w:rsidR="00953D74" w:rsidRDefault="00953D74" w:rsidP="00ED76B1">
      <w:pPr>
        <w:spacing w:after="200" w:line="480" w:lineRule="auto"/>
        <w:jc w:val="both"/>
        <w:rPr>
          <w:rFonts w:ascii="TimesNewRomanPS-BoldMT" w:hAnsi="TimesNewRomanPS-BoldMT"/>
          <w:b/>
          <w:bCs/>
          <w:color w:val="000000"/>
          <w:sz w:val="26"/>
          <w:szCs w:val="26"/>
        </w:rPr>
      </w:pPr>
      <w:r w:rsidRPr="00953D74">
        <w:rPr>
          <w:rFonts w:ascii="TimesNewRomanPS-BoldMT" w:hAnsi="TimesNewRomanPS-BoldMT"/>
          <w:b/>
          <w:bCs/>
          <w:color w:val="000000"/>
          <w:sz w:val="26"/>
          <w:szCs w:val="26"/>
        </w:rPr>
        <w:t>Doppler Instrumentation</w:t>
      </w:r>
    </w:p>
    <w:p w14:paraId="51FD123D" w14:textId="77777777" w:rsidR="00402287" w:rsidRPr="00402287" w:rsidRDefault="00402287" w:rsidP="00402287">
      <w:pPr>
        <w:spacing w:after="200" w:line="480" w:lineRule="auto"/>
        <w:jc w:val="both"/>
        <w:rPr>
          <w:rFonts w:ascii="TimesNewRomanPSMT" w:hAnsi="TimesNewRomanPSMT"/>
          <w:color w:val="000000"/>
        </w:rPr>
      </w:pPr>
      <w:r w:rsidRPr="00402287">
        <w:rPr>
          <w:rFonts w:ascii="TimesNewRomanPSMT" w:hAnsi="TimesNewRomanPSMT"/>
          <w:color w:val="000000"/>
        </w:rPr>
        <w:t>Doppler ultrasound devices are designed to show flow information, as opposed to A-mode, M-mode, and B-mode grayscale ultrasonography, which show information from tissue interfaces. The most basic Doppler devices use two transducers that continually send and receive ultrasound (continuous wave or CW Doppler), which uses continuous wave rather than pulsed wave ultrasound. At a certain distance from the transducer face, the broadcast and receive beams overlap in a sensitive volume. Even while CW Doppler can identify the direction of flow, these instruments are unable to distinguish between motion originating from different depths, and it is difficult, if not impossible, to pinpoint the exact source of the signal being detected.</w:t>
      </w:r>
      <w:r>
        <w:rPr>
          <w:rFonts w:ascii="TimesNewRomanPSMT" w:hAnsi="TimesNewRomanPSMT"/>
          <w:color w:val="000000"/>
        </w:rPr>
        <w:t xml:space="preserve"> </w:t>
      </w:r>
      <w:r w:rsidRPr="00402287">
        <w:rPr>
          <w:rFonts w:ascii="TimesNewRomanPSMT" w:hAnsi="TimesNewRomanPSMT"/>
          <w:color w:val="000000"/>
        </w:rPr>
        <w:t xml:space="preserve">Portable and reasonably priced, </w:t>
      </w:r>
      <w:r w:rsidR="005C1C12">
        <w:rPr>
          <w:rFonts w:ascii="TimesNewRomanPSMT" w:hAnsi="TimesNewRomanPSMT"/>
          <w:color w:val="000000"/>
        </w:rPr>
        <w:t>t</w:t>
      </w:r>
      <w:r w:rsidRPr="00402287">
        <w:rPr>
          <w:rFonts w:ascii="TimesNewRomanPSMT" w:hAnsi="TimesNewRomanPSMT"/>
          <w:color w:val="000000"/>
        </w:rPr>
        <w:t xml:space="preserve">he main applications for CW Doppler equipment are intraoperatively or at the patient's bedside to verify the existence of flow in superficial vessels. </w:t>
      </w:r>
    </w:p>
    <w:p w14:paraId="74B18D2B" w14:textId="77777777" w:rsidR="0042661E" w:rsidRPr="0042661E" w:rsidRDefault="0042661E" w:rsidP="0042661E">
      <w:pPr>
        <w:spacing w:after="200" w:line="480" w:lineRule="auto"/>
        <w:jc w:val="both"/>
        <w:rPr>
          <w:rFonts w:ascii="TimesNewRomanPSMT" w:hAnsi="TimesNewRomanPSMT"/>
          <w:color w:val="000000"/>
        </w:rPr>
      </w:pPr>
      <w:r w:rsidRPr="0042661E">
        <w:rPr>
          <w:rFonts w:ascii="TimesNewRomanPSMT" w:hAnsi="TimesNewRomanPSMT"/>
          <w:color w:val="000000"/>
        </w:rPr>
        <w:t xml:space="preserve">The majority of applications use range-gated, pulsed wave Doppler due to the limitations of CW devices. Pulsed wave Doppler devices release short bursts of ultrasonic energy as opposed to a continuous wave. When sound pulses are used, the time gap between a pulse's transmission and its return can be used to calculate the depth at which the Doppler shift occurs. The concepts are comparable to those of imaging's echo-ranging. It is possible to alter the shape, depth, and position of the sensitive volume from which flow measurements are taken in a pulsed wave Doppler system. The position of the Doppler sample can be precisely controlled and tracked </w:t>
      </w:r>
      <w:r w:rsidRPr="0042661E">
        <w:rPr>
          <w:rFonts w:ascii="TimesNewRomanPSMT" w:hAnsi="TimesNewRomanPSMT"/>
          <w:color w:val="000000"/>
        </w:rPr>
        <w:lastRenderedPageBreak/>
        <w:t>when a 2-D, real-time, B-mode imager is integrated with pulsed wave Doppler to create a duplex scanner.</w:t>
      </w:r>
    </w:p>
    <w:p w14:paraId="5A8190BF" w14:textId="77777777" w:rsidR="00177CE6" w:rsidRPr="00177CE6" w:rsidRDefault="00177CE6" w:rsidP="00177CE6">
      <w:pPr>
        <w:spacing w:after="200" w:line="480" w:lineRule="auto"/>
        <w:jc w:val="both"/>
        <w:rPr>
          <w:rFonts w:ascii="TimesNewRomanPSMT" w:hAnsi="TimesNewRomanPSMT"/>
          <w:color w:val="000000"/>
        </w:rPr>
      </w:pPr>
      <w:r w:rsidRPr="00177CE6">
        <w:rPr>
          <w:rFonts w:ascii="TimesNewRomanPSMT" w:hAnsi="TimesNewRomanPSMT"/>
          <w:color w:val="000000"/>
        </w:rPr>
        <w:t xml:space="preserve">Color Doppler imaging is the most widely used type of Doppler ultrasonography in radiology applications. Frequency shift data derived from Doppler measurements is shown as an image feature in color Doppler imaging systems. The B-mode image is based on targets that are stationary or move slowly. The existence and direction of motion, as well as variations in echo signal frequency correlated with the target's velocity, are all indicated by the signal phase. As red blood cells move toward or away from the transducer, their backscattered signals are shown in color. The relative frequency shift that the moving red blood cells cause is indicated by the color's saturation level. </w:t>
      </w:r>
    </w:p>
    <w:p w14:paraId="379ADF68" w14:textId="77777777" w:rsidR="003A4F66" w:rsidRDefault="003A4F66" w:rsidP="00ED76B1">
      <w:pPr>
        <w:spacing w:after="200" w:line="480" w:lineRule="auto"/>
        <w:jc w:val="both"/>
        <w:rPr>
          <w:rFonts w:ascii="TimesNewRomanPS-BoldMT" w:hAnsi="TimesNewRomanPS-BoldMT"/>
          <w:b/>
          <w:bCs/>
          <w:color w:val="000000"/>
          <w:sz w:val="26"/>
          <w:szCs w:val="26"/>
        </w:rPr>
      </w:pPr>
      <w:r w:rsidRPr="003A4F66">
        <w:rPr>
          <w:rFonts w:ascii="TimesNewRomanPS-BoldMT" w:hAnsi="TimesNewRomanPS-BoldMT"/>
          <w:b/>
          <w:bCs/>
          <w:color w:val="000000"/>
          <w:sz w:val="26"/>
          <w:szCs w:val="26"/>
        </w:rPr>
        <w:t>Color Doppler Flow Imaging (CDFI)</w:t>
      </w:r>
    </w:p>
    <w:p w14:paraId="4B796176" w14:textId="77777777" w:rsidR="003A4F66" w:rsidRPr="00315383" w:rsidRDefault="00315383" w:rsidP="00ED76B1">
      <w:pPr>
        <w:spacing w:after="200" w:line="480" w:lineRule="auto"/>
        <w:jc w:val="both"/>
        <w:rPr>
          <w:rFonts w:ascii="TimesNewRomanPSMT" w:hAnsi="TimesNewRomanPSMT"/>
          <w:color w:val="000000"/>
        </w:rPr>
      </w:pPr>
      <w:r w:rsidRPr="00315383">
        <w:rPr>
          <w:rFonts w:ascii="TimesNewRomanPSMT" w:hAnsi="TimesNewRomanPSMT"/>
          <w:color w:val="000000"/>
        </w:rPr>
        <w:t xml:space="preserve">By offering more features, Color Doppler Flow Imaging (CDFI) enhances traditional duplex sonography. Relative velocity can be estimated from the image alone by using color saturation to show differences in Doppler shift frequency, as long as variations in the Doppler angle are observed. The position and direction of the vessel of interest can always be noticed thanks to the flow display across the imaging area. The ability to display spatial information in relation to velocity is perfect for revealing small, localized regions of turbulence inside a vessel, which can reveal signs of stenosis or irregularities in the vessel wall brought on by trauma, atheroma, or other illnesses. Everywhere in the vessel, flow is seen, and stenotic jets and concentrated turbulence are visible that could be missed by duplex instruments. Small vessels that are invisible with traditional imagers can be seen thanks to the contrast of flow within the vessel </w:t>
      </w:r>
      <w:r w:rsidRPr="00315383">
        <w:rPr>
          <w:rFonts w:ascii="TimesNewRomanPSMT" w:hAnsi="TimesNewRomanPSMT"/>
          <w:color w:val="000000"/>
        </w:rPr>
        <w:lastRenderedPageBreak/>
        <w:t>lumen, which also makes irregularities in the wall more noticeable. CDFI facilitates Doppler angle measurement and flow direction determination</w:t>
      </w:r>
      <w:r w:rsidR="003A4F66" w:rsidRPr="003A4F66">
        <w:rPr>
          <w:rFonts w:ascii="TimesNewRomanPSMT" w:hAnsi="TimesNewRomanPSMT"/>
          <w:color w:val="000000"/>
        </w:rPr>
        <w:t xml:space="preserve"> (</w:t>
      </w:r>
      <w:proofErr w:type="spellStart"/>
      <w:r w:rsidR="003A4F66" w:rsidRPr="003A4F66">
        <w:rPr>
          <w:rFonts w:ascii="TimesNewRomanPSMT" w:hAnsi="TimesNewRomanPSMT"/>
          <w:color w:val="000000"/>
        </w:rPr>
        <w:t>Rumack</w:t>
      </w:r>
      <w:proofErr w:type="spellEnd"/>
      <w:r w:rsidR="003A4F66" w:rsidRPr="003A4F66">
        <w:rPr>
          <w:rFonts w:ascii="TimesNewRomanPSMT" w:hAnsi="TimesNewRomanPSMT"/>
          <w:color w:val="000000"/>
        </w:rPr>
        <w:t xml:space="preserve"> et al 2011).</w:t>
      </w:r>
      <w:r w:rsidR="003A4F66" w:rsidRPr="003A4F66">
        <w:t xml:space="preserve"> </w:t>
      </w:r>
    </w:p>
    <w:p w14:paraId="0A9CCD0E" w14:textId="77777777" w:rsidR="003F2524" w:rsidRPr="0037176C" w:rsidRDefault="003F2524" w:rsidP="003F2524">
      <w:pPr>
        <w:pStyle w:val="NormalWeb"/>
        <w:spacing w:before="0" w:beforeAutospacing="0" w:after="0" w:afterAutospacing="0" w:line="480" w:lineRule="auto"/>
        <w:jc w:val="both"/>
        <w:rPr>
          <w:b/>
          <w:color w:val="000000"/>
          <w:sz w:val="26"/>
          <w:szCs w:val="26"/>
        </w:rPr>
      </w:pPr>
      <w:proofErr w:type="spellStart"/>
      <w:r w:rsidRPr="0037176C">
        <w:rPr>
          <w:b/>
          <w:color w:val="000000"/>
          <w:sz w:val="26"/>
          <w:szCs w:val="26"/>
        </w:rPr>
        <w:t>Pulsatility</w:t>
      </w:r>
      <w:proofErr w:type="spellEnd"/>
      <w:r w:rsidRPr="0037176C">
        <w:rPr>
          <w:b/>
          <w:color w:val="000000"/>
          <w:sz w:val="26"/>
          <w:szCs w:val="26"/>
        </w:rPr>
        <w:t xml:space="preserve"> Measurements: </w:t>
      </w:r>
    </w:p>
    <w:p w14:paraId="3C7335C1" w14:textId="77777777" w:rsidR="00ED13AF" w:rsidRDefault="00ED13AF" w:rsidP="00ED13AF">
      <w:pPr>
        <w:pStyle w:val="NormalWeb"/>
        <w:spacing w:line="480" w:lineRule="auto"/>
        <w:jc w:val="both"/>
        <w:rPr>
          <w:color w:val="000000"/>
        </w:rPr>
      </w:pPr>
      <w:r w:rsidRPr="00ED13AF">
        <w:rPr>
          <w:color w:val="000000"/>
        </w:rPr>
        <w:t xml:space="preserve">Only two of the several waveform analysis indices that have been developed are regularly used in clinical settings. These are the </w:t>
      </w:r>
      <w:proofErr w:type="spellStart"/>
      <w:r w:rsidRPr="00ED13AF">
        <w:rPr>
          <w:color w:val="000000"/>
        </w:rPr>
        <w:t>pulsatility</w:t>
      </w:r>
      <w:proofErr w:type="spellEnd"/>
      <w:r w:rsidRPr="00ED13AF">
        <w:rPr>
          <w:color w:val="000000"/>
        </w:rPr>
        <w:t xml:space="preserve"> index (PI), also called the Gosling index, and the resistance index (RI), also called the </w:t>
      </w:r>
      <w:proofErr w:type="spellStart"/>
      <w:r w:rsidRPr="00ED13AF">
        <w:rPr>
          <w:color w:val="000000"/>
        </w:rPr>
        <w:t>Pourcelot</w:t>
      </w:r>
      <w:proofErr w:type="spellEnd"/>
      <w:r w:rsidRPr="00ED13AF">
        <w:rPr>
          <w:color w:val="000000"/>
        </w:rPr>
        <w:t xml:space="preserve"> index. Since they are ratios, they are not affected by the beam/vessel angle, albeit a beam/vessel angle of less than 600 is necessary to generate a high-quality Doppler trace from which to take the measurement. </w:t>
      </w:r>
    </w:p>
    <w:p w14:paraId="2AE1F246" w14:textId="77777777" w:rsidR="003F2524" w:rsidRPr="00727290" w:rsidRDefault="003F2524" w:rsidP="00ED13AF">
      <w:pPr>
        <w:pStyle w:val="NormalWeb"/>
        <w:spacing w:line="480" w:lineRule="auto"/>
        <w:jc w:val="both"/>
        <w:rPr>
          <w:color w:val="000000"/>
        </w:rPr>
      </w:pPr>
      <w:r w:rsidRPr="00727290">
        <w:rPr>
          <w:color w:val="000000"/>
        </w:rPr>
        <w:t>Their derivations are:</w:t>
      </w:r>
    </w:p>
    <w:p w14:paraId="39183402" w14:textId="77777777" w:rsidR="003F2524" w:rsidRPr="00727290" w:rsidRDefault="003F2524" w:rsidP="003F2524">
      <w:pPr>
        <w:pStyle w:val="NormalWeb"/>
        <w:spacing w:before="0" w:beforeAutospacing="0" w:after="0" w:afterAutospacing="0"/>
        <w:ind w:left="2880" w:firstLine="720"/>
        <w:rPr>
          <w:color w:val="000000"/>
        </w:rPr>
      </w:pPr>
      <w:r w:rsidRPr="00727290">
        <w:rPr>
          <w:color w:val="000000"/>
        </w:rPr>
        <w:t xml:space="preserve">Peak systolic velocity-End diastolic velocity </w:t>
      </w:r>
    </w:p>
    <w:p w14:paraId="708FFCA0" w14:textId="77777777" w:rsidR="003F2524" w:rsidRPr="00727290" w:rsidRDefault="003F2524" w:rsidP="003F2524">
      <w:pPr>
        <w:pStyle w:val="NormalWeb"/>
        <w:spacing w:before="0" w:beforeAutospacing="0" w:after="0" w:afterAutospacing="0"/>
        <w:rPr>
          <w:color w:val="000000"/>
        </w:rPr>
      </w:pPr>
      <w:proofErr w:type="spellStart"/>
      <w:r w:rsidRPr="00727290">
        <w:rPr>
          <w:color w:val="000000"/>
        </w:rPr>
        <w:t>Po</w:t>
      </w:r>
      <w:r>
        <w:rPr>
          <w:color w:val="000000"/>
        </w:rPr>
        <w:t>u</w:t>
      </w:r>
      <w:r w:rsidRPr="00727290">
        <w:rPr>
          <w:color w:val="000000"/>
        </w:rPr>
        <w:t>rcelot’s</w:t>
      </w:r>
      <w:proofErr w:type="spellEnd"/>
      <w:r w:rsidRPr="00727290">
        <w:rPr>
          <w:color w:val="000000"/>
        </w:rPr>
        <w:t xml:space="preserve"> Resistivity index </w:t>
      </w:r>
      <w:r>
        <w:rPr>
          <w:color w:val="000000"/>
        </w:rPr>
        <w:tab/>
      </w:r>
      <w:r w:rsidRPr="00727290">
        <w:rPr>
          <w:color w:val="000000"/>
        </w:rPr>
        <w:t>= ---------------------------</w:t>
      </w:r>
      <w:r>
        <w:rPr>
          <w:color w:val="000000"/>
        </w:rPr>
        <w:t>---------</w:t>
      </w:r>
      <w:r w:rsidRPr="00727290">
        <w:rPr>
          <w:color w:val="000000"/>
        </w:rPr>
        <w:t>-----------------------------</w:t>
      </w:r>
    </w:p>
    <w:p w14:paraId="5EDB8667" w14:textId="77777777" w:rsidR="003F2524" w:rsidRDefault="003F2524" w:rsidP="003F2524">
      <w:pPr>
        <w:pStyle w:val="NormalWeb"/>
        <w:spacing w:before="0" w:beforeAutospacing="0" w:after="0" w:afterAutospacing="0"/>
        <w:ind w:left="4320"/>
        <w:rPr>
          <w:color w:val="000000"/>
        </w:rPr>
      </w:pPr>
      <w:r w:rsidRPr="00727290">
        <w:rPr>
          <w:color w:val="000000"/>
        </w:rPr>
        <w:t xml:space="preserve">Peak systolic velocity </w:t>
      </w:r>
    </w:p>
    <w:p w14:paraId="26BFF60F" w14:textId="77777777" w:rsidR="003F2524" w:rsidRDefault="003F2524" w:rsidP="003F2524">
      <w:pPr>
        <w:pStyle w:val="NormalWeb"/>
        <w:spacing w:before="0" w:beforeAutospacing="0" w:after="0" w:afterAutospacing="0"/>
        <w:rPr>
          <w:color w:val="000000"/>
        </w:rPr>
      </w:pPr>
    </w:p>
    <w:p w14:paraId="2D4F72B8" w14:textId="77777777" w:rsidR="003F2524" w:rsidRPr="00760F0D" w:rsidRDefault="003F2524" w:rsidP="003F2524">
      <w:pPr>
        <w:pStyle w:val="NormalWeb"/>
        <w:spacing w:before="0" w:beforeAutospacing="0" w:after="0" w:afterAutospacing="0"/>
        <w:ind w:left="2880" w:firstLine="720"/>
      </w:pPr>
      <w:r w:rsidRPr="00760F0D">
        <w:t xml:space="preserve">Peak systolic velocity-End diastolic velocity </w:t>
      </w:r>
    </w:p>
    <w:p w14:paraId="5BF0CB71" w14:textId="77777777" w:rsidR="003F2524" w:rsidRPr="00760F0D" w:rsidRDefault="003F2524" w:rsidP="003F2524">
      <w:pPr>
        <w:pStyle w:val="NormalWeb"/>
        <w:spacing w:before="0" w:beforeAutospacing="0" w:after="0" w:afterAutospacing="0"/>
      </w:pPr>
      <w:r w:rsidRPr="00760F0D">
        <w:rPr>
          <w:bCs/>
        </w:rPr>
        <w:t xml:space="preserve">Gosling’s </w:t>
      </w:r>
      <w:proofErr w:type="spellStart"/>
      <w:r w:rsidRPr="00760F0D">
        <w:rPr>
          <w:bCs/>
        </w:rPr>
        <w:t>Pulsatility</w:t>
      </w:r>
      <w:proofErr w:type="spellEnd"/>
      <w:r w:rsidRPr="00760F0D">
        <w:rPr>
          <w:bCs/>
        </w:rPr>
        <w:t xml:space="preserve"> index</w:t>
      </w:r>
      <w:r w:rsidRPr="00760F0D">
        <w:t>= ------------------</w:t>
      </w:r>
      <w:r>
        <w:t>-----------</w:t>
      </w:r>
      <w:r w:rsidRPr="00760F0D">
        <w:t>-------------------------------------</w:t>
      </w:r>
    </w:p>
    <w:p w14:paraId="3FB99CA5" w14:textId="77777777" w:rsidR="003F2524" w:rsidRPr="00760F0D" w:rsidRDefault="003F2524" w:rsidP="003F2524">
      <w:pPr>
        <w:pStyle w:val="NormalWeb"/>
        <w:spacing w:before="0" w:beforeAutospacing="0" w:after="0" w:afterAutospacing="0"/>
        <w:ind w:left="3600" w:firstLine="720"/>
      </w:pPr>
      <w:r w:rsidRPr="00760F0D">
        <w:t xml:space="preserve">Temporal mean velocity </w:t>
      </w:r>
    </w:p>
    <w:p w14:paraId="4EBB43AD" w14:textId="77777777" w:rsidR="003F2524" w:rsidRPr="00A3328F" w:rsidRDefault="003F2524" w:rsidP="003F2524">
      <w:pPr>
        <w:pStyle w:val="NormalWeb"/>
        <w:spacing w:before="0" w:beforeAutospacing="0" w:after="0" w:afterAutospacing="0"/>
        <w:rPr>
          <w:color w:val="FF0000"/>
        </w:rPr>
      </w:pPr>
    </w:p>
    <w:p w14:paraId="0120269B" w14:textId="77777777" w:rsidR="003F2524" w:rsidRPr="00A3328F" w:rsidRDefault="003F2524" w:rsidP="00ED13AF">
      <w:pPr>
        <w:pStyle w:val="NormalWeb"/>
        <w:spacing w:before="0" w:beforeAutospacing="0" w:after="0" w:afterAutospacing="0"/>
        <w:rPr>
          <w:b/>
          <w:bCs/>
          <w:color w:val="FF0000"/>
        </w:rPr>
      </w:pPr>
    </w:p>
    <w:p w14:paraId="4975CB38" w14:textId="77777777" w:rsidR="003F2524" w:rsidRDefault="00ED13AF" w:rsidP="00ED13AF">
      <w:pPr>
        <w:pStyle w:val="NormalWeb"/>
        <w:spacing w:line="480" w:lineRule="auto"/>
        <w:jc w:val="both"/>
        <w:rPr>
          <w:color w:val="000000"/>
        </w:rPr>
      </w:pPr>
      <w:r w:rsidRPr="00ED13AF">
        <w:rPr>
          <w:color w:val="000000"/>
        </w:rPr>
        <w:t>Its primary drawback is that, in contrast to the RI, which simply needs two values to be measured, it necessitates calculating the mean peak frequency. The RI was employed to measure variations in diastolic flow in low-resistance vascular beds because it is very sensitive to changes in downstream flow resistance. Vascular stenosis or disease in the organ that the vessel supplies can increase resistance, but because it also depends on "end diastolic" velocity, the RI rises as heart rate falls, giving the diastolic flow more time to fall. In theory, the RI can be adjusted for a normal heart rate, but t</w:t>
      </w:r>
      <w:r>
        <w:rPr>
          <w:color w:val="000000"/>
        </w:rPr>
        <w:t xml:space="preserve">his is rarely done in practice </w:t>
      </w:r>
      <w:r w:rsidR="003F2524" w:rsidRPr="00727290">
        <w:rPr>
          <w:color w:val="000000"/>
        </w:rPr>
        <w:t>(Cosgrove</w:t>
      </w:r>
      <w:r w:rsidR="003F2524">
        <w:rPr>
          <w:color w:val="000000"/>
        </w:rPr>
        <w:t>,</w:t>
      </w:r>
      <w:r w:rsidR="003F2524" w:rsidRPr="00727290">
        <w:rPr>
          <w:color w:val="000000"/>
        </w:rPr>
        <w:t xml:space="preserve"> 2001). </w:t>
      </w:r>
    </w:p>
    <w:p w14:paraId="4702050D" w14:textId="77777777" w:rsidR="0037176C" w:rsidRPr="0037176C" w:rsidRDefault="0037176C" w:rsidP="00ED76B1">
      <w:pPr>
        <w:spacing w:after="200" w:line="480" w:lineRule="auto"/>
        <w:jc w:val="both"/>
        <w:rPr>
          <w:b/>
          <w:sz w:val="26"/>
          <w:szCs w:val="26"/>
        </w:rPr>
      </w:pPr>
      <w:r>
        <w:rPr>
          <w:b/>
          <w:sz w:val="26"/>
          <w:szCs w:val="26"/>
        </w:rPr>
        <w:lastRenderedPageBreak/>
        <w:t>Vascular R</w:t>
      </w:r>
      <w:r w:rsidR="00953D74" w:rsidRPr="0037176C">
        <w:rPr>
          <w:b/>
          <w:sz w:val="26"/>
          <w:szCs w:val="26"/>
        </w:rPr>
        <w:t xml:space="preserve">esistance: </w:t>
      </w:r>
    </w:p>
    <w:p w14:paraId="3388A3A2" w14:textId="77777777" w:rsidR="00ED13AF" w:rsidRPr="00ED13AF" w:rsidRDefault="00ED13AF" w:rsidP="00ED13AF">
      <w:pPr>
        <w:spacing w:after="200" w:line="480" w:lineRule="auto"/>
        <w:jc w:val="both"/>
        <w:rPr>
          <w:bCs/>
        </w:rPr>
      </w:pPr>
      <w:r w:rsidRPr="00ED13AF">
        <w:rPr>
          <w:bCs/>
        </w:rPr>
        <w:t>To distinguish benign from malignant tumors, color Doppler results of intralesional vascularity, vascularity type and grade, PSV, RI, and PI are helpful. To investigate the vascularity in the gland and the lesion, color Doppler, power Doppler, and pulse wave Doppler are used. When using Power Doppler Sonography (PDS), the Pulsed Repetition Frequency (PRF) is set at 700 Hz to detect small vessels, and the Doppler settings are optimized at high sensitivity, low wall filter, and medium persistence. The color gain is raised until noise or artifacts are visible. After that, it gradually diminishes until it vanishes. Color Doppler sonography images of intratumor vascularity are subjectively rated using a four-step analog scale.</w:t>
      </w:r>
    </w:p>
    <w:p w14:paraId="1BFA4483" w14:textId="77777777" w:rsidR="00ED13AF" w:rsidRPr="00ED13AF" w:rsidRDefault="00ED13AF" w:rsidP="00ED13AF">
      <w:pPr>
        <w:spacing w:after="120" w:line="480" w:lineRule="auto"/>
        <w:jc w:val="both"/>
        <w:rPr>
          <w:bCs/>
        </w:rPr>
      </w:pPr>
      <w:r w:rsidRPr="00ED13AF">
        <w:rPr>
          <w:bCs/>
        </w:rPr>
        <w:t xml:space="preserve">The mass's vascular distribution pattern can be classified as mixed, hilar (branching), or peripheral (basket-like). Using spectral Doppler, the more noticeable vessels are typically chosen for the test in order to assess the vascular resistance [Resistive Index (RI), </w:t>
      </w:r>
      <w:proofErr w:type="spellStart"/>
      <w:r w:rsidRPr="00ED13AF">
        <w:rPr>
          <w:bCs/>
        </w:rPr>
        <w:t>Pulsatility</w:t>
      </w:r>
      <w:proofErr w:type="spellEnd"/>
      <w:r w:rsidRPr="00ED13AF">
        <w:rPr>
          <w:bCs/>
        </w:rPr>
        <w:t xml:space="preserve"> Index (PI)] of lesions. Peak Systolic Velocity (PSV) is measured at an angle of 60 degrees or less after angle correction. After evaluating the lesion's Doppler characteristics and comparing them with greyscale features, the final CDUS diagnosis is created. </w:t>
      </w:r>
    </w:p>
    <w:p w14:paraId="6B231414" w14:textId="77777777" w:rsidR="00123312" w:rsidRDefault="00123312" w:rsidP="000C01F7">
      <w:pPr>
        <w:spacing w:after="120" w:line="360" w:lineRule="auto"/>
        <w:jc w:val="both"/>
        <w:rPr>
          <w:b/>
        </w:rPr>
      </w:pPr>
    </w:p>
    <w:p w14:paraId="3BC62FD6" w14:textId="77777777" w:rsidR="00123312" w:rsidRDefault="00123312" w:rsidP="000C01F7">
      <w:pPr>
        <w:spacing w:after="120" w:line="360" w:lineRule="auto"/>
        <w:jc w:val="both"/>
        <w:rPr>
          <w:b/>
        </w:rPr>
      </w:pPr>
    </w:p>
    <w:p w14:paraId="3D260639" w14:textId="77777777" w:rsidR="00123312" w:rsidRDefault="00123312" w:rsidP="000C01F7">
      <w:pPr>
        <w:spacing w:after="120" w:line="360" w:lineRule="auto"/>
        <w:jc w:val="both"/>
        <w:rPr>
          <w:b/>
        </w:rPr>
      </w:pPr>
    </w:p>
    <w:p w14:paraId="76C99E9B" w14:textId="77777777" w:rsidR="00123312" w:rsidRDefault="00123312" w:rsidP="000C01F7">
      <w:pPr>
        <w:spacing w:after="120" w:line="360" w:lineRule="auto"/>
        <w:jc w:val="both"/>
        <w:rPr>
          <w:b/>
        </w:rPr>
      </w:pPr>
    </w:p>
    <w:p w14:paraId="2FD6A1B6" w14:textId="77777777" w:rsidR="00123312" w:rsidRDefault="00123312" w:rsidP="000C01F7">
      <w:pPr>
        <w:spacing w:after="120" w:line="360" w:lineRule="auto"/>
        <w:jc w:val="both"/>
        <w:rPr>
          <w:b/>
        </w:rPr>
      </w:pPr>
    </w:p>
    <w:p w14:paraId="58069144" w14:textId="77777777" w:rsidR="00123312" w:rsidRDefault="00123312" w:rsidP="000C01F7">
      <w:pPr>
        <w:spacing w:after="120" w:line="360" w:lineRule="auto"/>
        <w:jc w:val="both"/>
        <w:rPr>
          <w:b/>
        </w:rPr>
      </w:pPr>
    </w:p>
    <w:p w14:paraId="0EFFC8DB" w14:textId="77777777" w:rsidR="00123312" w:rsidRDefault="00123312" w:rsidP="000C01F7">
      <w:pPr>
        <w:spacing w:after="120" w:line="360" w:lineRule="auto"/>
        <w:jc w:val="both"/>
        <w:rPr>
          <w:b/>
        </w:rPr>
      </w:pPr>
    </w:p>
    <w:p w14:paraId="05C9234C" w14:textId="77777777" w:rsidR="00864D7C" w:rsidRPr="00D3191A" w:rsidRDefault="00D3191A" w:rsidP="000C01F7">
      <w:pPr>
        <w:spacing w:after="120" w:line="360" w:lineRule="auto"/>
        <w:jc w:val="both"/>
        <w:rPr>
          <w:b/>
        </w:rPr>
      </w:pPr>
      <w:r w:rsidRPr="00D3191A">
        <w:rPr>
          <w:b/>
        </w:rPr>
        <w:lastRenderedPageBreak/>
        <w:t>2.</w:t>
      </w:r>
      <w:r w:rsidR="00420291">
        <w:rPr>
          <w:b/>
        </w:rPr>
        <w:t>5</w:t>
      </w:r>
      <w:r w:rsidR="00205261">
        <w:rPr>
          <w:b/>
        </w:rPr>
        <w:t xml:space="preserve"> </w:t>
      </w:r>
      <w:r w:rsidR="0023705E">
        <w:rPr>
          <w:b/>
        </w:rPr>
        <w:t>R</w:t>
      </w:r>
      <w:r w:rsidR="00420291">
        <w:rPr>
          <w:b/>
        </w:rPr>
        <w:t>ADIOPATHOLOGICA CONSIDERATION</w:t>
      </w:r>
      <w:r w:rsidR="00864D7C" w:rsidRPr="00D3191A">
        <w:rPr>
          <w:b/>
        </w:rPr>
        <w:t>:</w:t>
      </w:r>
    </w:p>
    <w:p w14:paraId="105BD4C2" w14:textId="77777777" w:rsidR="00355442" w:rsidRPr="00525A4A" w:rsidRDefault="00355442" w:rsidP="00BC0A67">
      <w:pPr>
        <w:spacing w:line="480" w:lineRule="auto"/>
        <w:jc w:val="both"/>
        <w:rPr>
          <w:b/>
        </w:rPr>
      </w:pPr>
      <w:r w:rsidRPr="00525A4A">
        <w:rPr>
          <w:b/>
        </w:rPr>
        <w:t xml:space="preserve">Malignant </w:t>
      </w:r>
      <w:r w:rsidR="00123312">
        <w:rPr>
          <w:b/>
        </w:rPr>
        <w:t>t</w:t>
      </w:r>
      <w:r w:rsidR="0023705E">
        <w:rPr>
          <w:b/>
        </w:rPr>
        <w:t xml:space="preserve">esticular </w:t>
      </w:r>
      <w:r w:rsidR="000C4B4A">
        <w:rPr>
          <w:b/>
        </w:rPr>
        <w:t>masses</w:t>
      </w:r>
      <w:r w:rsidRPr="00525A4A">
        <w:rPr>
          <w:b/>
        </w:rPr>
        <w:t>:</w:t>
      </w:r>
    </w:p>
    <w:p w14:paraId="2DFDC828" w14:textId="77777777" w:rsidR="00874E2A" w:rsidRPr="00D54C9E" w:rsidRDefault="00874E2A" w:rsidP="00874E2A">
      <w:pPr>
        <w:spacing w:line="480" w:lineRule="auto"/>
        <w:jc w:val="both"/>
        <w:rPr>
          <w:b/>
        </w:rPr>
      </w:pPr>
      <w:r w:rsidRPr="00D54C9E">
        <w:rPr>
          <w:rFonts w:ascii="TimesNewRomanPSMT" w:hAnsi="TimesNewRomanPSMT"/>
          <w:b/>
          <w:color w:val="000000"/>
        </w:rPr>
        <w:t>Seminoma</w:t>
      </w:r>
      <w:r w:rsidRPr="00D54C9E">
        <w:rPr>
          <w:b/>
        </w:rPr>
        <w:t xml:space="preserve"> </w:t>
      </w:r>
    </w:p>
    <w:p w14:paraId="7BF46A6A" w14:textId="77777777" w:rsidR="00874E2A" w:rsidRDefault="00ED13AF" w:rsidP="00ED13AF">
      <w:pPr>
        <w:spacing w:line="480" w:lineRule="auto"/>
        <w:jc w:val="both"/>
        <w:rPr>
          <w:bCs/>
          <w:color w:val="000000"/>
        </w:rPr>
      </w:pPr>
      <w:r w:rsidRPr="00ED13AF">
        <w:rPr>
          <w:bCs/>
          <w:color w:val="000000"/>
        </w:rPr>
        <w:t>The most typical pure GCT is seminoma. It makes up between 35 and 50 percent of all GCTs. Compared to NSGCTs, it occurs in a population that is older, with an average patient age of 40.5 years. A seminoma is often homogeneous and evenly hypoechoic on B-mode ultrasonography. Heterogeneity may be higher in larger tumors. Their sizes range from tiny incidental nodules to massive infiltrative masses that completely replace the testicular parenchyma. There is clearly more vascularity inside the lesion on color Doppler</w:t>
      </w:r>
      <w:r>
        <w:rPr>
          <w:bCs/>
          <w:color w:val="000000"/>
        </w:rPr>
        <w:t xml:space="preserve"> </w:t>
      </w:r>
      <w:r w:rsidR="00874E2A" w:rsidRPr="00005684">
        <w:rPr>
          <w:bCs/>
          <w:color w:val="000000"/>
        </w:rPr>
        <w:t>(Woodward et al., 2002; Lung &amp; Sidhu, 2011).</w:t>
      </w:r>
    </w:p>
    <w:p w14:paraId="6AA35413" w14:textId="77777777" w:rsidR="00874E2A" w:rsidRPr="00874E2A" w:rsidRDefault="00874E2A" w:rsidP="00874E2A">
      <w:pPr>
        <w:spacing w:line="480" w:lineRule="auto"/>
        <w:jc w:val="both"/>
        <w:rPr>
          <w:bCs/>
          <w:color w:val="000000"/>
          <w:sz w:val="10"/>
        </w:rPr>
      </w:pPr>
    </w:p>
    <w:p w14:paraId="16DD4894" w14:textId="77777777" w:rsidR="00874E2A" w:rsidRPr="00D54C9E" w:rsidRDefault="00D54C9E" w:rsidP="00874E2A">
      <w:pPr>
        <w:spacing w:line="480" w:lineRule="auto"/>
        <w:jc w:val="both"/>
        <w:rPr>
          <w:b/>
        </w:rPr>
      </w:pPr>
      <w:r w:rsidRPr="00D54C9E">
        <w:rPr>
          <w:rFonts w:ascii="TimesNewRomanPSMT" w:hAnsi="TimesNewRomanPSMT"/>
          <w:b/>
          <w:color w:val="000000"/>
        </w:rPr>
        <w:t>Non-</w:t>
      </w:r>
      <w:proofErr w:type="spellStart"/>
      <w:r w:rsidRPr="00D54C9E">
        <w:rPr>
          <w:rFonts w:ascii="TimesNewRomanPSMT" w:hAnsi="TimesNewRomanPSMT"/>
          <w:b/>
          <w:color w:val="000000"/>
        </w:rPr>
        <w:t>seminomatous</w:t>
      </w:r>
      <w:proofErr w:type="spellEnd"/>
      <w:r w:rsidRPr="00D54C9E">
        <w:rPr>
          <w:rFonts w:ascii="TimesNewRomanPSMT" w:hAnsi="TimesNewRomanPSMT"/>
          <w:b/>
          <w:color w:val="000000"/>
        </w:rPr>
        <w:t xml:space="preserve"> germ cell tumo</w:t>
      </w:r>
      <w:r w:rsidR="00874E2A" w:rsidRPr="00D54C9E">
        <w:rPr>
          <w:rFonts w:ascii="TimesNewRomanPSMT" w:hAnsi="TimesNewRomanPSMT"/>
          <w:b/>
          <w:color w:val="000000"/>
        </w:rPr>
        <w:t>rs</w:t>
      </w:r>
      <w:r w:rsidR="00874E2A" w:rsidRPr="00D54C9E">
        <w:rPr>
          <w:b/>
        </w:rPr>
        <w:t xml:space="preserve"> </w:t>
      </w:r>
    </w:p>
    <w:p w14:paraId="423609EA" w14:textId="77777777" w:rsidR="00874E2A" w:rsidRPr="00005684" w:rsidRDefault="002E1C79" w:rsidP="002E1C79">
      <w:pPr>
        <w:spacing w:line="480" w:lineRule="auto"/>
        <w:jc w:val="both"/>
        <w:rPr>
          <w:bCs/>
          <w:color w:val="000000"/>
        </w:rPr>
      </w:pPr>
      <w:r>
        <w:rPr>
          <w:bCs/>
          <w:color w:val="000000"/>
        </w:rPr>
        <w:t xml:space="preserve">About </w:t>
      </w:r>
      <w:r w:rsidRPr="002E1C79">
        <w:rPr>
          <w:bCs/>
          <w:color w:val="000000"/>
        </w:rPr>
        <w:t xml:space="preserve">60% of GCTs are NSGCTs, which are frequently encountered together as mixed germ cell tumors. The most frequent component is embryonal carcinoma, which frequently coexists with one or more elements of yolk sac tumor, seminoma, and teratoma. With areas of necrosis, bleeding, calcification, and mixed reflectivity, B-mode characteristics are typically far more varied in nature. A rise in color Doppler flow is a characteristic shared by all malignant testicular tumors </w:t>
      </w:r>
      <w:r w:rsidR="00874E2A" w:rsidRPr="00005684">
        <w:rPr>
          <w:bCs/>
          <w:color w:val="000000"/>
        </w:rPr>
        <w:t>(Woodward et al., 2002; Lung &amp; Sidhu, 2011).</w:t>
      </w:r>
    </w:p>
    <w:p w14:paraId="2E274008" w14:textId="77777777" w:rsidR="00874E2A" w:rsidRPr="00874E2A" w:rsidRDefault="00874E2A" w:rsidP="00874E2A">
      <w:pPr>
        <w:spacing w:line="480" w:lineRule="auto"/>
        <w:jc w:val="both"/>
        <w:rPr>
          <w:rFonts w:ascii="TimesNewRomanPSMT" w:hAnsi="TimesNewRomanPSMT"/>
          <w:color w:val="000000"/>
          <w:sz w:val="8"/>
        </w:rPr>
      </w:pPr>
    </w:p>
    <w:p w14:paraId="32D04D92" w14:textId="77777777" w:rsidR="00874E2A" w:rsidRPr="00D54C9E" w:rsidRDefault="00D54C9E" w:rsidP="00874E2A">
      <w:pPr>
        <w:spacing w:line="480" w:lineRule="auto"/>
        <w:jc w:val="both"/>
        <w:rPr>
          <w:b/>
        </w:rPr>
      </w:pPr>
      <w:r>
        <w:rPr>
          <w:rFonts w:ascii="TimesNewRomanPSMT" w:hAnsi="TimesNewRomanPSMT"/>
          <w:b/>
          <w:color w:val="000000"/>
        </w:rPr>
        <w:t>Non-primary malignant tumo</w:t>
      </w:r>
      <w:r w:rsidR="00874E2A" w:rsidRPr="00D54C9E">
        <w:rPr>
          <w:rFonts w:ascii="TimesNewRomanPSMT" w:hAnsi="TimesNewRomanPSMT"/>
          <w:b/>
          <w:color w:val="000000"/>
        </w:rPr>
        <w:t>rs</w:t>
      </w:r>
      <w:r w:rsidR="00874E2A" w:rsidRPr="00D54C9E">
        <w:rPr>
          <w:b/>
        </w:rPr>
        <w:t xml:space="preserve"> </w:t>
      </w:r>
    </w:p>
    <w:p w14:paraId="7C3CABA2" w14:textId="77777777" w:rsidR="00874E2A" w:rsidRPr="00005684" w:rsidRDefault="000B7742" w:rsidP="000B7742">
      <w:pPr>
        <w:spacing w:line="480" w:lineRule="auto"/>
        <w:jc w:val="both"/>
        <w:rPr>
          <w:bCs/>
          <w:color w:val="000000"/>
        </w:rPr>
      </w:pPr>
      <w:r w:rsidRPr="000B7742">
        <w:rPr>
          <w:bCs/>
          <w:color w:val="000000"/>
        </w:rPr>
        <w:t>An ambiguous testicular mass can be a symptom of non-primary malignant tumors such lymphoma, leukemia, and metastases. The most prevalent testicular tumor in men over 60 is testicular lymphoma. Secondary testicular involvement is more frequent than primary testicular leukemia. Both leukemia and lymphoma can have sonographic findings that are similar to GCTs, such as focal or multifocal hypoechoic lesions</w:t>
      </w:r>
      <w:r>
        <w:rPr>
          <w:bCs/>
          <w:color w:val="000000"/>
        </w:rPr>
        <w:t xml:space="preserve"> </w:t>
      </w:r>
      <w:r w:rsidR="00874E2A" w:rsidRPr="00005684">
        <w:rPr>
          <w:bCs/>
          <w:color w:val="000000"/>
        </w:rPr>
        <w:t xml:space="preserve">(Lung &amp; Sidhu, 2011). </w:t>
      </w:r>
    </w:p>
    <w:p w14:paraId="3E915EA3" w14:textId="77777777" w:rsidR="00874E2A" w:rsidRPr="00D3191A" w:rsidRDefault="00874E2A" w:rsidP="00874E2A">
      <w:pPr>
        <w:spacing w:after="120" w:line="360" w:lineRule="auto"/>
        <w:jc w:val="both"/>
        <w:rPr>
          <w:b/>
        </w:rPr>
      </w:pPr>
      <w:r w:rsidRPr="00D3191A">
        <w:rPr>
          <w:b/>
        </w:rPr>
        <w:lastRenderedPageBreak/>
        <w:t xml:space="preserve">Benign </w:t>
      </w:r>
      <w:r w:rsidR="0023705E">
        <w:rPr>
          <w:b/>
        </w:rPr>
        <w:t xml:space="preserve">Testicular </w:t>
      </w:r>
      <w:r w:rsidR="000C4B4A">
        <w:rPr>
          <w:b/>
        </w:rPr>
        <w:t>masses</w:t>
      </w:r>
      <w:r w:rsidRPr="00D3191A">
        <w:rPr>
          <w:b/>
        </w:rPr>
        <w:t>:</w:t>
      </w:r>
    </w:p>
    <w:p w14:paraId="69E8658F" w14:textId="77777777" w:rsidR="0023705E" w:rsidRPr="00D54C9E" w:rsidRDefault="0023705E" w:rsidP="0023705E">
      <w:pPr>
        <w:spacing w:after="120" w:line="480" w:lineRule="auto"/>
        <w:jc w:val="both"/>
        <w:rPr>
          <w:rFonts w:ascii="TimesNewRomanPS-BoldMT" w:hAnsi="TimesNewRomanPS-BoldMT"/>
          <w:b/>
          <w:bCs/>
          <w:color w:val="000000"/>
        </w:rPr>
      </w:pPr>
      <w:r w:rsidRPr="00D54C9E">
        <w:rPr>
          <w:rFonts w:ascii="TimesNewRomanPS-BoldMT" w:hAnsi="TimesNewRomanPS-BoldMT"/>
          <w:b/>
          <w:bCs/>
          <w:color w:val="000000"/>
        </w:rPr>
        <w:t>Simple testicular cyst with debris</w:t>
      </w:r>
    </w:p>
    <w:p w14:paraId="138D10B2" w14:textId="77777777" w:rsidR="000865BB" w:rsidRDefault="006148E6" w:rsidP="006148E6">
      <w:pPr>
        <w:spacing w:after="120" w:line="480" w:lineRule="auto"/>
        <w:jc w:val="both"/>
        <w:rPr>
          <w:rFonts w:ascii="TimesNewRomanPSMT" w:hAnsi="TimesNewRomanPSMT"/>
          <w:color w:val="000000"/>
        </w:rPr>
      </w:pPr>
      <w:r w:rsidRPr="006148E6">
        <w:rPr>
          <w:rFonts w:ascii="TimesNewRomanPSMT" w:hAnsi="TimesNewRomanPSMT"/>
          <w:color w:val="000000"/>
        </w:rPr>
        <w:t>Testicular cysts are distinct, uniformly hypoechoic lesions with posterior acoustic amplification on ultrasound, just as those in other organs. There is some internal echogenicity in complex cysts. On Doppler US, all cysts, however, lack interior vascularity. Simple cysts, which range in size from 2 mm to 2 cm in diameter, are discovered by accident and typically affect men over 40. Usually isolated, the cysts might be connected to spermatoceles</w:t>
      </w:r>
      <w:r>
        <w:rPr>
          <w:rFonts w:ascii="TimesNewRomanPSMT" w:hAnsi="TimesNewRomanPSMT"/>
          <w:color w:val="000000"/>
        </w:rPr>
        <w:t xml:space="preserve"> </w:t>
      </w:r>
      <w:r w:rsidR="0023705E" w:rsidRPr="0023705E">
        <w:rPr>
          <w:rFonts w:ascii="TimesNewRomanPSMT" w:hAnsi="TimesNewRomanPSMT"/>
          <w:color w:val="000000"/>
        </w:rPr>
        <w:t xml:space="preserve">(Dogra et al. 2001). </w:t>
      </w:r>
    </w:p>
    <w:p w14:paraId="25C625CD" w14:textId="77777777" w:rsidR="0023705E" w:rsidRPr="00D54C9E" w:rsidRDefault="00B26CEA" w:rsidP="0023705E">
      <w:pPr>
        <w:spacing w:after="120" w:line="480" w:lineRule="auto"/>
        <w:jc w:val="both"/>
        <w:rPr>
          <w:rFonts w:ascii="TimesNewRomanPS-BoldMT" w:hAnsi="TimesNewRomanPS-BoldMT"/>
          <w:b/>
          <w:bCs/>
          <w:color w:val="000000"/>
        </w:rPr>
      </w:pPr>
      <w:r>
        <w:rPr>
          <w:rFonts w:ascii="TimesNewRomanPS-BoldMT" w:hAnsi="TimesNewRomanPS-BoldMT"/>
          <w:b/>
          <w:bCs/>
          <w:color w:val="000000"/>
        </w:rPr>
        <w:t>Ectasia of r</w:t>
      </w:r>
      <w:r w:rsidR="0023705E" w:rsidRPr="00D54C9E">
        <w:rPr>
          <w:rFonts w:ascii="TimesNewRomanPS-BoldMT" w:hAnsi="TimesNewRomanPS-BoldMT"/>
          <w:b/>
          <w:bCs/>
          <w:color w:val="000000"/>
        </w:rPr>
        <w:t>ete testis</w:t>
      </w:r>
    </w:p>
    <w:p w14:paraId="3DA4F899" w14:textId="77777777" w:rsidR="006148E6" w:rsidRPr="006148E6" w:rsidRDefault="006148E6" w:rsidP="006148E6">
      <w:pPr>
        <w:spacing w:after="120" w:line="480" w:lineRule="auto"/>
        <w:jc w:val="both"/>
        <w:rPr>
          <w:rFonts w:ascii="TimesNewRomanPSMT" w:hAnsi="TimesNewRomanPSMT"/>
          <w:color w:val="000000"/>
        </w:rPr>
      </w:pPr>
      <w:r w:rsidRPr="006148E6">
        <w:rPr>
          <w:rFonts w:ascii="TimesNewRomanPSMT" w:hAnsi="TimesNewRomanPSMT"/>
          <w:color w:val="000000"/>
        </w:rPr>
        <w:t>Located near the mediastinum testis, the rete testis is a network of several seminiferous tubules that empty into the epididymal head. Retinal ectasia, which manifests as a collection of several tiny cysts and tubules along the testicular mediastinum, usually affects older males. It can show as a coarse tubular structure with finger-like protrusion into the parenchyma or as a barely discernible, ill-defined area of diminished reflectivity on ultrasonography. Despite being a benign entity, this could be significant in a patient with azoospermia since it suggests that the ipsilateral spermatic ducts are blocked</w:t>
      </w:r>
      <w:r>
        <w:rPr>
          <w:rFonts w:ascii="TimesNewRomanPSMT" w:hAnsi="TimesNewRomanPSMT"/>
          <w:color w:val="000000"/>
        </w:rPr>
        <w:t xml:space="preserve"> </w:t>
      </w:r>
      <w:r w:rsidRPr="006148E6">
        <w:rPr>
          <w:rFonts w:ascii="TimesNewRomanPSMT" w:hAnsi="TimesNewRomanPSMT"/>
          <w:color w:val="000000"/>
        </w:rPr>
        <w:t xml:space="preserve">(Sellars and Sidhu, 2001). </w:t>
      </w:r>
    </w:p>
    <w:p w14:paraId="7CE1D839" w14:textId="77777777" w:rsidR="0023705E" w:rsidRPr="00D54C9E" w:rsidRDefault="0023705E" w:rsidP="0023705E">
      <w:pPr>
        <w:spacing w:after="120" w:line="480" w:lineRule="auto"/>
        <w:jc w:val="both"/>
        <w:rPr>
          <w:b/>
          <w:bCs/>
          <w:color w:val="000000"/>
        </w:rPr>
      </w:pPr>
      <w:r w:rsidRPr="00D54C9E">
        <w:rPr>
          <w:b/>
          <w:bCs/>
          <w:color w:val="000000"/>
        </w:rPr>
        <w:t>Epidermoid cyst</w:t>
      </w:r>
    </w:p>
    <w:p w14:paraId="7F311051" w14:textId="77777777" w:rsidR="00B72500" w:rsidRPr="00B72500" w:rsidRDefault="00B72500" w:rsidP="00B72500">
      <w:pPr>
        <w:spacing w:after="120" w:line="480" w:lineRule="auto"/>
        <w:jc w:val="both"/>
        <w:rPr>
          <w:bCs/>
          <w:color w:val="000000"/>
        </w:rPr>
      </w:pPr>
      <w:r w:rsidRPr="00B72500">
        <w:rPr>
          <w:bCs/>
          <w:color w:val="000000"/>
        </w:rPr>
        <w:t xml:space="preserve">The most prevalent benign testicular tumor, epidermoid cysts, usually appear in mid-adulthood (the second to fourth decades). It appears as a well-marginated intratesticular mass that is non-vascular on ultrasound. It may also have a distinctive lamellated "onion skin" or "whorled" appearance with alternating rings of hyperechoic and hypoechoic </w:t>
      </w:r>
      <w:r>
        <w:rPr>
          <w:bCs/>
          <w:color w:val="000000"/>
        </w:rPr>
        <w:t>signals</w:t>
      </w:r>
      <w:r w:rsidRPr="00B72500">
        <w:rPr>
          <w:bCs/>
          <w:color w:val="000000"/>
        </w:rPr>
        <w:t xml:space="preserve">. </w:t>
      </w:r>
    </w:p>
    <w:p w14:paraId="184BFF52" w14:textId="77777777" w:rsidR="00B72500" w:rsidRDefault="00B72500" w:rsidP="00AE5670">
      <w:pPr>
        <w:spacing w:after="120" w:line="480" w:lineRule="auto"/>
        <w:jc w:val="both"/>
        <w:rPr>
          <w:b/>
          <w:bCs/>
          <w:color w:val="000000"/>
        </w:rPr>
      </w:pPr>
    </w:p>
    <w:p w14:paraId="368EA510" w14:textId="77777777" w:rsidR="00AE5670" w:rsidRPr="00D54C9E" w:rsidRDefault="000C4B4A" w:rsidP="00AE5670">
      <w:pPr>
        <w:spacing w:after="120" w:line="480" w:lineRule="auto"/>
        <w:jc w:val="both"/>
        <w:rPr>
          <w:b/>
          <w:bCs/>
          <w:color w:val="000000"/>
        </w:rPr>
      </w:pPr>
      <w:r w:rsidRPr="00D54C9E">
        <w:rPr>
          <w:b/>
          <w:bCs/>
          <w:color w:val="000000"/>
        </w:rPr>
        <w:lastRenderedPageBreak/>
        <w:t>Mature</w:t>
      </w:r>
      <w:r w:rsidR="00AE5670" w:rsidRPr="00D54C9E">
        <w:rPr>
          <w:b/>
          <w:bCs/>
          <w:color w:val="000000"/>
        </w:rPr>
        <w:t xml:space="preserve"> teratoma</w:t>
      </w:r>
    </w:p>
    <w:p w14:paraId="195F1A1A" w14:textId="77777777" w:rsidR="00B72500" w:rsidRPr="00B72500" w:rsidRDefault="00B72500" w:rsidP="00B72500">
      <w:pPr>
        <w:spacing w:after="120" w:line="480" w:lineRule="auto"/>
        <w:jc w:val="both"/>
        <w:rPr>
          <w:bCs/>
          <w:color w:val="000000"/>
        </w:rPr>
      </w:pPr>
      <w:r>
        <w:rPr>
          <w:bCs/>
          <w:color w:val="000000"/>
        </w:rPr>
        <w:t>Approximately</w:t>
      </w:r>
      <w:r w:rsidRPr="00B72500">
        <w:rPr>
          <w:bCs/>
          <w:color w:val="000000"/>
        </w:rPr>
        <w:t xml:space="preserve"> 4–9% of all testicular tumors are pure testicular teratomas, which are benign. Prepubescent boys are more likely to experience them. Mature teratomas typically have a cystic shape with diverse echoes in the fluid, which can be either sebaceous or mucinous and may or may not contain hair follicles. There are solid components with varying echogenicity, such as fatty and hyper-echoic components. </w:t>
      </w:r>
    </w:p>
    <w:p w14:paraId="70790F44" w14:textId="77777777" w:rsidR="00AE5670" w:rsidRPr="00D54C9E" w:rsidRDefault="00393399" w:rsidP="00AE5670">
      <w:pPr>
        <w:spacing w:after="120" w:line="480" w:lineRule="auto"/>
        <w:jc w:val="both"/>
        <w:rPr>
          <w:b/>
          <w:bCs/>
          <w:color w:val="000000"/>
        </w:rPr>
      </w:pPr>
      <w:r w:rsidRPr="00D54C9E">
        <w:rPr>
          <w:b/>
          <w:bCs/>
          <w:color w:val="000000"/>
        </w:rPr>
        <w:t>S</w:t>
      </w:r>
      <w:r w:rsidR="00AE5670" w:rsidRPr="00D54C9E">
        <w:rPr>
          <w:b/>
          <w:bCs/>
          <w:color w:val="000000"/>
        </w:rPr>
        <w:t>ex cord stromal tumor</w:t>
      </w:r>
    </w:p>
    <w:p w14:paraId="6F4B89E7" w14:textId="77777777" w:rsidR="00130FFD" w:rsidRPr="00130FFD" w:rsidRDefault="00130FFD" w:rsidP="00130FFD">
      <w:pPr>
        <w:spacing w:after="120" w:line="480" w:lineRule="auto"/>
        <w:jc w:val="both"/>
        <w:rPr>
          <w:bCs/>
          <w:color w:val="000000"/>
        </w:rPr>
      </w:pPr>
      <w:r w:rsidRPr="00130FFD">
        <w:rPr>
          <w:bCs/>
          <w:color w:val="000000"/>
        </w:rPr>
        <w:t xml:space="preserve">Most sex cord stromal tumors are not harmful. Leydig cell tumors and Sertoli cell tumors are the two primary forms of stromal tumors. Leydig cell tumors are the most prevalent sex-cord stromal tumor, accounting for 1-3 percent of all testicular malignancies. tend to be bimodal, with a peak in adults (20–30 years old) and another in children (5–10 years old). Although it is clinically linked to a serum hormonal imbalance, its ultrasound imaging look is generic and makes it challenging to distinguish it from other testicular cancers. Compared to Leydig cell tumors, </w:t>
      </w:r>
      <w:proofErr w:type="spellStart"/>
      <w:r w:rsidRPr="00130FFD">
        <w:rPr>
          <w:bCs/>
          <w:color w:val="000000"/>
        </w:rPr>
        <w:t>sertoli</w:t>
      </w:r>
      <w:proofErr w:type="spellEnd"/>
      <w:r w:rsidRPr="00130FFD">
        <w:rPr>
          <w:bCs/>
          <w:color w:val="000000"/>
        </w:rPr>
        <w:t xml:space="preserve"> cell tumors are less frequent. They typically appear as a single, poorly defined, hypoechoic intratesticular lesion on ultrasonography, sometimes accompanied by sizable calcification patches. </w:t>
      </w:r>
    </w:p>
    <w:p w14:paraId="3FF659D4" w14:textId="77777777" w:rsidR="00AE5670" w:rsidRPr="00D54C9E" w:rsidRDefault="00AE5670" w:rsidP="00AE5670">
      <w:pPr>
        <w:spacing w:after="120" w:line="480" w:lineRule="auto"/>
        <w:jc w:val="both"/>
        <w:rPr>
          <w:b/>
          <w:bCs/>
          <w:color w:val="000000"/>
        </w:rPr>
      </w:pPr>
      <w:r w:rsidRPr="00D54C9E">
        <w:rPr>
          <w:b/>
          <w:bCs/>
          <w:color w:val="000000"/>
        </w:rPr>
        <w:t xml:space="preserve">Other Benign </w:t>
      </w:r>
      <w:proofErr w:type="spellStart"/>
      <w:r w:rsidRPr="00D54C9E">
        <w:rPr>
          <w:b/>
          <w:bCs/>
          <w:color w:val="000000"/>
        </w:rPr>
        <w:t>Tumours</w:t>
      </w:r>
      <w:proofErr w:type="spellEnd"/>
    </w:p>
    <w:p w14:paraId="68E0FE0B" w14:textId="77777777" w:rsidR="00130FFD" w:rsidRPr="00130FFD" w:rsidRDefault="00130FFD" w:rsidP="00130FFD">
      <w:pPr>
        <w:spacing w:after="120" w:line="480" w:lineRule="auto"/>
        <w:jc w:val="both"/>
        <w:rPr>
          <w:bCs/>
          <w:color w:val="000000"/>
        </w:rPr>
      </w:pPr>
      <w:r w:rsidRPr="00130FFD">
        <w:rPr>
          <w:bCs/>
          <w:color w:val="000000"/>
        </w:rPr>
        <w:t xml:space="preserve">The testis may develop other benign tumor forms. These consist of fibromas, hemangiomas, and lipomas. </w:t>
      </w:r>
    </w:p>
    <w:p w14:paraId="1A7ED8A5" w14:textId="77777777" w:rsidR="009D101E" w:rsidRDefault="009D101E" w:rsidP="00AE5670">
      <w:pPr>
        <w:spacing w:after="120" w:line="480" w:lineRule="auto"/>
        <w:jc w:val="both"/>
        <w:rPr>
          <w:rFonts w:ascii="TimesNewRomanPS-BoldMT" w:hAnsi="TimesNewRomanPS-BoldMT"/>
          <w:b/>
          <w:bCs/>
          <w:color w:val="000000"/>
        </w:rPr>
      </w:pPr>
      <w:r>
        <w:rPr>
          <w:rFonts w:ascii="TimesNewRomanPS-BoldMT" w:hAnsi="TimesNewRomanPS-BoldMT"/>
          <w:b/>
          <w:bCs/>
          <w:color w:val="000000"/>
        </w:rPr>
        <w:t>Testicular tumor mimics:</w:t>
      </w:r>
    </w:p>
    <w:p w14:paraId="0F49F3F5" w14:textId="77777777" w:rsidR="00D14432" w:rsidRPr="00D54C9E" w:rsidRDefault="00D14432" w:rsidP="00AE5670">
      <w:pPr>
        <w:spacing w:after="120" w:line="480" w:lineRule="auto"/>
        <w:jc w:val="both"/>
        <w:rPr>
          <w:rFonts w:ascii="TimesNewRomanPS-BoldMT" w:hAnsi="TimesNewRomanPS-BoldMT"/>
          <w:b/>
          <w:bCs/>
          <w:color w:val="000000"/>
        </w:rPr>
      </w:pPr>
      <w:r w:rsidRPr="00D54C9E">
        <w:rPr>
          <w:rFonts w:ascii="TimesNewRomanPS-BoldMT" w:hAnsi="TimesNewRomanPS-BoldMT"/>
          <w:b/>
          <w:bCs/>
          <w:color w:val="000000"/>
        </w:rPr>
        <w:t>Intratesticular abscess</w:t>
      </w:r>
    </w:p>
    <w:p w14:paraId="2320B275" w14:textId="77777777" w:rsidR="00130FFD" w:rsidRPr="00130FFD" w:rsidRDefault="00130FFD" w:rsidP="00130FFD">
      <w:pPr>
        <w:spacing w:after="120" w:line="480" w:lineRule="auto"/>
        <w:jc w:val="both"/>
        <w:rPr>
          <w:rFonts w:ascii="TimesNewRomanPSMT" w:hAnsi="TimesNewRomanPSMT"/>
          <w:color w:val="000000"/>
        </w:rPr>
      </w:pPr>
      <w:r w:rsidRPr="00130FFD">
        <w:rPr>
          <w:rFonts w:ascii="TimesNewRomanPSMT" w:hAnsi="TimesNewRomanPSMT"/>
          <w:color w:val="000000"/>
        </w:rPr>
        <w:t xml:space="preserve">Severe </w:t>
      </w:r>
      <w:proofErr w:type="spellStart"/>
      <w:r w:rsidRPr="00130FFD">
        <w:rPr>
          <w:rFonts w:ascii="TimesNewRomanPSMT" w:hAnsi="TimesNewRomanPSMT"/>
          <w:color w:val="000000"/>
        </w:rPr>
        <w:t>epididymoorchitis</w:t>
      </w:r>
      <w:proofErr w:type="spellEnd"/>
      <w:r w:rsidRPr="00130FFD">
        <w:rPr>
          <w:rFonts w:ascii="TimesNewRomanPSMT" w:hAnsi="TimesNewRomanPSMT"/>
          <w:color w:val="000000"/>
        </w:rPr>
        <w:t xml:space="preserve"> is linked to uncommon intratesticular abscesses. They could also develop as a result of an infarction, trauma, or mumps. The ultrasonography </w:t>
      </w:r>
      <w:r w:rsidRPr="00130FFD">
        <w:rPr>
          <w:rFonts w:ascii="TimesNewRomanPSMT" w:hAnsi="TimesNewRomanPSMT"/>
          <w:color w:val="000000"/>
        </w:rPr>
        <w:lastRenderedPageBreak/>
        <w:t xml:space="preserve">shows a lesion with uneven boundaries and low reflectivity. On CDUS, a testicular abscess may have a </w:t>
      </w:r>
      <w:proofErr w:type="spellStart"/>
      <w:r w:rsidRPr="00130FFD">
        <w:rPr>
          <w:rFonts w:ascii="TimesNewRomanPSMT" w:hAnsi="TimesNewRomanPSMT"/>
          <w:color w:val="000000"/>
        </w:rPr>
        <w:t>hypervascular</w:t>
      </w:r>
      <w:proofErr w:type="spellEnd"/>
      <w:r w:rsidRPr="00130FFD">
        <w:rPr>
          <w:rFonts w:ascii="TimesNewRomanPSMT" w:hAnsi="TimesNewRomanPSMT"/>
          <w:color w:val="000000"/>
        </w:rPr>
        <w:t xml:space="preserve"> rim around it, but interior vascularity is absent. It may be easier to distinguish a testicular abscess from a segmental infarction since the anomaly seen there does not fit the lobular pattern</w:t>
      </w:r>
      <w:r>
        <w:rPr>
          <w:rFonts w:ascii="TimesNewRomanPSMT" w:hAnsi="TimesNewRomanPSMT"/>
          <w:color w:val="000000"/>
        </w:rPr>
        <w:t xml:space="preserve"> </w:t>
      </w:r>
      <w:r w:rsidRPr="00130FFD">
        <w:rPr>
          <w:rFonts w:ascii="TimesNewRomanPSMT" w:hAnsi="TimesNewRomanPSMT"/>
          <w:color w:val="000000"/>
        </w:rPr>
        <w:t xml:space="preserve">(Stewart &amp; Sidhu, 2007). </w:t>
      </w:r>
    </w:p>
    <w:p w14:paraId="386AEBAD" w14:textId="77777777" w:rsidR="00771592" w:rsidRDefault="00771592" w:rsidP="00AE5670">
      <w:pPr>
        <w:spacing w:after="120" w:line="480" w:lineRule="auto"/>
        <w:jc w:val="both"/>
        <w:rPr>
          <w:rFonts w:ascii="TimesNewRomanPS-BoldMT" w:hAnsi="TimesNewRomanPS-BoldMT"/>
          <w:b/>
          <w:bCs/>
          <w:color w:val="000000"/>
        </w:rPr>
      </w:pPr>
    </w:p>
    <w:p w14:paraId="78E01606" w14:textId="77777777" w:rsidR="00D14432" w:rsidRPr="00D54C9E" w:rsidRDefault="00D14432" w:rsidP="00AE5670">
      <w:pPr>
        <w:spacing w:after="120" w:line="480" w:lineRule="auto"/>
        <w:jc w:val="both"/>
        <w:rPr>
          <w:rFonts w:ascii="TimesNewRomanPS-BoldMT" w:hAnsi="TimesNewRomanPS-BoldMT"/>
          <w:b/>
          <w:bCs/>
          <w:color w:val="000000"/>
        </w:rPr>
      </w:pPr>
      <w:r w:rsidRPr="00D54C9E">
        <w:rPr>
          <w:rFonts w:ascii="TimesNewRomanPS-BoldMT" w:hAnsi="TimesNewRomanPS-BoldMT"/>
          <w:b/>
          <w:bCs/>
          <w:color w:val="000000"/>
        </w:rPr>
        <w:t>Segmental testicular infarction</w:t>
      </w:r>
    </w:p>
    <w:p w14:paraId="47B9DDA3" w14:textId="77777777" w:rsidR="00D14432" w:rsidRDefault="004867D2" w:rsidP="00D14432">
      <w:pPr>
        <w:spacing w:after="120" w:line="480" w:lineRule="auto"/>
        <w:jc w:val="both"/>
        <w:rPr>
          <w:rFonts w:ascii="TimesNewRomanPSMT" w:hAnsi="TimesNewRomanPSMT"/>
          <w:color w:val="000000"/>
        </w:rPr>
      </w:pPr>
      <w:r w:rsidRPr="004867D2">
        <w:rPr>
          <w:rFonts w:ascii="TimesNewRomanPSMT" w:hAnsi="TimesNewRomanPSMT"/>
          <w:color w:val="000000"/>
        </w:rPr>
        <w:t>Patients with acute testicular pain occasionally have segmental testicular infarction. An area of mixed or low reflectivity—which could be circular or wedge-shaped—is shown by ultrasound examination. The color Doppler flow is either nonexistent or very poor. Bundling of the perilesional parenchymal arteries and displacement of the surrounding testicular tissue are caused by oedema in the infarcted area. The benign character of the abnormality is frequently established by the ultrasound appearances, the lack of tumor markers, and a change in the abnormality's size or form during follow-up.</w:t>
      </w:r>
    </w:p>
    <w:p w14:paraId="4078A0FD" w14:textId="77777777" w:rsidR="0083441E" w:rsidRPr="00D54C9E" w:rsidRDefault="0083441E" w:rsidP="00D14432">
      <w:pPr>
        <w:spacing w:after="120" w:line="480" w:lineRule="auto"/>
        <w:jc w:val="both"/>
        <w:rPr>
          <w:rFonts w:ascii="TimesNewRomanPSMT" w:hAnsi="TimesNewRomanPSMT"/>
          <w:b/>
          <w:color w:val="000000"/>
        </w:rPr>
      </w:pPr>
      <w:r w:rsidRPr="00D54C9E">
        <w:rPr>
          <w:rFonts w:ascii="TimesNewRomanPS-BoldMT" w:hAnsi="TimesNewRomanPS-BoldMT"/>
          <w:b/>
          <w:bCs/>
          <w:color w:val="000000"/>
        </w:rPr>
        <w:t xml:space="preserve">Intratesticular </w:t>
      </w:r>
      <w:proofErr w:type="spellStart"/>
      <w:r w:rsidRPr="00D54C9E">
        <w:rPr>
          <w:rFonts w:ascii="TimesNewRomanPS-BoldMT" w:hAnsi="TimesNewRomanPS-BoldMT"/>
          <w:b/>
          <w:bCs/>
          <w:color w:val="000000"/>
        </w:rPr>
        <w:t>haematoma</w:t>
      </w:r>
      <w:proofErr w:type="spellEnd"/>
    </w:p>
    <w:p w14:paraId="6EC4DD87" w14:textId="77777777" w:rsidR="0083441E" w:rsidRPr="00FD5F73" w:rsidRDefault="00FD5F73" w:rsidP="00FD5F73">
      <w:pPr>
        <w:spacing w:after="120" w:line="480" w:lineRule="auto"/>
        <w:jc w:val="both"/>
        <w:rPr>
          <w:rFonts w:ascii="TimesNewRomanPSMT" w:hAnsi="TimesNewRomanPSMT"/>
          <w:color w:val="000000"/>
        </w:rPr>
      </w:pPr>
      <w:r w:rsidRPr="00FD5F73">
        <w:rPr>
          <w:rFonts w:ascii="TimesNewRomanPSMT" w:hAnsi="TimesNewRomanPSMT"/>
          <w:color w:val="000000"/>
        </w:rPr>
        <w:t xml:space="preserve">An intratesticular hematoma should be suspected if there has been a history of trauma. The </w:t>
      </w:r>
      <w:proofErr w:type="spellStart"/>
      <w:r w:rsidRPr="00FD5F73">
        <w:rPr>
          <w:rFonts w:ascii="TimesNewRomanPSMT" w:hAnsi="TimesNewRomanPSMT"/>
          <w:color w:val="000000"/>
        </w:rPr>
        <w:t>haematoma</w:t>
      </w:r>
      <w:proofErr w:type="spellEnd"/>
      <w:r w:rsidRPr="00FD5F73">
        <w:rPr>
          <w:rFonts w:ascii="TimesNewRomanPSMT" w:hAnsi="TimesNewRomanPSMT"/>
          <w:color w:val="000000"/>
        </w:rPr>
        <w:t xml:space="preserve"> manifests as patchy enhanced reflectivity when seen acutely. It could show up as a low-reflectivity area on follow-up, shrinking in size as the hemorrhage retracts. Malignancy is the most crucial differential </w:t>
      </w:r>
      <w:proofErr w:type="gramStart"/>
      <w:r w:rsidRPr="00FD5F73">
        <w:rPr>
          <w:rFonts w:ascii="TimesNewRomanPSMT" w:hAnsi="TimesNewRomanPSMT"/>
          <w:color w:val="000000"/>
        </w:rPr>
        <w:t>diagnosis,</w:t>
      </w:r>
      <w:proofErr w:type="gramEnd"/>
      <w:r w:rsidRPr="00FD5F73">
        <w:rPr>
          <w:rFonts w:ascii="TimesNewRomanPSMT" w:hAnsi="TimesNewRomanPSMT"/>
          <w:color w:val="000000"/>
        </w:rPr>
        <w:t xml:space="preserve"> therefore a benign entity is indicated by a correct history, absence of vascularity on CDUS, absence of tumor markers, and shrinkage of the abnormality on consecutive scans</w:t>
      </w:r>
      <w:r>
        <w:rPr>
          <w:rFonts w:ascii="TimesNewRomanPSMT" w:hAnsi="TimesNewRomanPSMT"/>
          <w:color w:val="000000"/>
        </w:rPr>
        <w:t xml:space="preserve"> </w:t>
      </w:r>
      <w:r w:rsidR="0083441E" w:rsidRPr="0083441E">
        <w:rPr>
          <w:rFonts w:ascii="TimesNewRomanPSMT" w:hAnsi="TimesNewRomanPSMT"/>
          <w:color w:val="000000"/>
        </w:rPr>
        <w:t>(Purushothaman et al. 2007).</w:t>
      </w:r>
    </w:p>
    <w:p w14:paraId="11737929" w14:textId="77777777" w:rsidR="00FD5F73" w:rsidRDefault="00FD5F73" w:rsidP="00AE5670">
      <w:pPr>
        <w:spacing w:after="120" w:line="480" w:lineRule="auto"/>
        <w:jc w:val="both"/>
        <w:rPr>
          <w:rFonts w:ascii="TimesNewRomanPS-BoldMT" w:hAnsi="TimesNewRomanPS-BoldMT"/>
          <w:b/>
          <w:bCs/>
          <w:color w:val="000000"/>
        </w:rPr>
      </w:pPr>
    </w:p>
    <w:p w14:paraId="15FBC9C7" w14:textId="77777777" w:rsidR="00FD5F73" w:rsidRDefault="00FD5F73" w:rsidP="00AE5670">
      <w:pPr>
        <w:spacing w:after="120" w:line="480" w:lineRule="auto"/>
        <w:jc w:val="both"/>
        <w:rPr>
          <w:rFonts w:ascii="TimesNewRomanPS-BoldMT" w:hAnsi="TimesNewRomanPS-BoldMT"/>
          <w:b/>
          <w:bCs/>
          <w:color w:val="000000"/>
        </w:rPr>
      </w:pPr>
    </w:p>
    <w:p w14:paraId="77788D63" w14:textId="77777777" w:rsidR="0083441E" w:rsidRPr="00D54C9E" w:rsidRDefault="0083441E" w:rsidP="00AE5670">
      <w:pPr>
        <w:spacing w:after="120" w:line="480" w:lineRule="auto"/>
        <w:jc w:val="both"/>
        <w:rPr>
          <w:rFonts w:ascii="TimesNewRomanPS-BoldMT" w:hAnsi="TimesNewRomanPS-BoldMT"/>
          <w:b/>
          <w:bCs/>
          <w:color w:val="000000"/>
        </w:rPr>
      </w:pPr>
      <w:r w:rsidRPr="00D54C9E">
        <w:rPr>
          <w:rFonts w:ascii="TimesNewRomanPS-BoldMT" w:hAnsi="TimesNewRomanPS-BoldMT"/>
          <w:b/>
          <w:bCs/>
          <w:color w:val="000000"/>
        </w:rPr>
        <w:lastRenderedPageBreak/>
        <w:t>Granulomatous lesion</w:t>
      </w:r>
    </w:p>
    <w:p w14:paraId="66D514B6" w14:textId="77777777" w:rsidR="0083441E" w:rsidRPr="0083441E" w:rsidRDefault="00FD5F73" w:rsidP="00FD5F73">
      <w:pPr>
        <w:spacing w:after="120" w:line="480" w:lineRule="auto"/>
        <w:jc w:val="both"/>
        <w:rPr>
          <w:rFonts w:ascii="TimesNewRomanPS-BoldMT" w:hAnsi="TimesNewRomanPS-BoldMT"/>
          <w:bCs/>
          <w:color w:val="000000"/>
        </w:rPr>
      </w:pPr>
      <w:r w:rsidRPr="00FD5F73">
        <w:rPr>
          <w:rFonts w:ascii="TimesNewRomanPS-BoldMT" w:hAnsi="TimesNewRomanPS-BoldMT"/>
          <w:bCs/>
          <w:color w:val="000000"/>
        </w:rPr>
        <w:t xml:space="preserve">Extrapulmonary tuberculosis can occasionally present as scrotal TB. It encompasses epididymitis and tuberculous orchitis. Since scrotal TB manifests as a painless or mildly painful scrotal mass, it can be challenging to distinguish it from other disorders such tumors or infarction or from normal </w:t>
      </w:r>
      <w:proofErr w:type="spellStart"/>
      <w:r w:rsidRPr="00FD5F73">
        <w:rPr>
          <w:rFonts w:ascii="TimesNewRomanPS-BoldMT" w:hAnsi="TimesNewRomanPS-BoldMT"/>
          <w:bCs/>
          <w:color w:val="000000"/>
        </w:rPr>
        <w:t>epididymo</w:t>
      </w:r>
      <w:proofErr w:type="spellEnd"/>
      <w:r w:rsidRPr="00FD5F73">
        <w:rPr>
          <w:rFonts w:ascii="TimesNewRomanPS-BoldMT" w:hAnsi="TimesNewRomanPS-BoldMT"/>
          <w:bCs/>
          <w:color w:val="000000"/>
        </w:rPr>
        <w:t xml:space="preserve">-orchitis. Epididymitis typically precedes or is linked to tuberculous orchitis. There are various sonographic patterns that have been </w:t>
      </w:r>
      <w:proofErr w:type="gramStart"/>
      <w:r w:rsidRPr="00FD5F73">
        <w:rPr>
          <w:rFonts w:ascii="TimesNewRomanPS-BoldMT" w:hAnsi="TimesNewRomanPS-BoldMT"/>
          <w:bCs/>
          <w:color w:val="000000"/>
        </w:rPr>
        <w:t>reported</w:t>
      </w:r>
      <w:r>
        <w:rPr>
          <w:rFonts w:ascii="TimesNewRomanPS-BoldMT" w:hAnsi="TimesNewRomanPS-BoldMT"/>
          <w:bCs/>
          <w:color w:val="000000"/>
        </w:rPr>
        <w:t xml:space="preserve"> :</w:t>
      </w:r>
      <w:proofErr w:type="gramEnd"/>
      <w:r>
        <w:rPr>
          <w:rFonts w:ascii="TimesNewRomanPS-BoldMT" w:hAnsi="TimesNewRomanPS-BoldMT"/>
          <w:bCs/>
          <w:color w:val="000000"/>
        </w:rPr>
        <w:t xml:space="preserve"> m</w:t>
      </w:r>
      <w:r w:rsidRPr="00FD5F73">
        <w:rPr>
          <w:rFonts w:ascii="TimesNewRomanPS-BoldMT" w:hAnsi="TimesNewRomanPS-BoldMT"/>
          <w:bCs/>
          <w:color w:val="000000"/>
        </w:rPr>
        <w:t xml:space="preserve">ultiple tiny hypoechoic nodules in an </w:t>
      </w:r>
      <w:r>
        <w:rPr>
          <w:rFonts w:ascii="TimesNewRomanPS-BoldMT" w:hAnsi="TimesNewRomanPS-BoldMT"/>
          <w:bCs/>
          <w:color w:val="000000"/>
        </w:rPr>
        <w:t>enlarged</w:t>
      </w:r>
      <w:r w:rsidRPr="00FD5F73">
        <w:rPr>
          <w:rFonts w:ascii="TimesNewRomanPS-BoldMT" w:hAnsi="TimesNewRomanPS-BoldMT"/>
          <w:bCs/>
          <w:color w:val="000000"/>
        </w:rPr>
        <w:t xml:space="preserve"> testis (military type); a diffusely enlarged heterogeneously hypoechoic testis; a diffusely enlarged homogeneously hypoechoic testis; or a </w:t>
      </w:r>
      <w:proofErr w:type="spellStart"/>
      <w:r w:rsidRPr="00FD5F73">
        <w:rPr>
          <w:rFonts w:ascii="TimesNewRomanPS-BoldMT" w:hAnsi="TimesNewRomanPS-BoldMT"/>
          <w:bCs/>
          <w:color w:val="000000"/>
        </w:rPr>
        <w:t>nodularly</w:t>
      </w:r>
      <w:proofErr w:type="spellEnd"/>
      <w:r w:rsidRPr="00FD5F73">
        <w:rPr>
          <w:rFonts w:ascii="TimesNewRomanPS-BoldMT" w:hAnsi="TimesNewRomanPS-BoldMT"/>
          <w:bCs/>
          <w:color w:val="000000"/>
        </w:rPr>
        <w:t xml:space="preserve"> enlarged heterogeneously hypoechoic testis</w:t>
      </w:r>
      <w:r>
        <w:rPr>
          <w:rFonts w:ascii="TimesNewRomanPS-BoldMT" w:hAnsi="TimesNewRomanPS-BoldMT"/>
          <w:bCs/>
          <w:color w:val="000000"/>
        </w:rPr>
        <w:t xml:space="preserve"> </w:t>
      </w:r>
      <w:r w:rsidR="007131EC">
        <w:t>(</w:t>
      </w:r>
      <w:proofErr w:type="spellStart"/>
      <w:r w:rsidR="007131EC">
        <w:rPr>
          <w:rFonts w:ascii="TimesNewRomanPS-BoldMT" w:hAnsi="TimesNewRomanPS-BoldMT"/>
          <w:bCs/>
          <w:color w:val="000000"/>
        </w:rPr>
        <w:t>Elfeky</w:t>
      </w:r>
      <w:proofErr w:type="spellEnd"/>
      <w:r w:rsidR="007131EC">
        <w:rPr>
          <w:rFonts w:ascii="TimesNewRomanPS-BoldMT" w:hAnsi="TimesNewRomanPS-BoldMT"/>
          <w:bCs/>
          <w:color w:val="000000"/>
        </w:rPr>
        <w:t xml:space="preserve">, Knipe &amp; </w:t>
      </w:r>
      <w:proofErr w:type="spellStart"/>
      <w:r w:rsidR="007131EC">
        <w:rPr>
          <w:rFonts w:ascii="TimesNewRomanPS-BoldMT" w:hAnsi="TimesNewRomanPS-BoldMT"/>
          <w:bCs/>
          <w:color w:val="000000"/>
        </w:rPr>
        <w:t>Skalina</w:t>
      </w:r>
      <w:proofErr w:type="spellEnd"/>
      <w:r w:rsidR="007131EC">
        <w:rPr>
          <w:rFonts w:ascii="TimesNewRomanPS-BoldMT" w:hAnsi="TimesNewRomanPS-BoldMT"/>
          <w:bCs/>
          <w:color w:val="000000"/>
        </w:rPr>
        <w:t xml:space="preserve">, </w:t>
      </w:r>
      <w:r w:rsidR="007131EC" w:rsidRPr="007131EC">
        <w:rPr>
          <w:rFonts w:ascii="TimesNewRomanPS-BoldMT" w:hAnsi="TimesNewRomanPS-BoldMT"/>
          <w:bCs/>
          <w:color w:val="000000"/>
        </w:rPr>
        <w:t>2024)</w:t>
      </w:r>
      <w:r w:rsidR="0083441E" w:rsidRPr="0083441E">
        <w:rPr>
          <w:rFonts w:ascii="TimesNewRomanPS-BoldMT" w:hAnsi="TimesNewRomanPS-BoldMT"/>
          <w:bCs/>
          <w:color w:val="000000"/>
        </w:rPr>
        <w:t>:</w:t>
      </w:r>
    </w:p>
    <w:p w14:paraId="17886CCD" w14:textId="77777777" w:rsidR="009D101E" w:rsidRPr="00D54C9E" w:rsidRDefault="009D101E" w:rsidP="00AE5670">
      <w:pPr>
        <w:spacing w:after="120" w:line="480" w:lineRule="auto"/>
        <w:jc w:val="both"/>
        <w:rPr>
          <w:rFonts w:ascii="TimesNewRomanPS-BoldMT" w:hAnsi="TimesNewRomanPS-BoldMT"/>
          <w:b/>
          <w:bCs/>
          <w:color w:val="000000"/>
        </w:rPr>
      </w:pPr>
      <w:r w:rsidRPr="00D54C9E">
        <w:rPr>
          <w:rFonts w:ascii="TimesNewRomanPS-BoldMT" w:hAnsi="TimesNewRomanPS-BoldMT"/>
          <w:b/>
          <w:bCs/>
          <w:color w:val="000000"/>
        </w:rPr>
        <w:t>Testicular sarcoidosis</w:t>
      </w:r>
    </w:p>
    <w:p w14:paraId="67C2B06A" w14:textId="77777777" w:rsidR="00FD5F73" w:rsidRPr="00FD5F73" w:rsidRDefault="00FD5F73" w:rsidP="00FD5F73">
      <w:pPr>
        <w:spacing w:after="120" w:line="480" w:lineRule="auto"/>
        <w:jc w:val="both"/>
        <w:rPr>
          <w:rFonts w:ascii="TimesNewRomanPSMT" w:hAnsi="TimesNewRomanPSMT"/>
          <w:color w:val="000000"/>
        </w:rPr>
      </w:pPr>
      <w:r w:rsidRPr="00FD5F73">
        <w:rPr>
          <w:rFonts w:ascii="TimesNewRomanPSMT" w:hAnsi="TimesNewRomanPSMT"/>
          <w:color w:val="000000"/>
        </w:rPr>
        <w:t>Sarcoidosis seldom affects the genital system. Although the testis may be affected, the epididymis is most frequently affected. Sarcoidosis lesions on ultrasonography usually appear as several tiny, bilateral low-reflectivity lumps. Clinical evidence of sarcoidosis elsewhere is necessary for a more confident diagnosis, as differentiation from cancer may be challenging. In the end, tissue biopsy for pathological assessment can be necessary if there are no related symptoms or characteristics</w:t>
      </w:r>
      <w:r>
        <w:rPr>
          <w:rFonts w:ascii="TimesNewRomanPSMT" w:hAnsi="TimesNewRomanPSMT"/>
          <w:color w:val="000000"/>
        </w:rPr>
        <w:t xml:space="preserve"> </w:t>
      </w:r>
      <w:r w:rsidRPr="00FD5F73">
        <w:rPr>
          <w:rFonts w:ascii="TimesNewRomanPSMT" w:hAnsi="TimesNewRomanPSMT"/>
          <w:color w:val="000000"/>
        </w:rPr>
        <w:t xml:space="preserve">(Stewart &amp; Sidhu, 2007). </w:t>
      </w:r>
    </w:p>
    <w:p w14:paraId="32F6B856" w14:textId="77777777" w:rsidR="00AE5670" w:rsidRPr="0023705E" w:rsidRDefault="00AE5670" w:rsidP="0023705E">
      <w:pPr>
        <w:spacing w:after="120" w:line="480" w:lineRule="auto"/>
        <w:jc w:val="both"/>
        <w:rPr>
          <w:bCs/>
          <w:color w:val="000000"/>
        </w:rPr>
      </w:pPr>
    </w:p>
    <w:p w14:paraId="3E0A8F50" w14:textId="77777777" w:rsidR="006744F7" w:rsidRDefault="006744F7" w:rsidP="00DF5866">
      <w:pPr>
        <w:spacing w:after="120" w:line="480" w:lineRule="auto"/>
        <w:jc w:val="both"/>
        <w:rPr>
          <w:bCs/>
        </w:rPr>
      </w:pPr>
    </w:p>
    <w:p w14:paraId="3628C242" w14:textId="77777777" w:rsidR="006744F7" w:rsidRDefault="006744F7" w:rsidP="00DF5866">
      <w:pPr>
        <w:spacing w:after="120" w:line="480" w:lineRule="auto"/>
        <w:jc w:val="both"/>
        <w:rPr>
          <w:b/>
        </w:rPr>
      </w:pPr>
    </w:p>
    <w:p w14:paraId="54B141C8" w14:textId="77777777" w:rsidR="007C3A9C" w:rsidRDefault="007C3A9C" w:rsidP="00DF5866">
      <w:pPr>
        <w:spacing w:after="120" w:line="480" w:lineRule="auto"/>
        <w:jc w:val="both"/>
        <w:rPr>
          <w:b/>
        </w:rPr>
      </w:pPr>
    </w:p>
    <w:p w14:paraId="2F356D66" w14:textId="77777777" w:rsidR="0073290F" w:rsidRPr="008B70CE" w:rsidRDefault="0073290F" w:rsidP="00DF5866">
      <w:pPr>
        <w:spacing w:after="120" w:line="480" w:lineRule="auto"/>
        <w:jc w:val="both"/>
        <w:rPr>
          <w:b/>
        </w:rPr>
      </w:pPr>
    </w:p>
    <w:p w14:paraId="2FB2B06E" w14:textId="77777777" w:rsidR="0042189A" w:rsidRPr="00E403BA" w:rsidRDefault="009501D2" w:rsidP="00BF6566">
      <w:pPr>
        <w:spacing w:after="120" w:line="480" w:lineRule="auto"/>
        <w:jc w:val="both"/>
        <w:rPr>
          <w:b/>
          <w:sz w:val="32"/>
          <w:szCs w:val="32"/>
        </w:rPr>
      </w:pPr>
      <w:r w:rsidRPr="00E403BA">
        <w:rPr>
          <w:b/>
          <w:bCs/>
          <w:caps/>
          <w:color w:val="000000"/>
          <w:sz w:val="32"/>
          <w:szCs w:val="32"/>
        </w:rPr>
        <w:lastRenderedPageBreak/>
        <w:t>materials and methods</w:t>
      </w:r>
    </w:p>
    <w:p w14:paraId="752745A6" w14:textId="77777777" w:rsidR="00E7136C" w:rsidRPr="00EE7705" w:rsidRDefault="00E7136C" w:rsidP="000C01F7">
      <w:pPr>
        <w:spacing w:after="120" w:line="360" w:lineRule="auto"/>
        <w:jc w:val="both"/>
        <w:rPr>
          <w:bCs/>
        </w:rPr>
      </w:pPr>
      <w:r w:rsidRPr="00525A4A">
        <w:rPr>
          <w:b/>
        </w:rPr>
        <w:t>3.1 Study design:</w:t>
      </w:r>
      <w:r w:rsidRPr="00EE7705">
        <w:rPr>
          <w:bCs/>
        </w:rPr>
        <w:t xml:space="preserve">  This was a </w:t>
      </w:r>
      <w:proofErr w:type="gramStart"/>
      <w:r w:rsidRPr="00EE7705">
        <w:rPr>
          <w:bCs/>
        </w:rPr>
        <w:t>cross sectional</w:t>
      </w:r>
      <w:proofErr w:type="gramEnd"/>
      <w:r w:rsidRPr="00EE7705">
        <w:rPr>
          <w:bCs/>
        </w:rPr>
        <w:t xml:space="preserve"> study</w:t>
      </w:r>
      <w:r w:rsidR="005B0BF8">
        <w:rPr>
          <w:bCs/>
        </w:rPr>
        <w:t>.</w:t>
      </w:r>
    </w:p>
    <w:p w14:paraId="7EA7DB66" w14:textId="77777777" w:rsidR="001C06F1" w:rsidRPr="00DF3D69" w:rsidRDefault="00C7333E" w:rsidP="00B7738E">
      <w:pPr>
        <w:spacing w:line="480" w:lineRule="auto"/>
        <w:jc w:val="both"/>
      </w:pPr>
      <w:r w:rsidRPr="00DF3D69">
        <w:rPr>
          <w:b/>
        </w:rPr>
        <w:t>3.2</w:t>
      </w:r>
      <w:r w:rsidR="00F0291C">
        <w:rPr>
          <w:b/>
        </w:rPr>
        <w:t xml:space="preserve"> </w:t>
      </w:r>
      <w:r w:rsidR="00D372B7" w:rsidRPr="00DF3D69">
        <w:rPr>
          <w:b/>
        </w:rPr>
        <w:t>Place of study:</w:t>
      </w:r>
      <w:r w:rsidR="00F0291C">
        <w:rPr>
          <w:b/>
        </w:rPr>
        <w:t xml:space="preserve"> </w:t>
      </w:r>
      <w:r w:rsidR="00DF3D69" w:rsidRPr="00DF3D69">
        <w:t>This study w</w:t>
      </w:r>
      <w:r w:rsidR="00DF3D69">
        <w:t>as</w:t>
      </w:r>
      <w:r w:rsidR="00DF3D69" w:rsidRPr="00DF3D69">
        <w:t xml:space="preserve"> carried out in the Department of Radiology and Imaging, Sylhet MAG Osmani medical college and Hospital, Sylhet in collaboration with </w:t>
      </w:r>
      <w:r w:rsidR="00F0291C" w:rsidRPr="0008742F">
        <w:rPr>
          <w:rFonts w:ascii="TimesNewRomanPSMT" w:hAnsi="TimesNewRomanPSMT"/>
          <w:color w:val="000000"/>
        </w:rPr>
        <w:t>Department of Surgery, Department of Urology and Department of Pathology</w:t>
      </w:r>
      <w:r w:rsidR="00F0291C" w:rsidRPr="00DF3D69">
        <w:t xml:space="preserve"> </w:t>
      </w:r>
      <w:r w:rsidR="00DF3D69" w:rsidRPr="00DF3D69">
        <w:t>of the same institute</w:t>
      </w:r>
      <w:r w:rsidR="000C01F7" w:rsidRPr="00DF3D69">
        <w:t>.</w:t>
      </w:r>
      <w:r w:rsidR="00F0291C">
        <w:t xml:space="preserve"> </w:t>
      </w:r>
    </w:p>
    <w:p w14:paraId="0898E00E" w14:textId="77777777" w:rsidR="003D51EE" w:rsidRPr="005C5708" w:rsidRDefault="003D51EE" w:rsidP="00B33446">
      <w:pPr>
        <w:spacing w:after="200" w:line="480" w:lineRule="auto"/>
        <w:jc w:val="both"/>
        <w:rPr>
          <w:b/>
          <w:color w:val="FF0000"/>
          <w:sz w:val="2"/>
        </w:rPr>
      </w:pPr>
    </w:p>
    <w:p w14:paraId="6BD82045" w14:textId="77777777" w:rsidR="00247374" w:rsidRDefault="00C7333E" w:rsidP="00F0291C">
      <w:pPr>
        <w:jc w:val="both"/>
        <w:rPr>
          <w:rFonts w:ascii="TimesNewRomanPSMT" w:hAnsi="TimesNewRomanPSMT"/>
          <w:color w:val="000000"/>
        </w:rPr>
      </w:pPr>
      <w:r w:rsidRPr="009D4278">
        <w:rPr>
          <w:b/>
        </w:rPr>
        <w:t>3.3</w:t>
      </w:r>
      <w:r w:rsidR="003D51EE" w:rsidRPr="009D4278">
        <w:rPr>
          <w:b/>
        </w:rPr>
        <w:t xml:space="preserve"> Study duration</w:t>
      </w:r>
      <w:r w:rsidR="00DC0833" w:rsidRPr="009D4278">
        <w:rPr>
          <w:b/>
          <w:bCs/>
        </w:rPr>
        <w:t>:</w:t>
      </w:r>
      <w:r w:rsidR="00F0291C">
        <w:rPr>
          <w:color w:val="000000"/>
        </w:rPr>
        <w:t xml:space="preserve"> </w:t>
      </w:r>
      <w:r w:rsidR="00F0291C">
        <w:rPr>
          <w:rFonts w:ascii="TimesNewRomanPSMT" w:hAnsi="TimesNewRomanPSMT"/>
          <w:color w:val="000000"/>
          <w:lang w:val="en-GB"/>
        </w:rPr>
        <w:t xml:space="preserve">March, 2023 to February, </w:t>
      </w:r>
      <w:r w:rsidR="00F0291C" w:rsidRPr="0008742F">
        <w:rPr>
          <w:rFonts w:ascii="TimesNewRomanPSMT" w:hAnsi="TimesNewRomanPSMT"/>
          <w:color w:val="000000"/>
          <w:lang w:val="en-GB"/>
        </w:rPr>
        <w:t>2025</w:t>
      </w:r>
      <w:r w:rsidR="00F0291C" w:rsidRPr="0008742F">
        <w:rPr>
          <w:rFonts w:ascii="TimesNewRomanPSMT" w:hAnsi="TimesNewRomanPSMT"/>
          <w:color w:val="000000"/>
        </w:rPr>
        <w:t xml:space="preserve"> </w:t>
      </w:r>
    </w:p>
    <w:p w14:paraId="5D5AF731" w14:textId="77777777" w:rsidR="00F0291C" w:rsidRPr="00F0291C" w:rsidRDefault="00F0291C" w:rsidP="00F0291C">
      <w:pPr>
        <w:jc w:val="both"/>
        <w:rPr>
          <w:rFonts w:ascii="TimesNewRomanPSMT" w:hAnsi="TimesNewRomanPSMT"/>
          <w:color w:val="000000"/>
        </w:rPr>
      </w:pPr>
    </w:p>
    <w:p w14:paraId="05CA0405" w14:textId="77777777" w:rsidR="00F0291C" w:rsidRDefault="00C7333E" w:rsidP="00F0291C">
      <w:pPr>
        <w:spacing w:after="200" w:line="480" w:lineRule="auto"/>
        <w:jc w:val="both"/>
      </w:pPr>
      <w:r w:rsidRPr="005B089F">
        <w:rPr>
          <w:b/>
          <w:bCs/>
          <w:lang w:bidi="bn-BD"/>
        </w:rPr>
        <w:t>3.4</w:t>
      </w:r>
      <w:r w:rsidR="00F0291C">
        <w:rPr>
          <w:b/>
          <w:bCs/>
          <w:lang w:bidi="bn-BD"/>
        </w:rPr>
        <w:t xml:space="preserve"> </w:t>
      </w:r>
      <w:r w:rsidR="00DC0833" w:rsidRPr="005B089F">
        <w:rPr>
          <w:b/>
          <w:bCs/>
          <w:lang w:bidi="bn-BD"/>
        </w:rPr>
        <w:t>S</w:t>
      </w:r>
      <w:r w:rsidR="003C2DE7" w:rsidRPr="005B089F">
        <w:rPr>
          <w:b/>
          <w:bCs/>
          <w:lang w:bidi="bn-BD"/>
        </w:rPr>
        <w:t>tudy population</w:t>
      </w:r>
      <w:r w:rsidR="00DC0833" w:rsidRPr="005B089F">
        <w:rPr>
          <w:b/>
          <w:bCs/>
          <w:lang w:bidi="bn-BD"/>
        </w:rPr>
        <w:t>:</w:t>
      </w:r>
      <w:r w:rsidR="00F0291C">
        <w:rPr>
          <w:b/>
          <w:bCs/>
          <w:lang w:bidi="bn-BD"/>
        </w:rPr>
        <w:t xml:space="preserve"> </w:t>
      </w:r>
      <w:r w:rsidR="00F0291C" w:rsidRPr="00F0291C">
        <w:t xml:space="preserve">All patients </w:t>
      </w:r>
      <w:r w:rsidR="004E2F46">
        <w:t>who were clinically suspected for</w:t>
      </w:r>
      <w:r w:rsidR="00F0291C" w:rsidRPr="00F0291C">
        <w:t xml:space="preserve"> testicular </w:t>
      </w:r>
      <w:r w:rsidR="004E2F46">
        <w:t>mass</w:t>
      </w:r>
      <w:r w:rsidR="00F0291C" w:rsidRPr="00F0291C">
        <w:t xml:space="preserve"> referred to the Department of Radiology and Imaging, Sylhet MAG Osmani Medical College Hospital, Sylhet within this study periods will be the study population. </w:t>
      </w:r>
    </w:p>
    <w:p w14:paraId="3208F8E7" w14:textId="77777777" w:rsidR="00F0291C" w:rsidRDefault="00F0291C" w:rsidP="00F0291C">
      <w:pPr>
        <w:jc w:val="both"/>
        <w:rPr>
          <w:rFonts w:ascii="TimesNewRomanPSMT" w:hAnsi="TimesNewRomanPSMT"/>
          <w:color w:val="000000"/>
        </w:rPr>
      </w:pPr>
      <w:r>
        <w:rPr>
          <w:rFonts w:ascii="TimesNewRomanPSMT" w:hAnsi="TimesNewRomanPSMT"/>
          <w:b/>
          <w:bCs/>
          <w:color w:val="000000"/>
        </w:rPr>
        <w:t xml:space="preserve">3.5 </w:t>
      </w:r>
      <w:r w:rsidRPr="0008742F">
        <w:rPr>
          <w:rFonts w:ascii="TimesNewRomanPSMT" w:hAnsi="TimesNewRomanPSMT"/>
          <w:b/>
          <w:bCs/>
          <w:color w:val="000000"/>
        </w:rPr>
        <w:t>Sample:</w:t>
      </w:r>
      <w:r w:rsidRPr="0008742F">
        <w:rPr>
          <w:rFonts w:ascii="TimesNewRomanPSMT" w:hAnsi="TimesNewRomanPSMT"/>
          <w:color w:val="000000"/>
        </w:rPr>
        <w:t xml:space="preserve"> Among the study population who will fulfill the selection criteria. </w:t>
      </w:r>
    </w:p>
    <w:p w14:paraId="1D417B87" w14:textId="77777777" w:rsidR="00F0291C" w:rsidRPr="00F0291C" w:rsidRDefault="00F0291C" w:rsidP="00F0291C">
      <w:pPr>
        <w:jc w:val="both"/>
        <w:rPr>
          <w:rFonts w:ascii="TimesNewRomanPSMT" w:hAnsi="TimesNewRomanPSMT"/>
          <w:color w:val="000000"/>
        </w:rPr>
      </w:pPr>
    </w:p>
    <w:p w14:paraId="742CBA10" w14:textId="77777777" w:rsidR="003D51EE" w:rsidRPr="005C5708" w:rsidRDefault="00F0291C" w:rsidP="00F0291C">
      <w:pPr>
        <w:spacing w:after="200" w:line="480" w:lineRule="auto"/>
        <w:jc w:val="both"/>
        <w:rPr>
          <w:color w:val="FF0000"/>
        </w:rPr>
      </w:pPr>
      <w:r>
        <w:rPr>
          <w:rStyle w:val="Heading2Char"/>
          <w:rFonts w:ascii="Times New Roman" w:hAnsi="Times New Roman" w:cs="Times New Roman"/>
          <w:i w:val="0"/>
          <w:iCs w:val="0"/>
          <w:sz w:val="24"/>
          <w:szCs w:val="24"/>
        </w:rPr>
        <w:t>3.6</w:t>
      </w:r>
      <w:r w:rsidR="003D51EE" w:rsidRPr="00DA25C6">
        <w:rPr>
          <w:rStyle w:val="Heading2Char"/>
          <w:rFonts w:ascii="Times New Roman" w:hAnsi="Times New Roman" w:cs="Times New Roman"/>
          <w:i w:val="0"/>
          <w:iCs w:val="0"/>
          <w:sz w:val="24"/>
          <w:szCs w:val="24"/>
        </w:rPr>
        <w:t xml:space="preserve"> Sampling </w:t>
      </w:r>
      <w:r w:rsidR="00E403BA">
        <w:rPr>
          <w:rStyle w:val="Heading2Char"/>
          <w:rFonts w:ascii="Times New Roman" w:hAnsi="Times New Roman" w:cs="Times New Roman"/>
          <w:i w:val="0"/>
          <w:iCs w:val="0"/>
          <w:sz w:val="24"/>
          <w:szCs w:val="24"/>
        </w:rPr>
        <w:t>method</w:t>
      </w:r>
      <w:r w:rsidR="003D51EE" w:rsidRPr="00DA25C6">
        <w:rPr>
          <w:rStyle w:val="Heading2Char"/>
          <w:rFonts w:ascii="Times New Roman" w:hAnsi="Times New Roman" w:cs="Times New Roman"/>
          <w:i w:val="0"/>
          <w:iCs w:val="0"/>
          <w:sz w:val="24"/>
          <w:szCs w:val="24"/>
        </w:rPr>
        <w:t>:</w:t>
      </w:r>
      <w:r>
        <w:rPr>
          <w:rStyle w:val="Heading2Char"/>
          <w:rFonts w:ascii="Times New Roman" w:hAnsi="Times New Roman" w:cs="Times New Roman"/>
          <w:i w:val="0"/>
          <w:iCs w:val="0"/>
          <w:sz w:val="24"/>
          <w:szCs w:val="24"/>
        </w:rPr>
        <w:t xml:space="preserve"> </w:t>
      </w:r>
      <w:r w:rsidR="00DA25C6" w:rsidRPr="00DA25C6">
        <w:t>Purposive sampling</w:t>
      </w:r>
      <w:r w:rsidR="00D01CA9">
        <w:t xml:space="preserve"> was used in this study.</w:t>
      </w:r>
      <w:r w:rsidR="003D51EE" w:rsidRPr="005C5708">
        <w:rPr>
          <w:color w:val="FF0000"/>
        </w:rPr>
        <w:tab/>
      </w:r>
    </w:p>
    <w:p w14:paraId="72EAF7B6" w14:textId="77777777" w:rsidR="00E403BA" w:rsidRDefault="00F0291C" w:rsidP="003D51EE">
      <w:pPr>
        <w:spacing w:line="480" w:lineRule="auto"/>
        <w:rPr>
          <w:b/>
        </w:rPr>
      </w:pPr>
      <w:r>
        <w:rPr>
          <w:b/>
        </w:rPr>
        <w:t>3.7</w:t>
      </w:r>
      <w:r w:rsidR="003D51EE" w:rsidRPr="009B168C">
        <w:rPr>
          <w:b/>
        </w:rPr>
        <w:t xml:space="preserve"> </w:t>
      </w:r>
      <w:r w:rsidR="00E403BA" w:rsidRPr="00E403BA">
        <w:rPr>
          <w:b/>
          <w:bCs/>
          <w:color w:val="000000"/>
        </w:rPr>
        <w:t>Criteria for the selection of the patients</w:t>
      </w:r>
    </w:p>
    <w:p w14:paraId="3B2E03B8" w14:textId="77777777" w:rsidR="003D51EE" w:rsidRPr="009B168C" w:rsidRDefault="003D51EE" w:rsidP="003D51EE">
      <w:pPr>
        <w:spacing w:line="480" w:lineRule="auto"/>
        <w:rPr>
          <w:b/>
        </w:rPr>
      </w:pPr>
      <w:r w:rsidRPr="009B168C">
        <w:rPr>
          <w:b/>
        </w:rPr>
        <w:t xml:space="preserve">Inclusion criteria: </w:t>
      </w:r>
    </w:p>
    <w:p w14:paraId="6F517465" w14:textId="77777777" w:rsidR="00382995" w:rsidRPr="009B168C" w:rsidRDefault="004E2F46" w:rsidP="00382995">
      <w:pPr>
        <w:numPr>
          <w:ilvl w:val="1"/>
          <w:numId w:val="8"/>
        </w:numPr>
        <w:tabs>
          <w:tab w:val="clear" w:pos="1440"/>
          <w:tab w:val="left" w:pos="540"/>
          <w:tab w:val="num" w:pos="990"/>
        </w:tabs>
        <w:spacing w:after="120" w:line="360" w:lineRule="auto"/>
        <w:ind w:left="540"/>
        <w:jc w:val="both"/>
      </w:pPr>
      <w:r>
        <w:rPr>
          <w:lang w:val="en-SG"/>
        </w:rPr>
        <w:t xml:space="preserve">Patients </w:t>
      </w:r>
      <w:r w:rsidRPr="004E2F46">
        <w:rPr>
          <w:lang w:val="en-SG"/>
        </w:rPr>
        <w:t>who were provisionally diagnosed as</w:t>
      </w:r>
      <w:r>
        <w:rPr>
          <w:lang w:val="en-SG"/>
        </w:rPr>
        <w:t xml:space="preserve"> </w:t>
      </w:r>
      <w:r w:rsidR="00382995" w:rsidRPr="009B168C">
        <w:rPr>
          <w:lang w:val="en-SG"/>
        </w:rPr>
        <w:t xml:space="preserve">case of </w:t>
      </w:r>
      <w:r w:rsidR="00F0291C">
        <w:rPr>
          <w:lang w:val="en-SG"/>
        </w:rPr>
        <w:t xml:space="preserve">testicular </w:t>
      </w:r>
      <w:r w:rsidR="000C4B4A">
        <w:rPr>
          <w:lang w:val="en-SG"/>
        </w:rPr>
        <w:t>mass</w:t>
      </w:r>
      <w:r w:rsidR="00771592">
        <w:rPr>
          <w:lang w:val="en-SG"/>
        </w:rPr>
        <w:t xml:space="preserve"> clinically</w:t>
      </w:r>
      <w:r w:rsidR="00382995" w:rsidRPr="009B168C">
        <w:rPr>
          <w:lang w:val="en-SG"/>
        </w:rPr>
        <w:t>.</w:t>
      </w:r>
    </w:p>
    <w:p w14:paraId="22EB3CA1" w14:textId="77777777" w:rsidR="003D51EE" w:rsidRPr="00DA25C6" w:rsidRDefault="003D51EE" w:rsidP="00DA25C6">
      <w:pPr>
        <w:spacing w:line="480" w:lineRule="auto"/>
        <w:outlineLvl w:val="0"/>
        <w:rPr>
          <w:b/>
        </w:rPr>
      </w:pPr>
      <w:r w:rsidRPr="00DA25C6">
        <w:rPr>
          <w:b/>
        </w:rPr>
        <w:t xml:space="preserve">Exclusion criteria: </w:t>
      </w:r>
    </w:p>
    <w:p w14:paraId="3581C2BB" w14:textId="77777777" w:rsidR="00382995" w:rsidRPr="00DA25C6" w:rsidRDefault="00382995" w:rsidP="00382995">
      <w:pPr>
        <w:pStyle w:val="ListParagraph"/>
        <w:numPr>
          <w:ilvl w:val="1"/>
          <w:numId w:val="9"/>
        </w:numPr>
        <w:tabs>
          <w:tab w:val="clear" w:pos="1440"/>
          <w:tab w:val="num" w:pos="540"/>
        </w:tabs>
        <w:spacing w:line="480" w:lineRule="auto"/>
        <w:ind w:left="540"/>
        <w:jc w:val="both"/>
        <w:rPr>
          <w:rFonts w:ascii="Times New Roman" w:hAnsi="Times New Roman"/>
          <w:bCs/>
          <w:sz w:val="24"/>
          <w:szCs w:val="24"/>
        </w:rPr>
      </w:pPr>
      <w:r w:rsidRPr="00DA25C6">
        <w:rPr>
          <w:rFonts w:ascii="Times New Roman" w:hAnsi="Times New Roman"/>
          <w:bCs/>
          <w:sz w:val="24"/>
          <w:szCs w:val="24"/>
        </w:rPr>
        <w:t xml:space="preserve">Post </w:t>
      </w:r>
      <w:r w:rsidR="00F0291C" w:rsidRPr="00F0291C">
        <w:rPr>
          <w:rFonts w:ascii="Times New Roman" w:hAnsi="Times New Roman"/>
          <w:bCs/>
          <w:sz w:val="24"/>
          <w:szCs w:val="24"/>
        </w:rPr>
        <w:t>postoperative patients of scrotal surgeries</w:t>
      </w:r>
      <w:r w:rsidR="00F0291C">
        <w:rPr>
          <w:rFonts w:ascii="Times New Roman" w:hAnsi="Times New Roman"/>
          <w:bCs/>
          <w:sz w:val="24"/>
          <w:szCs w:val="24"/>
        </w:rPr>
        <w:t>.</w:t>
      </w:r>
    </w:p>
    <w:p w14:paraId="4E185C65" w14:textId="77777777" w:rsidR="00382995" w:rsidRPr="00DA25C6" w:rsidRDefault="00F0291C" w:rsidP="00382995">
      <w:pPr>
        <w:pStyle w:val="ListParagraph"/>
        <w:numPr>
          <w:ilvl w:val="1"/>
          <w:numId w:val="9"/>
        </w:numPr>
        <w:tabs>
          <w:tab w:val="clear" w:pos="1440"/>
          <w:tab w:val="num" w:pos="540"/>
        </w:tabs>
        <w:spacing w:line="480" w:lineRule="auto"/>
        <w:ind w:left="540"/>
        <w:jc w:val="both"/>
        <w:rPr>
          <w:rFonts w:ascii="Times New Roman" w:hAnsi="Times New Roman"/>
          <w:bCs/>
          <w:sz w:val="24"/>
          <w:szCs w:val="24"/>
        </w:rPr>
      </w:pPr>
      <w:r w:rsidRPr="00F0291C">
        <w:rPr>
          <w:rFonts w:ascii="Times New Roman" w:hAnsi="Times New Roman"/>
          <w:bCs/>
          <w:sz w:val="24"/>
          <w:szCs w:val="24"/>
        </w:rPr>
        <w:t>Post radiotherapy patients</w:t>
      </w:r>
      <w:r>
        <w:rPr>
          <w:rFonts w:ascii="Times New Roman" w:hAnsi="Times New Roman"/>
          <w:bCs/>
          <w:sz w:val="24"/>
          <w:szCs w:val="24"/>
        </w:rPr>
        <w:t>.</w:t>
      </w:r>
    </w:p>
    <w:p w14:paraId="179D6E14" w14:textId="77777777" w:rsidR="00382995" w:rsidRPr="00DA25C6" w:rsidRDefault="00F0291C" w:rsidP="00382995">
      <w:pPr>
        <w:pStyle w:val="ListParagraph"/>
        <w:numPr>
          <w:ilvl w:val="1"/>
          <w:numId w:val="9"/>
        </w:numPr>
        <w:tabs>
          <w:tab w:val="clear" w:pos="1440"/>
          <w:tab w:val="num" w:pos="540"/>
        </w:tabs>
        <w:spacing w:line="360" w:lineRule="auto"/>
        <w:ind w:left="540"/>
        <w:jc w:val="both"/>
        <w:rPr>
          <w:rFonts w:ascii="Times New Roman" w:hAnsi="Times New Roman"/>
          <w:bCs/>
          <w:sz w:val="24"/>
          <w:szCs w:val="24"/>
        </w:rPr>
      </w:pPr>
      <w:r>
        <w:rPr>
          <w:rFonts w:ascii="Times New Roman" w:hAnsi="Times New Roman"/>
          <w:bCs/>
          <w:sz w:val="24"/>
          <w:szCs w:val="24"/>
          <w:lang w:val="en-SG"/>
        </w:rPr>
        <w:t xml:space="preserve">Patients having </w:t>
      </w:r>
      <w:proofErr w:type="spellStart"/>
      <w:r>
        <w:rPr>
          <w:rFonts w:ascii="Times New Roman" w:hAnsi="Times New Roman"/>
          <w:bCs/>
          <w:sz w:val="24"/>
          <w:szCs w:val="24"/>
          <w:lang w:val="en-SG"/>
        </w:rPr>
        <w:t>i</w:t>
      </w:r>
      <w:r w:rsidRPr="00F0291C">
        <w:rPr>
          <w:rFonts w:ascii="Times New Roman" w:hAnsi="Times New Roman"/>
          <w:bCs/>
          <w:sz w:val="24"/>
          <w:szCs w:val="24"/>
          <w:lang w:val="en-SG"/>
        </w:rPr>
        <w:t>nguino</w:t>
      </w:r>
      <w:proofErr w:type="spellEnd"/>
      <w:r w:rsidRPr="00F0291C">
        <w:rPr>
          <w:rFonts w:ascii="Times New Roman" w:hAnsi="Times New Roman"/>
          <w:bCs/>
          <w:sz w:val="24"/>
          <w:szCs w:val="24"/>
          <w:lang w:val="en-SG"/>
        </w:rPr>
        <w:t>-scrotal hernia</w:t>
      </w:r>
      <w:r>
        <w:rPr>
          <w:rFonts w:ascii="Times New Roman" w:hAnsi="Times New Roman"/>
          <w:bCs/>
          <w:sz w:val="24"/>
          <w:szCs w:val="24"/>
          <w:lang w:val="en-SG"/>
        </w:rPr>
        <w:t>.</w:t>
      </w:r>
    </w:p>
    <w:p w14:paraId="0D94B183" w14:textId="77777777" w:rsidR="005D35A8" w:rsidRPr="005C5708" w:rsidRDefault="005D35A8" w:rsidP="000A62B4">
      <w:pPr>
        <w:pStyle w:val="ListParagraph"/>
        <w:spacing w:after="0" w:line="360" w:lineRule="auto"/>
        <w:ind w:left="0"/>
        <w:jc w:val="both"/>
        <w:rPr>
          <w:rFonts w:ascii="Times New Roman" w:hAnsi="Times New Roman"/>
          <w:b/>
          <w:bCs/>
          <w:color w:val="FF0000"/>
          <w:sz w:val="24"/>
          <w:szCs w:val="24"/>
        </w:rPr>
      </w:pPr>
    </w:p>
    <w:p w14:paraId="1C6AA391" w14:textId="77777777" w:rsidR="003F5FB4" w:rsidRDefault="003F5FB4" w:rsidP="00465D14">
      <w:pPr>
        <w:pStyle w:val="ListParagraph"/>
        <w:spacing w:after="0" w:line="480" w:lineRule="auto"/>
        <w:ind w:left="0"/>
        <w:jc w:val="both"/>
        <w:rPr>
          <w:rFonts w:ascii="Times New Roman" w:hAnsi="Times New Roman"/>
          <w:b/>
          <w:bCs/>
          <w:color w:val="000000"/>
          <w:sz w:val="24"/>
          <w:szCs w:val="24"/>
        </w:rPr>
      </w:pPr>
    </w:p>
    <w:p w14:paraId="4211B543" w14:textId="77777777" w:rsidR="003F5FB4" w:rsidRDefault="003F5FB4" w:rsidP="00465D14">
      <w:pPr>
        <w:pStyle w:val="ListParagraph"/>
        <w:spacing w:after="0" w:line="480" w:lineRule="auto"/>
        <w:ind w:left="0"/>
        <w:jc w:val="both"/>
        <w:rPr>
          <w:rFonts w:ascii="Times New Roman" w:hAnsi="Times New Roman"/>
          <w:b/>
          <w:bCs/>
          <w:color w:val="000000"/>
          <w:sz w:val="24"/>
          <w:szCs w:val="24"/>
        </w:rPr>
      </w:pPr>
    </w:p>
    <w:p w14:paraId="3C639F09" w14:textId="77777777" w:rsidR="002243F1" w:rsidRDefault="002243F1" w:rsidP="00465D14">
      <w:pPr>
        <w:pStyle w:val="ListParagraph"/>
        <w:spacing w:after="0" w:line="480" w:lineRule="auto"/>
        <w:ind w:left="0"/>
        <w:jc w:val="both"/>
        <w:rPr>
          <w:rFonts w:ascii="Times New Roman" w:hAnsi="Times New Roman"/>
          <w:b/>
          <w:bCs/>
          <w:color w:val="000000"/>
          <w:sz w:val="24"/>
          <w:szCs w:val="24"/>
        </w:rPr>
      </w:pPr>
    </w:p>
    <w:p w14:paraId="54D8F1FD" w14:textId="77777777" w:rsidR="002243F1" w:rsidRDefault="002243F1" w:rsidP="00465D14">
      <w:pPr>
        <w:pStyle w:val="ListParagraph"/>
        <w:spacing w:after="0" w:line="480" w:lineRule="auto"/>
        <w:ind w:left="0"/>
        <w:jc w:val="both"/>
        <w:rPr>
          <w:rFonts w:ascii="Times New Roman" w:hAnsi="Times New Roman"/>
          <w:b/>
          <w:bCs/>
          <w:color w:val="000000"/>
          <w:sz w:val="24"/>
          <w:szCs w:val="24"/>
        </w:rPr>
      </w:pPr>
    </w:p>
    <w:p w14:paraId="21C848F5" w14:textId="77777777" w:rsidR="00E84ECE" w:rsidRDefault="00723F78" w:rsidP="00465D14">
      <w:pPr>
        <w:pStyle w:val="ListParagraph"/>
        <w:spacing w:after="0" w:line="480" w:lineRule="auto"/>
        <w:ind w:left="0"/>
        <w:jc w:val="both"/>
        <w:rPr>
          <w:rFonts w:ascii="Times New Roman" w:hAnsi="Times New Roman"/>
          <w:b/>
          <w:bCs/>
          <w:color w:val="000000"/>
          <w:sz w:val="24"/>
          <w:szCs w:val="24"/>
        </w:rPr>
      </w:pPr>
      <w:r>
        <w:rPr>
          <w:rFonts w:ascii="Times New Roman" w:hAnsi="Times New Roman"/>
          <w:b/>
          <w:bCs/>
          <w:color w:val="000000"/>
          <w:sz w:val="24"/>
          <w:szCs w:val="24"/>
        </w:rPr>
        <w:lastRenderedPageBreak/>
        <w:t>3.8</w:t>
      </w:r>
      <w:r w:rsidR="00E84ECE">
        <w:rPr>
          <w:rFonts w:ascii="Times New Roman" w:hAnsi="Times New Roman"/>
          <w:b/>
          <w:bCs/>
          <w:color w:val="000000"/>
          <w:sz w:val="24"/>
          <w:szCs w:val="24"/>
        </w:rPr>
        <w:t xml:space="preserve"> Sample size</w:t>
      </w:r>
      <w:r w:rsidR="00F0291C">
        <w:rPr>
          <w:rFonts w:ascii="Times New Roman" w:hAnsi="Times New Roman"/>
          <w:b/>
          <w:bCs/>
          <w:color w:val="000000"/>
          <w:sz w:val="24"/>
          <w:szCs w:val="24"/>
        </w:rPr>
        <w:t xml:space="preserve"> (N)</w:t>
      </w:r>
      <w:r w:rsidR="00E84ECE">
        <w:rPr>
          <w:rFonts w:ascii="Times New Roman" w:hAnsi="Times New Roman"/>
          <w:b/>
          <w:bCs/>
          <w:color w:val="000000"/>
          <w:sz w:val="24"/>
          <w:szCs w:val="24"/>
        </w:rPr>
        <w:t xml:space="preserve"> calculation:</w:t>
      </w:r>
    </w:p>
    <w:p w14:paraId="1BA3B4E0" w14:textId="77777777" w:rsidR="00F0291C" w:rsidRPr="00F0291C" w:rsidRDefault="00F0291C" w:rsidP="00E55A59">
      <w:pPr>
        <w:spacing w:after="240" w:line="480" w:lineRule="auto"/>
        <w:jc w:val="both"/>
      </w:pPr>
      <w:r w:rsidRPr="00F0291C">
        <w:t xml:space="preserve">According to a study, </w:t>
      </w:r>
      <w:r w:rsidR="00E55A59">
        <w:t>CDUS had</w:t>
      </w:r>
      <w:r w:rsidRPr="00F0291C">
        <w:t xml:space="preserve"> 97.8% sensitivity for the diagnosis of different intra-scrotal diseases (</w:t>
      </w:r>
      <w:r w:rsidRPr="00F0291C">
        <w:rPr>
          <w:bCs/>
        </w:rPr>
        <w:t>Uddin MB et al., 2024</w:t>
      </w:r>
      <w:r w:rsidRPr="00F0291C">
        <w:t xml:space="preserve">). </w:t>
      </w:r>
      <w:r w:rsidR="006728BD" w:rsidRPr="006728BD">
        <w:rPr>
          <w:lang w:val="en-GB"/>
        </w:rPr>
        <w:t xml:space="preserve">The sample size for this investigation was determined using a 95% CI and a 5% margin of error. </w:t>
      </w:r>
      <w:r w:rsidR="00FD26DF" w:rsidRPr="00FD26DF">
        <w:rPr>
          <w:color w:val="000000"/>
        </w:rPr>
        <w:t xml:space="preserve">Sample size was </w:t>
      </w:r>
      <w:r w:rsidR="006728BD">
        <w:rPr>
          <w:color w:val="000000"/>
        </w:rPr>
        <w:t>computed</w:t>
      </w:r>
      <w:r w:rsidR="00FD26DF" w:rsidRPr="00FD26DF">
        <w:rPr>
          <w:color w:val="000000"/>
        </w:rPr>
        <w:t xml:space="preserve"> by the </w:t>
      </w:r>
      <w:r w:rsidR="00E55A59">
        <w:rPr>
          <w:color w:val="000000"/>
        </w:rPr>
        <w:t>f</w:t>
      </w:r>
      <w:r w:rsidR="00FD26DF" w:rsidRPr="00FD26DF">
        <w:rPr>
          <w:color w:val="000000"/>
        </w:rPr>
        <w:t>ormula for the performance of the diagnostic test</w:t>
      </w:r>
      <w:r w:rsidR="00E55A59">
        <w:rPr>
          <w:color w:val="000000"/>
        </w:rPr>
        <w:t xml:space="preserve"> </w:t>
      </w:r>
      <w:r w:rsidR="00FD26DF" w:rsidRPr="00FD26DF">
        <w:rPr>
          <w:color w:val="000000"/>
        </w:rPr>
        <w:t>(Hoque, 2021</w:t>
      </w:r>
      <w:proofErr w:type="gramStart"/>
      <w:r w:rsidR="00FD26DF" w:rsidRPr="00FD26DF">
        <w:rPr>
          <w:color w:val="000000"/>
        </w:rPr>
        <w:t>)</w:t>
      </w:r>
      <w:r w:rsidR="00FD26DF" w:rsidRPr="00FD26DF">
        <w:t xml:space="preserve"> </w:t>
      </w:r>
      <w:r w:rsidR="00E55A59">
        <w:t xml:space="preserve"> </w:t>
      </w:r>
      <w:r w:rsidRPr="00F0291C">
        <w:t>-</w:t>
      </w:r>
      <w:proofErr w:type="gramEnd"/>
    </w:p>
    <w:p w14:paraId="725EAEFE" w14:textId="77777777" w:rsidR="00F0291C" w:rsidRPr="00F0291C" w:rsidRDefault="00F0291C" w:rsidP="00F664B2">
      <w:pPr>
        <w:spacing w:after="240" w:line="360" w:lineRule="auto"/>
        <w:jc w:val="both"/>
      </w:pPr>
      <w:r w:rsidRPr="00F0291C">
        <w:t>n</w:t>
      </w:r>
      <m:oMath>
        <m:r>
          <w:rPr>
            <w:rFonts w:ascii="Cambria Math" w:hAnsi="Cambria Math"/>
            <w:sz w:val="28"/>
            <w:szCs w:val="28"/>
          </w:rPr>
          <m:t xml:space="preserve"> </m:t>
        </m:r>
        <m:r>
          <m:rPr>
            <m:sty m:val="p"/>
          </m:rPr>
          <w:rPr>
            <w:rFonts w:ascii="Cambria Math" w:hAnsi="Cambria Math"/>
            <w:sz w:val="28"/>
            <w:szCs w:val="28"/>
          </w:rPr>
          <m:t>=</m:t>
        </m:r>
        <m:f>
          <m:fPr>
            <m:ctrlPr>
              <w:rPr>
                <w:rFonts w:ascii="Cambria Math" w:hAnsi="Cambria Math"/>
                <w:sz w:val="28"/>
                <w:szCs w:val="28"/>
              </w:rPr>
            </m:ctrlPr>
          </m:fPr>
          <m:num>
            <m:sSup>
              <m:sSupPr>
                <m:ctrlPr>
                  <w:rPr>
                    <w:rFonts w:ascii="Cambria Math" w:hAnsi="Cambria Math"/>
                    <w:sz w:val="28"/>
                    <w:szCs w:val="28"/>
                  </w:rPr>
                </m:ctrlPr>
              </m:sSupPr>
              <m:e>
                <m:r>
                  <m:rPr>
                    <m:sty m:val="p"/>
                  </m:rPr>
                  <w:rPr>
                    <w:rFonts w:ascii="Cambria Math" w:hAnsi="Cambria Math"/>
                    <w:sz w:val="28"/>
                    <w:szCs w:val="28"/>
                  </w:rPr>
                  <m:t>Z</m:t>
                </m:r>
              </m:e>
              <m:sup>
                <m:r>
                  <m:rPr>
                    <m:sty m:val="p"/>
                  </m:rPr>
                  <w:rPr>
                    <w:rFonts w:ascii="Cambria Math" w:hAnsi="Cambria Math"/>
                    <w:sz w:val="28"/>
                    <w:szCs w:val="28"/>
                  </w:rPr>
                  <m:t>2</m:t>
                </m:r>
              </m:sup>
            </m:sSup>
            <m:r>
              <m:rPr>
                <m:sty m:val="p"/>
              </m:rPr>
              <w:rPr>
                <w:rFonts w:ascii="Cambria Math" w:hAnsi="Cambria Math"/>
                <w:sz w:val="28"/>
                <w:szCs w:val="28"/>
              </w:rPr>
              <m:t>P</m:t>
            </m:r>
            <m:d>
              <m:dPr>
                <m:ctrlPr>
                  <w:rPr>
                    <w:rFonts w:ascii="Cambria Math" w:hAnsi="Cambria Math"/>
                    <w:sz w:val="28"/>
                    <w:szCs w:val="28"/>
                  </w:rPr>
                </m:ctrlPr>
              </m:dPr>
              <m:e>
                <m:r>
                  <m:rPr>
                    <m:sty m:val="p"/>
                  </m:rPr>
                  <w:rPr>
                    <w:rFonts w:ascii="Cambria Math" w:hAnsi="Cambria Math"/>
                    <w:sz w:val="28"/>
                    <w:szCs w:val="28"/>
                  </w:rPr>
                  <m:t>100-P</m:t>
                </m:r>
              </m:e>
            </m:d>
            <m:ctrlPr>
              <w:rPr>
                <w:rFonts w:ascii="Cambria Math" w:hAnsi="Cambria Math"/>
                <w:i/>
                <w:sz w:val="28"/>
                <w:szCs w:val="28"/>
              </w:rPr>
            </m:ctrlPr>
          </m:num>
          <m:den>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2</m:t>
                </m:r>
              </m:sup>
            </m:sSup>
            <m:ctrlPr>
              <w:rPr>
                <w:rFonts w:ascii="Cambria Math" w:hAnsi="Cambria Math"/>
                <w:i/>
                <w:sz w:val="28"/>
                <w:szCs w:val="28"/>
              </w:rPr>
            </m:ctrlPr>
          </m:den>
        </m:f>
      </m:oMath>
      <w:r w:rsidRPr="00F0291C">
        <w:t xml:space="preserve"> </w:t>
      </w:r>
    </w:p>
    <w:p w14:paraId="356C3A43" w14:textId="77777777" w:rsidR="00F0291C" w:rsidRPr="00F0291C" w:rsidRDefault="00FD26DF" w:rsidP="00F664B2">
      <w:pPr>
        <w:spacing w:after="240" w:line="360" w:lineRule="auto"/>
        <w:jc w:val="both"/>
      </w:pPr>
      <w:r>
        <w:t xml:space="preserve">N </w:t>
      </w:r>
      <m:oMath>
        <m:r>
          <m:rPr>
            <m:sty m:val="p"/>
          </m:rPr>
          <w:rPr>
            <w:rFonts w:ascii="Cambria Math"/>
            <w:sz w:val="28"/>
            <w:szCs w:val="28"/>
          </w:rPr>
          <m:t>=</m:t>
        </m:r>
        <m:f>
          <m:fPr>
            <m:ctrlPr>
              <w:rPr>
                <w:rFonts w:ascii="Cambria Math" w:hAnsi="Cambria Math"/>
                <w:sz w:val="28"/>
                <w:szCs w:val="28"/>
              </w:rPr>
            </m:ctrlPr>
          </m:fPr>
          <m:num>
            <m:r>
              <m:rPr>
                <m:sty m:val="p"/>
              </m:rPr>
              <w:rPr>
                <w:rFonts w:ascii="Cambria Math"/>
                <w:sz w:val="28"/>
                <w:szCs w:val="28"/>
              </w:rPr>
              <m:t>n</m:t>
            </m:r>
          </m:num>
          <m:den>
            <m:r>
              <m:rPr>
                <m:sty m:val="p"/>
              </m:rPr>
              <w:rPr>
                <w:rFonts w:ascii="Cambria Math"/>
                <w:sz w:val="28"/>
                <w:szCs w:val="28"/>
              </w:rPr>
              <m:t>Prevalence of the disease to be diagnosed</m:t>
            </m:r>
          </m:den>
        </m:f>
      </m:oMath>
      <w:r>
        <w:t xml:space="preserve">   </w:t>
      </w:r>
    </w:p>
    <w:p w14:paraId="1403FD13" w14:textId="77777777" w:rsidR="00FD26DF" w:rsidRDefault="00FD26DF" w:rsidP="00F664B2">
      <w:pPr>
        <w:spacing w:after="240" w:line="360" w:lineRule="auto"/>
        <w:jc w:val="both"/>
      </w:pPr>
      <w:r>
        <w:t>Z = 1.96 at 5% level of significance</w:t>
      </w:r>
    </w:p>
    <w:p w14:paraId="7810887B" w14:textId="77777777" w:rsidR="00FD26DF" w:rsidRDefault="00FD26DF" w:rsidP="00F664B2">
      <w:pPr>
        <w:spacing w:after="240" w:line="360" w:lineRule="auto"/>
        <w:jc w:val="both"/>
      </w:pPr>
      <w:r>
        <w:t xml:space="preserve">P (sensitivity from previous study) = </w:t>
      </w:r>
      <w:r w:rsidRPr="00F0291C">
        <w:t>97.8</w:t>
      </w:r>
      <w:proofErr w:type="gramStart"/>
      <w:r w:rsidRPr="00F0291C">
        <w:t xml:space="preserve">% </w:t>
      </w:r>
      <w:r w:rsidR="00E05608">
        <w:t xml:space="preserve"> </w:t>
      </w:r>
      <w:r w:rsidRPr="00F0291C">
        <w:t>=</w:t>
      </w:r>
      <w:proofErr w:type="gramEnd"/>
      <w:r w:rsidRPr="00F0291C">
        <w:t xml:space="preserve"> 97.8</w:t>
      </w:r>
      <w:r>
        <w:t xml:space="preserve"> (</w:t>
      </w:r>
      <w:r w:rsidR="0079379D">
        <w:rPr>
          <w:bCs/>
        </w:rPr>
        <w:t>Uddin</w:t>
      </w:r>
      <w:r w:rsidRPr="00F0291C">
        <w:rPr>
          <w:bCs/>
        </w:rPr>
        <w:t xml:space="preserve"> et al., 2024</w:t>
      </w:r>
      <w:r>
        <w:t>)</w:t>
      </w:r>
    </w:p>
    <w:p w14:paraId="2D50DAEF" w14:textId="77777777" w:rsidR="00FD26DF" w:rsidRDefault="00FD26DF" w:rsidP="00F664B2">
      <w:pPr>
        <w:spacing w:after="240" w:line="360" w:lineRule="auto"/>
        <w:jc w:val="both"/>
      </w:pPr>
      <w:r>
        <w:t xml:space="preserve">d (acceptable error) = 5% of 97.8 = </w:t>
      </w:r>
      <w:r w:rsidRPr="00F0291C">
        <w:t>4.89</w:t>
      </w:r>
    </w:p>
    <w:p w14:paraId="11EBCD3B" w14:textId="77777777" w:rsidR="00F0291C" w:rsidRPr="00F0291C" w:rsidRDefault="00F0291C" w:rsidP="00F664B2">
      <w:pPr>
        <w:spacing w:after="240" w:line="360" w:lineRule="auto"/>
        <w:jc w:val="both"/>
      </w:pPr>
      <w:r w:rsidRPr="00F0291C">
        <w:t xml:space="preserve">n </w:t>
      </w:r>
      <m:oMath>
        <m:r>
          <m:rPr>
            <m:sty m:val="p"/>
          </m:rPr>
          <w:rPr>
            <w:rFonts w:ascii="Cambria Math"/>
            <w:sz w:val="28"/>
            <w:szCs w:val="28"/>
          </w:rPr>
          <m:t>=</m:t>
        </m:r>
        <m:f>
          <m:fPr>
            <m:ctrlPr>
              <w:rPr>
                <w:rFonts w:ascii="Cambria Math" w:hAnsi="Cambria Math"/>
                <w:sz w:val="28"/>
                <w:szCs w:val="28"/>
              </w:rPr>
            </m:ctrlPr>
          </m:fPr>
          <m:num>
            <m:sSup>
              <m:sSupPr>
                <m:ctrlPr>
                  <w:rPr>
                    <w:rFonts w:ascii="Cambria Math" w:hAnsi="Cambria Math"/>
                    <w:sz w:val="28"/>
                    <w:szCs w:val="28"/>
                  </w:rPr>
                </m:ctrlPr>
              </m:sSupPr>
              <m:e>
                <m:r>
                  <m:rPr>
                    <m:sty m:val="p"/>
                  </m:rPr>
                  <w:rPr>
                    <w:rFonts w:ascii="Cambria Math"/>
                    <w:sz w:val="28"/>
                    <w:szCs w:val="28"/>
                  </w:rPr>
                  <m:t>1.96</m:t>
                </m:r>
              </m:e>
              <m:sup>
                <m:r>
                  <m:rPr>
                    <m:sty m:val="p"/>
                  </m:rPr>
                  <w:rPr>
                    <w:rFonts w:ascii="Cambria Math"/>
                    <w:sz w:val="28"/>
                    <w:szCs w:val="28"/>
                  </w:rPr>
                  <m:t>2</m:t>
                </m:r>
              </m:sup>
            </m:sSup>
            <m:r>
              <m:rPr>
                <m:sty m:val="p"/>
              </m:rPr>
              <w:rPr>
                <w:rFonts w:ascii="Cambria Math"/>
                <w:sz w:val="28"/>
                <w:szCs w:val="28"/>
              </w:rPr>
              <m:t xml:space="preserve"> x 97.8 x 2.2</m:t>
            </m:r>
          </m:num>
          <m:den>
            <m:sSup>
              <m:sSupPr>
                <m:ctrlPr>
                  <w:rPr>
                    <w:rFonts w:ascii="Cambria Math" w:hAnsi="Cambria Math"/>
                    <w:i/>
                    <w:sz w:val="28"/>
                    <w:szCs w:val="28"/>
                  </w:rPr>
                </m:ctrlPr>
              </m:sSupPr>
              <m:e>
                <m:r>
                  <w:rPr>
                    <w:rFonts w:ascii="Cambria Math"/>
                    <w:sz w:val="28"/>
                    <w:szCs w:val="28"/>
                  </w:rPr>
                  <m:t>4.89</m:t>
                </m:r>
              </m:e>
              <m:sup>
                <m:r>
                  <w:rPr>
                    <w:rFonts w:ascii="Cambria Math"/>
                    <w:sz w:val="28"/>
                    <w:szCs w:val="28"/>
                  </w:rPr>
                  <m:t>2</m:t>
                </m:r>
              </m:sup>
            </m:sSup>
          </m:den>
        </m:f>
      </m:oMath>
      <w:r w:rsidR="00E55A59">
        <w:rPr>
          <w:sz w:val="28"/>
          <w:szCs w:val="28"/>
        </w:rPr>
        <w:t xml:space="preserve">  </w:t>
      </w:r>
      <w:r w:rsidRPr="00F0291C">
        <w:t xml:space="preserve">= 25.11 </w:t>
      </w:r>
    </w:p>
    <w:p w14:paraId="1E2D1213" w14:textId="77777777" w:rsidR="00F0291C" w:rsidRPr="00F0291C" w:rsidRDefault="00F0291C" w:rsidP="00F664B2">
      <w:pPr>
        <w:spacing w:after="240" w:line="360" w:lineRule="auto"/>
        <w:jc w:val="both"/>
      </w:pPr>
      <w:r w:rsidRPr="00F0291C">
        <w:t>As true prevalence of testicular ma</w:t>
      </w:r>
      <w:r w:rsidR="008800E8">
        <w:t>sses was</w:t>
      </w:r>
      <w:r w:rsidR="00E55A59">
        <w:t xml:space="preserve"> not clearly known, </w:t>
      </w:r>
      <w:r w:rsidR="008800E8">
        <w:t xml:space="preserve">for convenience </w:t>
      </w:r>
      <w:r w:rsidR="00E55A59">
        <w:t>it was</w:t>
      </w:r>
      <w:r w:rsidRPr="00F0291C">
        <w:t xml:space="preserve"> estimated about 50%. </w:t>
      </w:r>
    </w:p>
    <w:p w14:paraId="421B1AE0" w14:textId="77777777" w:rsidR="00F0291C" w:rsidRPr="00F0291C" w:rsidRDefault="00F0291C" w:rsidP="00F664B2">
      <w:pPr>
        <w:spacing w:after="240" w:line="360" w:lineRule="auto"/>
        <w:jc w:val="both"/>
      </w:pPr>
      <w:r w:rsidRPr="00F0291C">
        <w:t>N =</w:t>
      </w:r>
      <w:r w:rsidR="00E55A59">
        <w:t xml:space="preserve"> </w:t>
      </w:r>
      <w:r w:rsidRPr="00F0291C">
        <w:t xml:space="preserve"> </w:t>
      </w:r>
      <m:oMath>
        <m:f>
          <m:fPr>
            <m:ctrlPr>
              <w:rPr>
                <w:rFonts w:ascii="Cambria Math" w:hAnsi="Cambria Math"/>
                <w:sz w:val="28"/>
                <w:szCs w:val="28"/>
              </w:rPr>
            </m:ctrlPr>
          </m:fPr>
          <m:num>
            <m:r>
              <m:rPr>
                <m:sty m:val="p"/>
              </m:rPr>
              <w:rPr>
                <w:rFonts w:ascii="Cambria Math" w:hAnsi="Cambria Math"/>
                <w:sz w:val="28"/>
                <w:szCs w:val="28"/>
              </w:rPr>
              <m:t>25.11</m:t>
            </m:r>
          </m:num>
          <m:den>
            <m:r>
              <w:rPr>
                <w:rFonts w:ascii="Cambria Math" w:hAnsi="Cambria Math"/>
                <w:sz w:val="28"/>
                <w:szCs w:val="28"/>
              </w:rPr>
              <m:t>0.50</m:t>
            </m:r>
          </m:den>
        </m:f>
      </m:oMath>
      <w:r w:rsidR="00E55A59">
        <w:t xml:space="preserve">  </w:t>
      </w:r>
      <w:r w:rsidRPr="00F0291C">
        <w:t>= 50.22</w:t>
      </w:r>
      <w:r w:rsidR="00E55A59">
        <w:t xml:space="preserve"> </w:t>
      </w:r>
      <w:proofErr w:type="gramStart"/>
      <w:r w:rsidR="00E55A59" w:rsidRPr="00E55A59">
        <w:rPr>
          <w:color w:val="000000"/>
          <w:sz w:val="22"/>
          <w:szCs w:val="22"/>
        </w:rPr>
        <w:t>≈</w:t>
      </w:r>
      <w:r w:rsidR="00E55A59">
        <w:rPr>
          <w:color w:val="000000"/>
          <w:sz w:val="22"/>
          <w:szCs w:val="22"/>
        </w:rPr>
        <w:t xml:space="preserve">  50</w:t>
      </w:r>
      <w:proofErr w:type="gramEnd"/>
    </w:p>
    <w:p w14:paraId="24E2D127" w14:textId="77777777" w:rsidR="00F0291C" w:rsidRPr="00F0291C" w:rsidRDefault="00F0291C" w:rsidP="00F0291C">
      <w:pPr>
        <w:spacing w:after="240" w:line="480" w:lineRule="auto"/>
        <w:jc w:val="both"/>
      </w:pPr>
      <w:r w:rsidRPr="00F0291C">
        <w:t xml:space="preserve">Therefore, for this study total 50 patients </w:t>
      </w:r>
      <w:r>
        <w:t>were</w:t>
      </w:r>
      <w:r w:rsidRPr="00F0291C">
        <w:t xml:space="preserve"> included. </w:t>
      </w:r>
    </w:p>
    <w:p w14:paraId="2C7E8D7A" w14:textId="77777777" w:rsidR="00C95896" w:rsidRPr="00C758D6" w:rsidRDefault="00BD0609" w:rsidP="00C758D6">
      <w:pPr>
        <w:spacing w:after="240" w:line="480" w:lineRule="auto"/>
        <w:jc w:val="both"/>
      </w:pPr>
      <w:r>
        <w:rPr>
          <w:rFonts w:eastAsia="Calibri"/>
          <w:bCs/>
        </w:rPr>
        <w:br w:type="page"/>
      </w:r>
      <w:r w:rsidR="00723F78">
        <w:rPr>
          <w:b/>
          <w:bCs/>
        </w:rPr>
        <w:lastRenderedPageBreak/>
        <w:t>3.9</w:t>
      </w:r>
      <w:r w:rsidR="00386D12" w:rsidRPr="00452907">
        <w:rPr>
          <w:b/>
          <w:bCs/>
        </w:rPr>
        <w:t xml:space="preserve"> </w:t>
      </w:r>
      <w:r w:rsidR="00723F78">
        <w:rPr>
          <w:b/>
          <w:bCs/>
        </w:rPr>
        <w:t>Study</w:t>
      </w:r>
      <w:r w:rsidR="003D51EE" w:rsidRPr="00452907">
        <w:rPr>
          <w:b/>
          <w:bCs/>
        </w:rPr>
        <w:t xml:space="preserve"> variables</w:t>
      </w:r>
      <w:r w:rsidR="00C95896" w:rsidRPr="00452907">
        <w:rPr>
          <w:b/>
          <w:bCs/>
        </w:rPr>
        <w:t>:</w:t>
      </w:r>
    </w:p>
    <w:p w14:paraId="0E063FAA" w14:textId="77777777" w:rsidR="00FE6679" w:rsidRPr="00452907" w:rsidRDefault="00FE6679" w:rsidP="003408DE">
      <w:pPr>
        <w:spacing w:after="240" w:line="480" w:lineRule="auto"/>
        <w:jc w:val="both"/>
      </w:pPr>
      <w:r w:rsidRPr="00452907">
        <w:t>The following variables were studied:</w:t>
      </w:r>
    </w:p>
    <w:p w14:paraId="20C51508" w14:textId="77777777" w:rsidR="003408DE" w:rsidRPr="003408DE" w:rsidRDefault="003408DE" w:rsidP="003408DE">
      <w:pPr>
        <w:spacing w:after="120"/>
        <w:jc w:val="both"/>
        <w:rPr>
          <w:rFonts w:ascii="TimesNewRomanPSMT" w:eastAsiaTheme="minorEastAsia" w:hAnsi="TimesNewRomanPSMT" w:cstheme="minorBidi"/>
          <w:b/>
          <w:color w:val="000000"/>
          <w:szCs w:val="22"/>
        </w:rPr>
      </w:pPr>
      <w:r w:rsidRPr="003408DE">
        <w:rPr>
          <w:rFonts w:ascii="TimesNewRomanPSMT" w:eastAsiaTheme="minorEastAsia" w:hAnsi="TimesNewRomanPSMT" w:cstheme="minorBidi"/>
          <w:b/>
          <w:bCs/>
          <w:color w:val="000000"/>
          <w:szCs w:val="22"/>
        </w:rPr>
        <w:t>Demographic and clinical variables:</w:t>
      </w:r>
    </w:p>
    <w:p w14:paraId="43C49731" w14:textId="77777777" w:rsidR="003408DE" w:rsidRPr="003408DE" w:rsidRDefault="003408DE" w:rsidP="003408DE">
      <w:pPr>
        <w:numPr>
          <w:ilvl w:val="0"/>
          <w:numId w:val="22"/>
        </w:numPr>
        <w:spacing w:after="120" w:line="480" w:lineRule="auto"/>
        <w:jc w:val="both"/>
        <w:rPr>
          <w:rFonts w:ascii="TimesNewRomanPSMT" w:eastAsiaTheme="minorEastAsia" w:hAnsi="TimesNewRomanPSMT" w:cstheme="minorBidi"/>
          <w:color w:val="000000"/>
          <w:szCs w:val="22"/>
        </w:rPr>
      </w:pPr>
      <w:r w:rsidRPr="003408DE">
        <w:rPr>
          <w:rFonts w:ascii="TimesNewRomanPSMT" w:eastAsiaTheme="minorEastAsia" w:hAnsi="TimesNewRomanPSMT" w:cstheme="minorBidi"/>
          <w:color w:val="000000"/>
          <w:szCs w:val="22"/>
        </w:rPr>
        <w:t>Age</w:t>
      </w:r>
    </w:p>
    <w:p w14:paraId="67E910FC" w14:textId="77777777" w:rsidR="003408DE" w:rsidRDefault="003408DE" w:rsidP="003408DE">
      <w:pPr>
        <w:numPr>
          <w:ilvl w:val="0"/>
          <w:numId w:val="22"/>
        </w:numPr>
        <w:spacing w:after="120" w:line="480" w:lineRule="auto"/>
        <w:jc w:val="both"/>
        <w:rPr>
          <w:rFonts w:ascii="TimesNewRomanPSMT" w:eastAsiaTheme="minorEastAsia" w:hAnsi="TimesNewRomanPSMT" w:cstheme="minorBidi"/>
          <w:color w:val="000000"/>
          <w:szCs w:val="22"/>
        </w:rPr>
      </w:pPr>
      <w:r>
        <w:rPr>
          <w:rFonts w:ascii="TimesNewRomanPSMT" w:eastAsiaTheme="minorEastAsia" w:hAnsi="TimesNewRomanPSMT" w:cstheme="minorBidi"/>
          <w:color w:val="000000"/>
          <w:szCs w:val="22"/>
        </w:rPr>
        <w:t>Marital status</w:t>
      </w:r>
    </w:p>
    <w:p w14:paraId="733D79BF" w14:textId="77777777" w:rsidR="003408DE" w:rsidRPr="003408DE" w:rsidRDefault="003408DE" w:rsidP="003408DE">
      <w:pPr>
        <w:numPr>
          <w:ilvl w:val="0"/>
          <w:numId w:val="22"/>
        </w:numPr>
        <w:spacing w:after="120" w:line="480" w:lineRule="auto"/>
        <w:jc w:val="both"/>
        <w:rPr>
          <w:rFonts w:ascii="TimesNewRomanPSMT" w:eastAsiaTheme="minorEastAsia" w:hAnsi="TimesNewRomanPSMT" w:cstheme="minorBidi"/>
          <w:color w:val="000000"/>
          <w:szCs w:val="22"/>
        </w:rPr>
      </w:pPr>
      <w:r w:rsidRPr="003408DE">
        <w:rPr>
          <w:rFonts w:ascii="TimesNewRomanPSMT" w:eastAsiaTheme="minorEastAsia" w:hAnsi="TimesNewRomanPSMT" w:cstheme="minorBidi"/>
          <w:color w:val="000000"/>
          <w:szCs w:val="22"/>
        </w:rPr>
        <w:t>Testicular pain</w:t>
      </w:r>
    </w:p>
    <w:p w14:paraId="18748B4D" w14:textId="77777777" w:rsidR="003408DE" w:rsidRPr="003408DE" w:rsidRDefault="003408DE" w:rsidP="003408DE">
      <w:pPr>
        <w:numPr>
          <w:ilvl w:val="0"/>
          <w:numId w:val="22"/>
        </w:numPr>
        <w:spacing w:after="120" w:line="480" w:lineRule="auto"/>
        <w:jc w:val="both"/>
        <w:rPr>
          <w:rFonts w:ascii="TimesNewRomanPSMT" w:eastAsiaTheme="minorEastAsia" w:hAnsi="TimesNewRomanPSMT" w:cstheme="minorBidi"/>
          <w:color w:val="000000"/>
          <w:szCs w:val="22"/>
        </w:rPr>
      </w:pPr>
      <w:r w:rsidRPr="003408DE">
        <w:rPr>
          <w:rFonts w:ascii="TimesNewRomanPSMT" w:eastAsiaTheme="minorEastAsia" w:hAnsi="TimesNewRomanPSMT" w:cstheme="minorBidi"/>
          <w:color w:val="000000"/>
          <w:szCs w:val="22"/>
        </w:rPr>
        <w:t>Testicular swelling</w:t>
      </w:r>
    </w:p>
    <w:p w14:paraId="4A10C6A3" w14:textId="77777777" w:rsidR="003408DE" w:rsidRPr="003408DE" w:rsidRDefault="003408DE" w:rsidP="003408DE">
      <w:pPr>
        <w:numPr>
          <w:ilvl w:val="0"/>
          <w:numId w:val="22"/>
        </w:numPr>
        <w:spacing w:after="120" w:line="480" w:lineRule="auto"/>
        <w:jc w:val="both"/>
        <w:rPr>
          <w:rFonts w:ascii="TimesNewRomanPSMT" w:eastAsiaTheme="minorEastAsia" w:hAnsi="TimesNewRomanPSMT" w:cstheme="minorBidi"/>
          <w:color w:val="000000"/>
          <w:szCs w:val="22"/>
        </w:rPr>
      </w:pPr>
      <w:r w:rsidRPr="003408DE">
        <w:rPr>
          <w:rFonts w:ascii="TimesNewRomanPSMT" w:eastAsiaTheme="minorEastAsia" w:hAnsi="TimesNewRomanPSMT" w:cstheme="minorBidi"/>
          <w:color w:val="000000"/>
          <w:szCs w:val="22"/>
        </w:rPr>
        <w:t>Temperature</w:t>
      </w:r>
    </w:p>
    <w:p w14:paraId="00A147DD" w14:textId="77777777" w:rsidR="003408DE" w:rsidRPr="003408DE" w:rsidRDefault="003408DE" w:rsidP="003408DE">
      <w:pPr>
        <w:numPr>
          <w:ilvl w:val="0"/>
          <w:numId w:val="22"/>
        </w:numPr>
        <w:spacing w:after="120" w:line="480" w:lineRule="auto"/>
        <w:jc w:val="both"/>
        <w:rPr>
          <w:rFonts w:ascii="TimesNewRomanPSMT" w:eastAsiaTheme="minorEastAsia" w:hAnsi="TimesNewRomanPSMT" w:cstheme="minorBidi"/>
          <w:color w:val="000000"/>
          <w:szCs w:val="22"/>
        </w:rPr>
      </w:pPr>
      <w:r w:rsidRPr="003408DE">
        <w:rPr>
          <w:rFonts w:ascii="TimesNewRomanPSMT" w:eastAsiaTheme="minorEastAsia" w:hAnsi="TimesNewRomanPSMT" w:cstheme="minorBidi"/>
          <w:color w:val="000000"/>
          <w:szCs w:val="22"/>
        </w:rPr>
        <w:t>H/O Trauma</w:t>
      </w:r>
    </w:p>
    <w:p w14:paraId="464EAB4C" w14:textId="77777777" w:rsidR="00FE6679" w:rsidRPr="00452907" w:rsidRDefault="00FE6679" w:rsidP="00344F44">
      <w:pPr>
        <w:spacing w:line="480" w:lineRule="auto"/>
        <w:jc w:val="both"/>
        <w:rPr>
          <w:sz w:val="2"/>
          <w:szCs w:val="12"/>
        </w:rPr>
      </w:pPr>
    </w:p>
    <w:p w14:paraId="530E5D6C" w14:textId="77777777" w:rsidR="003408DE" w:rsidRPr="0008742F" w:rsidRDefault="003408DE" w:rsidP="003408DE">
      <w:pPr>
        <w:spacing w:after="120"/>
        <w:rPr>
          <w:rFonts w:ascii="TimesNewRomanPSMT" w:hAnsi="TimesNewRomanPSMT"/>
          <w:b/>
          <w:color w:val="000000"/>
        </w:rPr>
      </w:pPr>
      <w:r w:rsidRPr="0008742F">
        <w:rPr>
          <w:rFonts w:ascii="TimesNewRomanPSMT" w:hAnsi="TimesNewRomanPSMT"/>
          <w:b/>
          <w:bCs/>
          <w:color w:val="000000"/>
        </w:rPr>
        <w:t>Sonographic and Doppler variables:</w:t>
      </w:r>
    </w:p>
    <w:p w14:paraId="6922E33B" w14:textId="77777777" w:rsidR="003408DE" w:rsidRPr="0008742F" w:rsidRDefault="003408DE" w:rsidP="003408DE">
      <w:pPr>
        <w:numPr>
          <w:ilvl w:val="0"/>
          <w:numId w:val="23"/>
        </w:numPr>
        <w:spacing w:after="120" w:line="480" w:lineRule="auto"/>
        <w:jc w:val="both"/>
        <w:rPr>
          <w:rFonts w:ascii="TimesNewRomanPSMT" w:hAnsi="TimesNewRomanPSMT"/>
          <w:color w:val="000000"/>
        </w:rPr>
      </w:pPr>
      <w:r w:rsidRPr="0008742F">
        <w:rPr>
          <w:rFonts w:ascii="TimesNewRomanPSMT" w:hAnsi="TimesNewRomanPSMT"/>
          <w:color w:val="000000"/>
        </w:rPr>
        <w:t>Type of testicular lesion (focal or diffuse)</w:t>
      </w:r>
    </w:p>
    <w:p w14:paraId="7A7436F5" w14:textId="77777777" w:rsidR="003408DE" w:rsidRPr="0008742F" w:rsidRDefault="003408DE" w:rsidP="003408DE">
      <w:pPr>
        <w:numPr>
          <w:ilvl w:val="0"/>
          <w:numId w:val="23"/>
        </w:numPr>
        <w:spacing w:after="120" w:line="480" w:lineRule="auto"/>
        <w:jc w:val="both"/>
        <w:rPr>
          <w:rFonts w:ascii="TimesNewRomanPSMT" w:hAnsi="TimesNewRomanPSMT"/>
          <w:color w:val="000000"/>
        </w:rPr>
      </w:pPr>
      <w:r w:rsidRPr="0008742F">
        <w:rPr>
          <w:rFonts w:ascii="TimesNewRomanPSMT" w:hAnsi="TimesNewRomanPSMT"/>
          <w:color w:val="000000"/>
        </w:rPr>
        <w:t>Size of the lesion</w:t>
      </w:r>
    </w:p>
    <w:p w14:paraId="576D3DC1" w14:textId="77777777" w:rsidR="003408DE" w:rsidRDefault="003408DE" w:rsidP="003408DE">
      <w:pPr>
        <w:numPr>
          <w:ilvl w:val="0"/>
          <w:numId w:val="23"/>
        </w:numPr>
        <w:spacing w:after="120" w:line="480" w:lineRule="auto"/>
        <w:jc w:val="both"/>
        <w:rPr>
          <w:rFonts w:ascii="TimesNewRomanPSMT" w:hAnsi="TimesNewRomanPSMT"/>
          <w:color w:val="000000"/>
        </w:rPr>
      </w:pPr>
      <w:r w:rsidRPr="0008742F">
        <w:rPr>
          <w:rFonts w:ascii="TimesNewRomanPSMT" w:hAnsi="TimesNewRomanPSMT"/>
          <w:color w:val="000000"/>
        </w:rPr>
        <w:t>Echogenicity of the lesion</w:t>
      </w:r>
    </w:p>
    <w:p w14:paraId="14E6EC8F" w14:textId="77777777" w:rsidR="003408DE" w:rsidRPr="0008742F" w:rsidRDefault="003408DE" w:rsidP="003408DE">
      <w:pPr>
        <w:numPr>
          <w:ilvl w:val="0"/>
          <w:numId w:val="23"/>
        </w:numPr>
        <w:spacing w:after="120" w:line="480" w:lineRule="auto"/>
        <w:jc w:val="both"/>
        <w:rPr>
          <w:rFonts w:ascii="TimesNewRomanPSMT" w:hAnsi="TimesNewRomanPSMT"/>
          <w:color w:val="000000"/>
        </w:rPr>
      </w:pPr>
      <w:r>
        <w:rPr>
          <w:rFonts w:ascii="TimesNewRomanPSMT" w:hAnsi="TimesNewRomanPSMT"/>
          <w:color w:val="000000"/>
        </w:rPr>
        <w:t>Margin of the lesion</w:t>
      </w:r>
    </w:p>
    <w:p w14:paraId="7A0DDC73" w14:textId="77777777" w:rsidR="003408DE" w:rsidRPr="0008742F" w:rsidRDefault="003408DE" w:rsidP="003408DE">
      <w:pPr>
        <w:numPr>
          <w:ilvl w:val="0"/>
          <w:numId w:val="23"/>
        </w:numPr>
        <w:spacing w:after="120" w:line="480" w:lineRule="auto"/>
        <w:jc w:val="both"/>
        <w:rPr>
          <w:rFonts w:ascii="TimesNewRomanPSMT" w:hAnsi="TimesNewRomanPSMT"/>
          <w:color w:val="000000"/>
        </w:rPr>
      </w:pPr>
      <w:r w:rsidRPr="0008742F">
        <w:rPr>
          <w:rFonts w:ascii="TimesNewRomanPSMT" w:hAnsi="TimesNewRomanPSMT"/>
          <w:color w:val="000000"/>
        </w:rPr>
        <w:t xml:space="preserve">Grades </w:t>
      </w:r>
      <w:proofErr w:type="gramStart"/>
      <w:r w:rsidRPr="0008742F">
        <w:rPr>
          <w:rFonts w:ascii="TimesNewRomanPSMT" w:hAnsi="TimesNewRomanPSMT"/>
          <w:color w:val="000000"/>
        </w:rPr>
        <w:t>of  vascularity</w:t>
      </w:r>
      <w:proofErr w:type="gramEnd"/>
    </w:p>
    <w:p w14:paraId="00CF11F4" w14:textId="77777777" w:rsidR="003408DE" w:rsidRPr="0008742F" w:rsidRDefault="003408DE" w:rsidP="003408DE">
      <w:pPr>
        <w:numPr>
          <w:ilvl w:val="0"/>
          <w:numId w:val="23"/>
        </w:numPr>
        <w:spacing w:after="120" w:line="480" w:lineRule="auto"/>
        <w:jc w:val="both"/>
        <w:rPr>
          <w:rFonts w:ascii="TimesNewRomanPSMT" w:hAnsi="TimesNewRomanPSMT"/>
          <w:color w:val="000000"/>
        </w:rPr>
      </w:pPr>
      <w:r w:rsidRPr="0008742F">
        <w:rPr>
          <w:rFonts w:ascii="TimesNewRomanPSMT" w:hAnsi="TimesNewRomanPSMT"/>
          <w:color w:val="000000"/>
        </w:rPr>
        <w:t>Pattern of vascularity</w:t>
      </w:r>
    </w:p>
    <w:p w14:paraId="22F07FF4" w14:textId="77777777" w:rsidR="003408DE" w:rsidRPr="0008742F" w:rsidRDefault="003408DE" w:rsidP="003408DE">
      <w:pPr>
        <w:numPr>
          <w:ilvl w:val="0"/>
          <w:numId w:val="23"/>
        </w:numPr>
        <w:spacing w:after="120" w:line="480" w:lineRule="auto"/>
        <w:jc w:val="both"/>
        <w:rPr>
          <w:rFonts w:ascii="TimesNewRomanPSMT" w:hAnsi="TimesNewRomanPSMT"/>
          <w:color w:val="000000"/>
        </w:rPr>
      </w:pPr>
      <w:r w:rsidRPr="0008742F">
        <w:rPr>
          <w:rFonts w:ascii="TimesNewRomanPSMT" w:hAnsi="TimesNewRomanPSMT"/>
          <w:color w:val="000000"/>
        </w:rPr>
        <w:t xml:space="preserve">PSV (Peak systolic velocity) </w:t>
      </w:r>
    </w:p>
    <w:p w14:paraId="7F6983F6" w14:textId="77777777" w:rsidR="003408DE" w:rsidRPr="0008742F" w:rsidRDefault="003408DE" w:rsidP="003408DE">
      <w:pPr>
        <w:numPr>
          <w:ilvl w:val="0"/>
          <w:numId w:val="23"/>
        </w:numPr>
        <w:spacing w:after="120" w:line="480" w:lineRule="auto"/>
        <w:jc w:val="both"/>
        <w:rPr>
          <w:rFonts w:ascii="TimesNewRomanPSMT" w:hAnsi="TimesNewRomanPSMT"/>
          <w:color w:val="000000"/>
        </w:rPr>
      </w:pPr>
      <w:r w:rsidRPr="0008742F">
        <w:rPr>
          <w:rFonts w:ascii="TimesNewRomanPSMT" w:hAnsi="TimesNewRomanPSMT"/>
          <w:color w:val="000000"/>
        </w:rPr>
        <w:t xml:space="preserve">EDV (End diastolic velocity) </w:t>
      </w:r>
    </w:p>
    <w:p w14:paraId="0DF87549" w14:textId="77777777" w:rsidR="003408DE" w:rsidRDefault="003408DE" w:rsidP="003408DE">
      <w:pPr>
        <w:numPr>
          <w:ilvl w:val="0"/>
          <w:numId w:val="23"/>
        </w:numPr>
        <w:spacing w:after="120" w:line="480" w:lineRule="auto"/>
        <w:jc w:val="both"/>
        <w:rPr>
          <w:rFonts w:ascii="TimesNewRomanPSMT" w:hAnsi="TimesNewRomanPSMT"/>
          <w:color w:val="000000"/>
        </w:rPr>
      </w:pPr>
      <w:r w:rsidRPr="0008742F">
        <w:rPr>
          <w:rFonts w:ascii="TimesNewRomanPSMT" w:hAnsi="TimesNewRomanPSMT"/>
          <w:color w:val="000000"/>
        </w:rPr>
        <w:t xml:space="preserve">RI (Resistivity Index) </w:t>
      </w:r>
    </w:p>
    <w:p w14:paraId="0FB82599" w14:textId="77777777" w:rsidR="0077786B" w:rsidRPr="003408DE" w:rsidRDefault="00BB0195" w:rsidP="0077786B">
      <w:pPr>
        <w:spacing w:line="480" w:lineRule="auto"/>
        <w:jc w:val="both"/>
      </w:pPr>
      <w:r w:rsidRPr="003408DE">
        <w:rPr>
          <w:b/>
          <w:bCs/>
        </w:rPr>
        <w:t>Histopathological v</w:t>
      </w:r>
      <w:r w:rsidR="0077786B" w:rsidRPr="003408DE">
        <w:rPr>
          <w:b/>
          <w:bCs/>
        </w:rPr>
        <w:t>ariables:</w:t>
      </w:r>
    </w:p>
    <w:p w14:paraId="26871B47" w14:textId="77777777" w:rsidR="003408DE" w:rsidRPr="003408DE" w:rsidRDefault="00BB0195" w:rsidP="003408DE">
      <w:pPr>
        <w:pStyle w:val="ListParagraph"/>
        <w:numPr>
          <w:ilvl w:val="0"/>
          <w:numId w:val="24"/>
        </w:numPr>
        <w:spacing w:line="480" w:lineRule="auto"/>
        <w:jc w:val="both"/>
        <w:rPr>
          <w:rFonts w:ascii="Times New Roman" w:hAnsi="Times New Roman"/>
          <w:sz w:val="24"/>
          <w:szCs w:val="24"/>
        </w:rPr>
      </w:pPr>
      <w:r w:rsidRPr="003408DE">
        <w:rPr>
          <w:rFonts w:ascii="Times New Roman" w:hAnsi="Times New Roman"/>
          <w:sz w:val="24"/>
          <w:szCs w:val="24"/>
        </w:rPr>
        <w:t xml:space="preserve">Benign </w:t>
      </w:r>
    </w:p>
    <w:p w14:paraId="282E2B37" w14:textId="77777777" w:rsidR="0033374C" w:rsidRPr="003408DE" w:rsidRDefault="0077786B" w:rsidP="003408DE">
      <w:pPr>
        <w:pStyle w:val="ListParagraph"/>
        <w:numPr>
          <w:ilvl w:val="0"/>
          <w:numId w:val="24"/>
        </w:numPr>
        <w:spacing w:line="480" w:lineRule="auto"/>
        <w:jc w:val="both"/>
        <w:rPr>
          <w:rFonts w:ascii="Times New Roman" w:hAnsi="Times New Roman"/>
          <w:sz w:val="24"/>
          <w:szCs w:val="24"/>
        </w:rPr>
      </w:pPr>
      <w:r w:rsidRPr="003408DE">
        <w:rPr>
          <w:rFonts w:ascii="Times New Roman" w:hAnsi="Times New Roman"/>
          <w:sz w:val="24"/>
          <w:szCs w:val="24"/>
        </w:rPr>
        <w:t>Malignant</w:t>
      </w:r>
    </w:p>
    <w:p w14:paraId="0E3CAE35" w14:textId="77777777" w:rsidR="00A30FF6" w:rsidRPr="00D04977" w:rsidRDefault="00723F78" w:rsidP="00DD5D04">
      <w:pPr>
        <w:spacing w:line="480" w:lineRule="auto"/>
        <w:rPr>
          <w:b/>
        </w:rPr>
      </w:pPr>
      <w:r>
        <w:rPr>
          <w:b/>
        </w:rPr>
        <w:lastRenderedPageBreak/>
        <w:t>3.10</w:t>
      </w:r>
      <w:r w:rsidR="0077786B" w:rsidRPr="00D04977">
        <w:rPr>
          <w:b/>
        </w:rPr>
        <w:t xml:space="preserve"> Study procedure</w:t>
      </w:r>
    </w:p>
    <w:p w14:paraId="48F3D6D5" w14:textId="77777777" w:rsidR="00247910" w:rsidRPr="00247910" w:rsidRDefault="00247910" w:rsidP="00247910">
      <w:pPr>
        <w:pStyle w:val="NormalWeb"/>
        <w:spacing w:line="480" w:lineRule="auto"/>
        <w:jc w:val="both"/>
      </w:pPr>
      <w:r w:rsidRPr="00247910">
        <w:t xml:space="preserve">After receiving approval from the local ethical council, </w:t>
      </w:r>
      <w:r w:rsidR="00E346C7">
        <w:t>t</w:t>
      </w:r>
      <w:r w:rsidR="00E346C7" w:rsidRPr="00E346C7">
        <w:t>his cross-sectional investigation was</w:t>
      </w:r>
      <w:r w:rsidR="00E346C7">
        <w:t xml:space="preserve"> carried out in the R</w:t>
      </w:r>
      <w:r w:rsidR="00E346C7" w:rsidRPr="00E346C7">
        <w:t>adiology</w:t>
      </w:r>
      <w:r w:rsidR="00E346C7">
        <w:t xml:space="preserve"> and Imaging </w:t>
      </w:r>
      <w:r w:rsidR="00E346C7" w:rsidRPr="00E346C7">
        <w:t>department of the Sylhet MAG Osmani Medical College Hospital</w:t>
      </w:r>
      <w:r w:rsidR="00E346C7">
        <w:t>, Sylhet.</w:t>
      </w:r>
      <w:r w:rsidRPr="00247910">
        <w:t xml:space="preserve"> The study population was chosen based on the selection criteria. A pre-made data sheet was used to collect the data. Following an explanation of the study's methodology and goal, the patient or his legal guardian provided signed informed consent. Every patient was evaluated by a thorough history and pertinent clinical examination. The data sheet, which contains the questionnaire, clinical results, radiological findings, and histological findings, was used to collect the patient's information.</w:t>
      </w:r>
    </w:p>
    <w:p w14:paraId="4D859054" w14:textId="77777777" w:rsidR="00D12B1A" w:rsidRPr="00D12B1A" w:rsidRDefault="00D12B1A" w:rsidP="00D12B1A">
      <w:pPr>
        <w:pStyle w:val="NormalWeb"/>
        <w:spacing w:line="480" w:lineRule="auto"/>
      </w:pPr>
      <w:r w:rsidRPr="00D12B1A">
        <w:t>This study involved a total of 50 patients who were chosen from the departments of surgery and urology at the Sylhet MAG Osmani Medical College and Hospital. Testicular mass cases with a clinical suspicion or a provisional diagnosis were referred to the Radiology and Imaging Department at the Sylhet MAG Osmani Medical College and Hospital in Sylhet.</w:t>
      </w:r>
    </w:p>
    <w:p w14:paraId="17FED663" w14:textId="77777777" w:rsidR="00D12B1A" w:rsidRPr="00D12B1A" w:rsidRDefault="00D12B1A" w:rsidP="00D12B1A">
      <w:pPr>
        <w:pStyle w:val="NormalWeb"/>
        <w:spacing w:line="480" w:lineRule="auto"/>
        <w:jc w:val="both"/>
      </w:pPr>
      <w:r w:rsidRPr="00D12B1A">
        <w:t xml:space="preserve">Then, using color Doppler ultrasound, a thorough </w:t>
      </w:r>
      <w:r>
        <w:t xml:space="preserve">imaging </w:t>
      </w:r>
      <w:r w:rsidRPr="00D12B1A">
        <w:t xml:space="preserve">was conducted. </w:t>
      </w:r>
    </w:p>
    <w:p w14:paraId="26734EB6" w14:textId="77777777" w:rsidR="00382995" w:rsidRDefault="004C6C6A" w:rsidP="00D70967">
      <w:pPr>
        <w:pStyle w:val="NormalWeb"/>
        <w:spacing w:before="0" w:beforeAutospacing="0" w:after="0" w:afterAutospacing="0" w:line="480" w:lineRule="auto"/>
        <w:jc w:val="both"/>
        <w:rPr>
          <w:lang w:val="en-SG"/>
        </w:rPr>
      </w:pPr>
      <w:r>
        <w:rPr>
          <w:lang w:val="en-SG"/>
        </w:rPr>
        <w:t xml:space="preserve">The surgical findings </w:t>
      </w:r>
      <w:r w:rsidR="00382995" w:rsidRPr="00D04977">
        <w:rPr>
          <w:lang w:val="en-SG"/>
        </w:rPr>
        <w:t>of each patient w</w:t>
      </w:r>
      <w:r>
        <w:rPr>
          <w:lang w:val="en-SG"/>
        </w:rPr>
        <w:t>ere</w:t>
      </w:r>
      <w:r w:rsidR="0038170B">
        <w:rPr>
          <w:lang w:val="en-SG"/>
        </w:rPr>
        <w:t xml:space="preserve"> compared with </w:t>
      </w:r>
      <w:proofErr w:type="spellStart"/>
      <w:r w:rsidR="0038170B">
        <w:rPr>
          <w:lang w:val="en-SG"/>
        </w:rPr>
        <w:t>color</w:t>
      </w:r>
      <w:proofErr w:type="spellEnd"/>
      <w:r w:rsidR="0038170B">
        <w:rPr>
          <w:lang w:val="en-SG"/>
        </w:rPr>
        <w:t xml:space="preserve"> Doppler ultrasonography</w:t>
      </w:r>
      <w:r w:rsidR="00382995" w:rsidRPr="00D04977">
        <w:rPr>
          <w:lang w:val="en-SG"/>
        </w:rPr>
        <w:t xml:space="preserve"> findings and assessment w</w:t>
      </w:r>
      <w:r w:rsidR="00D04977">
        <w:rPr>
          <w:lang w:val="en-SG"/>
        </w:rPr>
        <w:t>as</w:t>
      </w:r>
      <w:r w:rsidR="00382995" w:rsidRPr="00D04977">
        <w:rPr>
          <w:lang w:val="en-SG"/>
        </w:rPr>
        <w:t xml:space="preserve"> made regarding confirm</w:t>
      </w:r>
      <w:r w:rsidR="006744F7">
        <w:rPr>
          <w:lang w:val="en-SG"/>
        </w:rPr>
        <w:t>ation</w:t>
      </w:r>
      <w:r w:rsidR="00382995" w:rsidRPr="00D04977">
        <w:rPr>
          <w:lang w:val="en-SG"/>
        </w:rPr>
        <w:t xml:space="preserve"> of </w:t>
      </w:r>
      <w:proofErr w:type="spellStart"/>
      <w:r w:rsidR="00D349BD">
        <w:rPr>
          <w:lang w:val="en-SG"/>
        </w:rPr>
        <w:t>c</w:t>
      </w:r>
      <w:r w:rsidR="00D349BD" w:rsidRPr="00D04977">
        <w:rPr>
          <w:lang w:val="en-SG"/>
        </w:rPr>
        <w:t>olor</w:t>
      </w:r>
      <w:proofErr w:type="spellEnd"/>
      <w:r w:rsidR="00D349BD" w:rsidRPr="00D04977">
        <w:rPr>
          <w:lang w:val="en-SG"/>
        </w:rPr>
        <w:t xml:space="preserve"> Doppler finding </w:t>
      </w:r>
      <w:r w:rsidR="00D349BD">
        <w:rPr>
          <w:lang w:val="en-SG"/>
        </w:rPr>
        <w:t>with histopathology</w:t>
      </w:r>
      <w:r w:rsidR="00382995" w:rsidRPr="00D04977">
        <w:rPr>
          <w:lang w:val="en-SG"/>
        </w:rPr>
        <w:t>.</w:t>
      </w:r>
    </w:p>
    <w:p w14:paraId="309F5F2E" w14:textId="77777777" w:rsidR="00D70967" w:rsidRPr="00D04977" w:rsidRDefault="00D70967" w:rsidP="00D70967">
      <w:pPr>
        <w:pStyle w:val="NormalWeb"/>
        <w:spacing w:before="0" w:beforeAutospacing="0" w:after="0" w:afterAutospacing="0" w:line="480" w:lineRule="auto"/>
        <w:jc w:val="both"/>
        <w:rPr>
          <w:lang w:val="en-SG"/>
        </w:rPr>
      </w:pPr>
    </w:p>
    <w:p w14:paraId="6D1330FD" w14:textId="77777777" w:rsidR="0038170B" w:rsidRDefault="0038170B" w:rsidP="00D70967">
      <w:pPr>
        <w:pStyle w:val="NormalWeb"/>
        <w:spacing w:before="0" w:beforeAutospacing="0" w:after="0" w:afterAutospacing="0" w:line="480" w:lineRule="auto"/>
        <w:jc w:val="both"/>
        <w:rPr>
          <w:b/>
          <w:bCs/>
          <w:lang w:val="en-SG"/>
        </w:rPr>
      </w:pPr>
    </w:p>
    <w:p w14:paraId="144B4C7A" w14:textId="77777777" w:rsidR="0038170B" w:rsidRDefault="0038170B" w:rsidP="00D70967">
      <w:pPr>
        <w:pStyle w:val="NormalWeb"/>
        <w:spacing w:before="0" w:beforeAutospacing="0" w:after="0" w:afterAutospacing="0" w:line="480" w:lineRule="auto"/>
        <w:jc w:val="both"/>
        <w:rPr>
          <w:b/>
          <w:bCs/>
          <w:lang w:val="en-SG"/>
        </w:rPr>
      </w:pPr>
    </w:p>
    <w:p w14:paraId="27C1B3D2" w14:textId="77777777" w:rsidR="0038170B" w:rsidRDefault="0038170B" w:rsidP="00D70967">
      <w:pPr>
        <w:pStyle w:val="NormalWeb"/>
        <w:spacing w:before="0" w:beforeAutospacing="0" w:after="0" w:afterAutospacing="0" w:line="480" w:lineRule="auto"/>
        <w:jc w:val="both"/>
        <w:rPr>
          <w:b/>
          <w:bCs/>
          <w:lang w:val="en-SG"/>
        </w:rPr>
      </w:pPr>
    </w:p>
    <w:p w14:paraId="4D1C4E6A" w14:textId="77777777" w:rsidR="0038170B" w:rsidRDefault="0038170B" w:rsidP="00D70967">
      <w:pPr>
        <w:pStyle w:val="NormalWeb"/>
        <w:spacing w:before="0" w:beforeAutospacing="0" w:after="0" w:afterAutospacing="0" w:line="480" w:lineRule="auto"/>
        <w:jc w:val="both"/>
        <w:rPr>
          <w:b/>
          <w:bCs/>
          <w:lang w:val="en-SG"/>
        </w:rPr>
      </w:pPr>
    </w:p>
    <w:p w14:paraId="51F90B27" w14:textId="77777777" w:rsidR="00863CA7" w:rsidRPr="00D04977" w:rsidRDefault="00863CA7" w:rsidP="00D70967">
      <w:pPr>
        <w:pStyle w:val="NormalWeb"/>
        <w:spacing w:before="0" w:beforeAutospacing="0" w:after="0" w:afterAutospacing="0" w:line="480" w:lineRule="auto"/>
        <w:jc w:val="both"/>
        <w:rPr>
          <w:b/>
          <w:bCs/>
          <w:lang w:val="en-SG"/>
        </w:rPr>
      </w:pPr>
      <w:proofErr w:type="spellStart"/>
      <w:r w:rsidRPr="00D04977">
        <w:rPr>
          <w:b/>
          <w:bCs/>
          <w:lang w:val="en-SG"/>
        </w:rPr>
        <w:t>Color</w:t>
      </w:r>
      <w:proofErr w:type="spellEnd"/>
      <w:r w:rsidRPr="00D04977">
        <w:rPr>
          <w:b/>
          <w:bCs/>
          <w:lang w:val="en-SG"/>
        </w:rPr>
        <w:t xml:space="preserve"> Doppler </w:t>
      </w:r>
      <w:r w:rsidR="004C6C6A">
        <w:rPr>
          <w:b/>
          <w:bCs/>
          <w:lang w:val="en-SG"/>
        </w:rPr>
        <w:t xml:space="preserve">Ultrasound </w:t>
      </w:r>
      <w:r w:rsidRPr="00D04977">
        <w:rPr>
          <w:b/>
          <w:bCs/>
          <w:lang w:val="en-SG"/>
        </w:rPr>
        <w:t>Scanning Technique:</w:t>
      </w:r>
    </w:p>
    <w:p w14:paraId="5A2DBE6B" w14:textId="77777777" w:rsidR="002F6379" w:rsidRDefault="002F6379" w:rsidP="002F6379">
      <w:pPr>
        <w:pStyle w:val="ListParagraph"/>
        <w:numPr>
          <w:ilvl w:val="0"/>
          <w:numId w:val="29"/>
        </w:numPr>
        <w:spacing w:line="480" w:lineRule="auto"/>
        <w:jc w:val="both"/>
        <w:rPr>
          <w:rFonts w:ascii="Times New Roman" w:hAnsi="Times New Roman"/>
          <w:sz w:val="24"/>
          <w:szCs w:val="24"/>
        </w:rPr>
      </w:pPr>
      <w:r w:rsidRPr="002F6379">
        <w:rPr>
          <w:rFonts w:ascii="Times New Roman" w:hAnsi="Times New Roman"/>
          <w:sz w:val="24"/>
          <w:szCs w:val="24"/>
        </w:rPr>
        <w:t xml:space="preserve">Before starting the examination, the patient was informed and his verbal consent was obtained. </w:t>
      </w:r>
    </w:p>
    <w:p w14:paraId="27EEF440" w14:textId="77777777" w:rsidR="002139BA" w:rsidRDefault="002F6379" w:rsidP="002139BA">
      <w:pPr>
        <w:pStyle w:val="ListParagraph"/>
        <w:numPr>
          <w:ilvl w:val="0"/>
          <w:numId w:val="29"/>
        </w:numPr>
        <w:spacing w:line="480" w:lineRule="auto"/>
        <w:jc w:val="both"/>
        <w:rPr>
          <w:rFonts w:ascii="Times New Roman" w:hAnsi="Times New Roman"/>
          <w:sz w:val="24"/>
          <w:szCs w:val="24"/>
        </w:rPr>
      </w:pPr>
      <w:r w:rsidRPr="002F6379">
        <w:rPr>
          <w:rFonts w:ascii="Times New Roman" w:hAnsi="Times New Roman"/>
          <w:sz w:val="24"/>
          <w:szCs w:val="24"/>
        </w:rPr>
        <w:t xml:space="preserve">The Philips </w:t>
      </w:r>
      <w:proofErr w:type="spellStart"/>
      <w:r w:rsidRPr="002F6379">
        <w:rPr>
          <w:rFonts w:ascii="Times New Roman" w:hAnsi="Times New Roman"/>
          <w:sz w:val="24"/>
          <w:szCs w:val="24"/>
        </w:rPr>
        <w:t>Affiniti</w:t>
      </w:r>
      <w:proofErr w:type="spellEnd"/>
      <w:r w:rsidRPr="002F6379">
        <w:rPr>
          <w:rFonts w:ascii="Times New Roman" w:hAnsi="Times New Roman"/>
          <w:sz w:val="24"/>
          <w:szCs w:val="24"/>
        </w:rPr>
        <w:t xml:space="preserve"> 30 Ultrasound System with L-12-4 multi-frequency linear probe was used to perform the color Doppler ultrasound. </w:t>
      </w:r>
      <w:r w:rsidRPr="002139BA">
        <w:rPr>
          <w:rFonts w:ascii="Times New Roman" w:hAnsi="Times New Roman"/>
          <w:sz w:val="24"/>
          <w:szCs w:val="24"/>
        </w:rPr>
        <w:t xml:space="preserve">The examination was </w:t>
      </w:r>
      <w:r w:rsidR="00652C4C">
        <w:rPr>
          <w:rFonts w:ascii="Times New Roman" w:hAnsi="Times New Roman"/>
          <w:sz w:val="24"/>
          <w:szCs w:val="24"/>
        </w:rPr>
        <w:t>conducted</w:t>
      </w:r>
      <w:r w:rsidRPr="002139BA">
        <w:rPr>
          <w:rFonts w:ascii="Times New Roman" w:hAnsi="Times New Roman"/>
          <w:sz w:val="24"/>
          <w:szCs w:val="24"/>
        </w:rPr>
        <w:t xml:space="preserve"> by a skilled radiologist. </w:t>
      </w:r>
    </w:p>
    <w:p w14:paraId="151D0BE0" w14:textId="77777777" w:rsidR="002139BA" w:rsidRDefault="003F1B77" w:rsidP="002139BA">
      <w:pPr>
        <w:pStyle w:val="ListParagraph"/>
        <w:numPr>
          <w:ilvl w:val="0"/>
          <w:numId w:val="29"/>
        </w:numPr>
        <w:spacing w:line="480" w:lineRule="auto"/>
        <w:jc w:val="both"/>
        <w:rPr>
          <w:rFonts w:ascii="Times New Roman" w:hAnsi="Times New Roman"/>
          <w:sz w:val="24"/>
          <w:szCs w:val="24"/>
        </w:rPr>
      </w:pPr>
      <w:r w:rsidRPr="003F1B77">
        <w:rPr>
          <w:rFonts w:ascii="Times New Roman" w:hAnsi="Times New Roman"/>
          <w:sz w:val="24"/>
          <w:szCs w:val="24"/>
        </w:rPr>
        <w:t xml:space="preserve">High resolution B-mode ultrasonography was used to assess the </w:t>
      </w:r>
      <w:proofErr w:type="spellStart"/>
      <w:r w:rsidRPr="003F1B77">
        <w:rPr>
          <w:rFonts w:ascii="Times New Roman" w:hAnsi="Times New Roman"/>
          <w:sz w:val="24"/>
          <w:szCs w:val="24"/>
        </w:rPr>
        <w:t>sonomorphology</w:t>
      </w:r>
      <w:proofErr w:type="spellEnd"/>
      <w:r w:rsidRPr="003F1B77">
        <w:rPr>
          <w:rFonts w:ascii="Times New Roman" w:hAnsi="Times New Roman"/>
          <w:sz w:val="24"/>
          <w:szCs w:val="24"/>
        </w:rPr>
        <w:t xml:space="preserve"> of each testicular mass. Color, spectral, and power Doppler sonography (PDS) were then used to analyze blood flow.</w:t>
      </w:r>
    </w:p>
    <w:p w14:paraId="165D54F0" w14:textId="77777777" w:rsidR="002F6379" w:rsidRPr="002139BA" w:rsidRDefault="002F6379" w:rsidP="002139BA">
      <w:pPr>
        <w:pStyle w:val="ListParagraph"/>
        <w:numPr>
          <w:ilvl w:val="0"/>
          <w:numId w:val="29"/>
        </w:numPr>
        <w:spacing w:line="480" w:lineRule="auto"/>
        <w:jc w:val="both"/>
        <w:rPr>
          <w:rFonts w:ascii="Times New Roman" w:hAnsi="Times New Roman"/>
          <w:sz w:val="24"/>
          <w:szCs w:val="24"/>
        </w:rPr>
      </w:pPr>
      <w:r w:rsidRPr="002139BA">
        <w:rPr>
          <w:rFonts w:ascii="Times New Roman" w:hAnsi="Times New Roman"/>
          <w:sz w:val="24"/>
          <w:szCs w:val="24"/>
        </w:rPr>
        <w:t>The patient was examined in a supine position with a towel between his legs, and the penis was placed over the abdomen with the patient's left hand to ensure adequate contact.</w:t>
      </w:r>
    </w:p>
    <w:p w14:paraId="15903662" w14:textId="77777777" w:rsidR="00C64478" w:rsidRPr="00C64478" w:rsidRDefault="00C64478" w:rsidP="00C64478">
      <w:pPr>
        <w:pStyle w:val="ListParagraph"/>
        <w:numPr>
          <w:ilvl w:val="0"/>
          <w:numId w:val="29"/>
        </w:numPr>
        <w:spacing w:line="480" w:lineRule="auto"/>
        <w:jc w:val="both"/>
        <w:rPr>
          <w:rFonts w:ascii="Times New Roman" w:hAnsi="Times New Roman"/>
          <w:sz w:val="24"/>
          <w:szCs w:val="24"/>
        </w:rPr>
      </w:pPr>
      <w:r w:rsidRPr="00C64478">
        <w:rPr>
          <w:rFonts w:ascii="Times New Roman" w:hAnsi="Times New Roman"/>
          <w:sz w:val="24"/>
          <w:szCs w:val="24"/>
        </w:rPr>
        <w:t>With little probe pressure, the area of interest was scanned gradually. Both transverse and longitudinal scanning planes were employed. Additional images in the oblique and coronal planes were also acquired. To compare parenchymal echogenicity, a transverse scan that included both testes in the same field of view was employed in each instance. The space-occupying lesion's dimensions, location, type, margin, and echotexture (mass) were recorded.</w:t>
      </w:r>
    </w:p>
    <w:p w14:paraId="5883141C" w14:textId="77777777" w:rsidR="00382995" w:rsidRPr="00C64478" w:rsidRDefault="00C64478" w:rsidP="00C64478">
      <w:pPr>
        <w:pStyle w:val="ListParagraph"/>
        <w:numPr>
          <w:ilvl w:val="0"/>
          <w:numId w:val="29"/>
        </w:numPr>
        <w:spacing w:line="480" w:lineRule="auto"/>
        <w:jc w:val="both"/>
        <w:rPr>
          <w:rFonts w:ascii="Times New Roman" w:hAnsi="Times New Roman"/>
          <w:sz w:val="24"/>
          <w:szCs w:val="24"/>
        </w:rPr>
      </w:pPr>
      <w:r w:rsidRPr="00C64478">
        <w:rPr>
          <w:rFonts w:ascii="Times New Roman" w:hAnsi="Times New Roman"/>
          <w:sz w:val="24"/>
          <w:szCs w:val="24"/>
        </w:rPr>
        <w:t xml:space="preserve">The Doppler settings were adjusted for color Doppler imaging in order to identify low flow. The color Doppler gate was set as broad as possible, wall filters were set low or eliminated, and the pulse repetition frequency (PRF) scale was set as low as feasible. After setting the color boost to a high level, </w:t>
      </w:r>
      <w:r w:rsidRPr="00C64478">
        <w:rPr>
          <w:rFonts w:ascii="Times New Roman" w:hAnsi="Times New Roman"/>
          <w:sz w:val="24"/>
          <w:szCs w:val="24"/>
        </w:rPr>
        <w:lastRenderedPageBreak/>
        <w:t xml:space="preserve">the background "noise" was simply eliminated. There was no steering and a small </w:t>
      </w:r>
      <w:proofErr w:type="spellStart"/>
      <w:r w:rsidRPr="00C64478">
        <w:rPr>
          <w:rFonts w:ascii="Times New Roman" w:hAnsi="Times New Roman"/>
          <w:sz w:val="24"/>
          <w:szCs w:val="24"/>
        </w:rPr>
        <w:t>insonation</w:t>
      </w:r>
      <w:proofErr w:type="spellEnd"/>
      <w:r w:rsidRPr="00C64478">
        <w:rPr>
          <w:rFonts w:ascii="Times New Roman" w:hAnsi="Times New Roman"/>
          <w:sz w:val="24"/>
          <w:szCs w:val="24"/>
        </w:rPr>
        <w:t xml:space="preserve"> beam angle in the pulsed Doppler spectrum analysis. </w:t>
      </w:r>
    </w:p>
    <w:p w14:paraId="37A74D17" w14:textId="77777777" w:rsidR="00C64478" w:rsidRPr="00C64478" w:rsidRDefault="00C64478" w:rsidP="00C64478">
      <w:pPr>
        <w:pStyle w:val="ListParagraph"/>
        <w:numPr>
          <w:ilvl w:val="0"/>
          <w:numId w:val="29"/>
        </w:numPr>
        <w:spacing w:after="240" w:line="480" w:lineRule="auto"/>
        <w:jc w:val="both"/>
        <w:rPr>
          <w:rFonts w:ascii="Times New Roman" w:hAnsi="Times New Roman"/>
          <w:sz w:val="24"/>
          <w:szCs w:val="24"/>
        </w:rPr>
      </w:pPr>
      <w:r w:rsidRPr="00C64478">
        <w:rPr>
          <w:rFonts w:ascii="Times New Roman" w:hAnsi="Times New Roman"/>
          <w:sz w:val="24"/>
          <w:szCs w:val="24"/>
        </w:rPr>
        <w:t xml:space="preserve">The grade and pattern of vascularity were further described based on the flow data, which were noted as either absent or present. In order to detect artery pulsation and clearly observe color flow, a Doppler beam was positioned in the area of interest. Maximum peak systolic velocity (PSV), end diastolic velocity (EDV), and lowest resistive index (RI) aimed at any point in the mass were analyzed using spectral Doppler. </w:t>
      </w:r>
    </w:p>
    <w:p w14:paraId="284539CF" w14:textId="77777777" w:rsidR="007277B8" w:rsidRPr="00C64478" w:rsidRDefault="00C64478" w:rsidP="00C64478">
      <w:pPr>
        <w:pStyle w:val="ListParagraph"/>
        <w:numPr>
          <w:ilvl w:val="0"/>
          <w:numId w:val="29"/>
        </w:numPr>
        <w:spacing w:after="240" w:line="480" w:lineRule="auto"/>
        <w:jc w:val="both"/>
        <w:rPr>
          <w:rFonts w:ascii="Times New Roman" w:hAnsi="Times New Roman"/>
          <w:sz w:val="24"/>
          <w:szCs w:val="24"/>
        </w:rPr>
      </w:pPr>
      <w:r w:rsidRPr="00C64478">
        <w:rPr>
          <w:rFonts w:ascii="Times New Roman" w:hAnsi="Times New Roman"/>
          <w:sz w:val="24"/>
          <w:szCs w:val="24"/>
        </w:rPr>
        <w:t xml:space="preserve">The machine's built-in formula was used to calculate the vessels' RI values. Each patient's signal was recorded from different parts of the same mass, and the lowest values were chosen for the final analysis. </w:t>
      </w:r>
    </w:p>
    <w:p w14:paraId="02C7747F" w14:textId="77777777" w:rsidR="00C64478" w:rsidRDefault="00C64478" w:rsidP="00C64478">
      <w:pPr>
        <w:pStyle w:val="ListParagraph"/>
        <w:spacing w:after="240"/>
      </w:pPr>
    </w:p>
    <w:p w14:paraId="38CCEBC0" w14:textId="77777777" w:rsidR="00863CA7" w:rsidRPr="00D70967" w:rsidRDefault="00D70967" w:rsidP="00D70967">
      <w:pPr>
        <w:pStyle w:val="NormalWeb"/>
        <w:spacing w:before="0" w:beforeAutospacing="0" w:after="0" w:afterAutospacing="0" w:line="480" w:lineRule="auto"/>
        <w:jc w:val="both"/>
        <w:rPr>
          <w:b/>
          <w:bCs/>
        </w:rPr>
      </w:pPr>
      <w:r w:rsidRPr="00D70967">
        <w:rPr>
          <w:b/>
          <w:bCs/>
        </w:rPr>
        <w:t>Histopathology technique</w:t>
      </w:r>
    </w:p>
    <w:p w14:paraId="287D06C3" w14:textId="77777777" w:rsidR="00C64478" w:rsidRPr="00C64478" w:rsidRDefault="00C64478" w:rsidP="00C64478">
      <w:pPr>
        <w:pStyle w:val="NormalWeb"/>
        <w:spacing w:line="480" w:lineRule="auto"/>
        <w:jc w:val="both"/>
      </w:pPr>
      <w:r>
        <w:t>Pathological</w:t>
      </w:r>
      <w:r w:rsidRPr="00C64478">
        <w:t xml:space="preserve"> specimens were </w:t>
      </w:r>
      <w:r>
        <w:t>embedded</w:t>
      </w:r>
      <w:r w:rsidRPr="00C64478">
        <w:t xml:space="preserve"> in paraffin and formaldehyde. Hematoxylin and </w:t>
      </w:r>
      <w:proofErr w:type="spellStart"/>
      <w:r w:rsidRPr="00C64478">
        <w:t>eosine</w:t>
      </w:r>
      <w:proofErr w:type="spellEnd"/>
      <w:r w:rsidRPr="00C64478">
        <w:t xml:space="preserve">-stained sections were examined under a conventional light microscope to determine the histological diagnosis in each instance. In the Department of Pathology at Sylhet MAG Osmani Medical College Hospital, histopathological slides were made, inspected, and interpreted by a skilled pathologist. </w:t>
      </w:r>
    </w:p>
    <w:p w14:paraId="5F79216F" w14:textId="77777777" w:rsidR="00D70967" w:rsidRPr="00D70967" w:rsidRDefault="00D70967" w:rsidP="00D70967">
      <w:pPr>
        <w:pStyle w:val="NormalWeb"/>
        <w:spacing w:before="0" w:beforeAutospacing="0" w:after="0" w:afterAutospacing="0" w:line="480" w:lineRule="auto"/>
        <w:jc w:val="both"/>
      </w:pPr>
      <w:r w:rsidRPr="00D70967">
        <w:rPr>
          <w:b/>
          <w:bCs/>
        </w:rPr>
        <w:t>Comparison with histopathology</w:t>
      </w:r>
    </w:p>
    <w:p w14:paraId="45047AD0" w14:textId="77777777" w:rsidR="00D70967" w:rsidRDefault="00D70967" w:rsidP="00D70967">
      <w:pPr>
        <w:pStyle w:val="NormalWeb"/>
        <w:spacing w:before="0" w:beforeAutospacing="0" w:after="0" w:afterAutospacing="0" w:line="480" w:lineRule="auto"/>
        <w:jc w:val="both"/>
      </w:pPr>
      <w:r w:rsidRPr="00D70967">
        <w:t>Histopathology reports w</w:t>
      </w:r>
      <w:r>
        <w:t>ere</w:t>
      </w:r>
      <w:r w:rsidRPr="00D70967">
        <w:t xml:space="preserve"> collected in each case from departmen</w:t>
      </w:r>
      <w:r w:rsidR="0057360C">
        <w:t>t of pathology by researcher him</w:t>
      </w:r>
      <w:r w:rsidRPr="00D70967">
        <w:t>self. Then collected reports w</w:t>
      </w:r>
      <w:r w:rsidR="00D80A74">
        <w:t>ere</w:t>
      </w:r>
      <w:r w:rsidRPr="00D70967">
        <w:t xml:space="preserve"> compared with </w:t>
      </w:r>
      <w:r w:rsidR="00F67B12">
        <w:t>c</w:t>
      </w:r>
      <w:r w:rsidRPr="00D70967">
        <w:t xml:space="preserve">olor Doppler ultrasonography findings. </w:t>
      </w:r>
    </w:p>
    <w:p w14:paraId="57E84F15" w14:textId="77777777" w:rsidR="00F740B4" w:rsidRDefault="00F740B4" w:rsidP="009452B2">
      <w:pPr>
        <w:widowControl w:val="0"/>
        <w:tabs>
          <w:tab w:val="left" w:pos="3810"/>
        </w:tabs>
        <w:autoSpaceDE w:val="0"/>
        <w:autoSpaceDN w:val="0"/>
        <w:spacing w:line="480" w:lineRule="auto"/>
        <w:ind w:right="72"/>
        <w:jc w:val="both"/>
        <w:rPr>
          <w:rFonts w:ascii="Cambria Math" w:hAnsi="Cambria Math"/>
          <w:color w:val="000000"/>
          <w:sz w:val="18"/>
        </w:rPr>
      </w:pPr>
    </w:p>
    <w:p w14:paraId="062ECA73" w14:textId="77777777" w:rsidR="00F95FF5" w:rsidRDefault="00F95FF5" w:rsidP="009452B2">
      <w:pPr>
        <w:widowControl w:val="0"/>
        <w:tabs>
          <w:tab w:val="left" w:pos="3810"/>
        </w:tabs>
        <w:autoSpaceDE w:val="0"/>
        <w:autoSpaceDN w:val="0"/>
        <w:spacing w:line="480" w:lineRule="auto"/>
        <w:ind w:right="72"/>
        <w:jc w:val="both"/>
        <w:rPr>
          <w:rFonts w:ascii="Cambria Math" w:hAnsi="Cambria Math"/>
          <w:color w:val="000000"/>
          <w:sz w:val="18"/>
        </w:rPr>
      </w:pPr>
    </w:p>
    <w:p w14:paraId="4C194DE2" w14:textId="77777777" w:rsidR="00F95FF5" w:rsidRDefault="00F95FF5" w:rsidP="009452B2">
      <w:pPr>
        <w:widowControl w:val="0"/>
        <w:tabs>
          <w:tab w:val="left" w:pos="3810"/>
        </w:tabs>
        <w:autoSpaceDE w:val="0"/>
        <w:autoSpaceDN w:val="0"/>
        <w:spacing w:line="480" w:lineRule="auto"/>
        <w:ind w:right="72"/>
        <w:jc w:val="both"/>
        <w:rPr>
          <w:b/>
          <w:spacing w:val="10"/>
        </w:rPr>
      </w:pPr>
    </w:p>
    <w:p w14:paraId="01CDA21C" w14:textId="77777777" w:rsidR="00A30FF6" w:rsidRPr="004574DA" w:rsidRDefault="00A30FF6" w:rsidP="009452B2">
      <w:pPr>
        <w:widowControl w:val="0"/>
        <w:tabs>
          <w:tab w:val="left" w:pos="3810"/>
        </w:tabs>
        <w:autoSpaceDE w:val="0"/>
        <w:autoSpaceDN w:val="0"/>
        <w:spacing w:line="480" w:lineRule="auto"/>
        <w:ind w:right="72"/>
        <w:jc w:val="both"/>
        <w:rPr>
          <w:b/>
          <w:spacing w:val="10"/>
        </w:rPr>
      </w:pPr>
      <w:r w:rsidRPr="004574DA">
        <w:rPr>
          <w:b/>
          <w:spacing w:val="10"/>
        </w:rPr>
        <w:lastRenderedPageBreak/>
        <w:t>3.1</w:t>
      </w:r>
      <w:r w:rsidR="00723F78">
        <w:rPr>
          <w:b/>
          <w:spacing w:val="10"/>
        </w:rPr>
        <w:t>1</w:t>
      </w:r>
      <w:r w:rsidRPr="004574DA">
        <w:rPr>
          <w:b/>
          <w:spacing w:val="10"/>
        </w:rPr>
        <w:t xml:space="preserve"> Data collection </w:t>
      </w:r>
      <w:r w:rsidR="00C9116F" w:rsidRPr="004574DA">
        <w:rPr>
          <w:b/>
          <w:spacing w:val="10"/>
        </w:rPr>
        <w:t>tool</w:t>
      </w:r>
      <w:r w:rsidRPr="004574DA">
        <w:rPr>
          <w:b/>
          <w:spacing w:val="10"/>
        </w:rPr>
        <w:t>:</w:t>
      </w:r>
      <w:r w:rsidRPr="004574DA">
        <w:rPr>
          <w:b/>
          <w:spacing w:val="10"/>
        </w:rPr>
        <w:tab/>
      </w:r>
    </w:p>
    <w:p w14:paraId="48D0B8D4" w14:textId="77777777" w:rsidR="00C64478" w:rsidRPr="00C64478" w:rsidRDefault="00C64478" w:rsidP="00C64478">
      <w:pPr>
        <w:autoSpaceDE w:val="0"/>
        <w:autoSpaceDN w:val="0"/>
        <w:adjustRightInd w:val="0"/>
        <w:spacing w:line="480" w:lineRule="auto"/>
        <w:jc w:val="both"/>
      </w:pPr>
      <w:r w:rsidRPr="00C64478">
        <w:t>Data was gathered using a standardized questionnaire that the researcher himself created after studying relevant literature and discussing with guide and experts.</w:t>
      </w:r>
    </w:p>
    <w:p w14:paraId="0A4F80C0" w14:textId="77777777" w:rsidR="00BE7EC8" w:rsidRDefault="00723F78" w:rsidP="00BE7EC8">
      <w:pPr>
        <w:jc w:val="both"/>
        <w:rPr>
          <w:b/>
          <w:bCs/>
          <w:color w:val="000000"/>
        </w:rPr>
      </w:pPr>
      <w:r>
        <w:rPr>
          <w:b/>
          <w:bCs/>
          <w:color w:val="000000"/>
        </w:rPr>
        <w:t>3.12</w:t>
      </w:r>
      <w:r w:rsidR="00BE7EC8" w:rsidRPr="0079736B">
        <w:rPr>
          <w:b/>
          <w:bCs/>
          <w:color w:val="000000"/>
        </w:rPr>
        <w:t xml:space="preserve"> Contingency table</w:t>
      </w:r>
    </w:p>
    <w:p w14:paraId="270B072A" w14:textId="77777777" w:rsidR="00BE7EC8" w:rsidRDefault="00BE7EC8" w:rsidP="00BE7EC8">
      <w:pPr>
        <w:jc w:val="both"/>
        <w:rPr>
          <w:b/>
          <w:bCs/>
          <w:color w:val="000000"/>
        </w:rPr>
      </w:pPr>
    </w:p>
    <w:p w14:paraId="6D1E9FAF" w14:textId="77777777" w:rsidR="00BE7EC8" w:rsidRPr="006E4E23" w:rsidRDefault="00BE7EC8" w:rsidP="00BE7EC8">
      <w:pPr>
        <w:spacing w:line="480" w:lineRule="auto"/>
        <w:jc w:val="both"/>
        <w:rPr>
          <w:color w:val="000000"/>
        </w:rPr>
      </w:pPr>
      <w:r>
        <w:rPr>
          <w:color w:val="000000"/>
        </w:rPr>
        <w:t>To find</w:t>
      </w:r>
      <w:r w:rsidRPr="0079736B">
        <w:rPr>
          <w:color w:val="000000"/>
        </w:rPr>
        <w:t xml:space="preserve"> out the relation between </w:t>
      </w:r>
      <w:r w:rsidRPr="006E4E23">
        <w:rPr>
          <w:bCs/>
          <w:color w:val="000000"/>
        </w:rPr>
        <w:t>CDUS findings</w:t>
      </w:r>
      <w:r w:rsidRPr="006E4E23">
        <w:rPr>
          <w:color w:val="000000"/>
        </w:rPr>
        <w:t xml:space="preserve"> and </w:t>
      </w:r>
      <w:r w:rsidRPr="006E4E23">
        <w:rPr>
          <w:bCs/>
        </w:rPr>
        <w:t>histopathological</w:t>
      </w:r>
      <w:r w:rsidRPr="006E4E23">
        <w:rPr>
          <w:bCs/>
          <w:color w:val="000000"/>
        </w:rPr>
        <w:t xml:space="preserve"> findings</w:t>
      </w:r>
      <w:r w:rsidRPr="006E4E23">
        <w:rPr>
          <w:color w:val="000000"/>
        </w:rPr>
        <w:t xml:space="preserve">, </w:t>
      </w:r>
    </w:p>
    <w:p w14:paraId="4AE0FD13" w14:textId="77777777" w:rsidR="00BE7EC8" w:rsidRPr="0079736B" w:rsidRDefault="00BE7EC8" w:rsidP="00BE7EC8">
      <w:pPr>
        <w:spacing w:line="480" w:lineRule="auto"/>
        <w:jc w:val="both"/>
      </w:pPr>
      <w:r w:rsidRPr="0079736B">
        <w:rPr>
          <w:color w:val="000000"/>
        </w:rPr>
        <w:t>a 2/2 contingency table const</w:t>
      </w:r>
      <w:r>
        <w:rPr>
          <w:color w:val="000000"/>
        </w:rPr>
        <w:t>ruction will be the primary pre-</w:t>
      </w:r>
      <w:r w:rsidRPr="0079736B">
        <w:rPr>
          <w:color w:val="000000"/>
        </w:rPr>
        <w:t>requisite as follows -</w:t>
      </w:r>
    </w:p>
    <w:tbl>
      <w:tblPr>
        <w:tblW w:w="837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342"/>
        <w:gridCol w:w="2340"/>
        <w:gridCol w:w="1709"/>
        <w:gridCol w:w="1979"/>
      </w:tblGrid>
      <w:tr w:rsidR="00BE7EC8" w:rsidRPr="0079736B" w14:paraId="09E66BEC" w14:textId="77777777" w:rsidTr="00AB1C9B">
        <w:trPr>
          <w:trHeight w:val="422"/>
        </w:trPr>
        <w:tc>
          <w:tcPr>
            <w:tcW w:w="2342" w:type="dxa"/>
            <w:vMerge w:val="restart"/>
            <w:tcBorders>
              <w:top w:val="single" w:sz="4" w:space="0" w:color="auto"/>
              <w:left w:val="single" w:sz="4" w:space="0" w:color="auto"/>
              <w:right w:val="single" w:sz="4" w:space="0" w:color="auto"/>
            </w:tcBorders>
            <w:vAlign w:val="center"/>
            <w:hideMark/>
          </w:tcPr>
          <w:p w14:paraId="3459AF86" w14:textId="77777777" w:rsidR="00BE7EC8" w:rsidRPr="0079736B" w:rsidRDefault="00BE7EC8" w:rsidP="00AB1C9B">
            <w:r>
              <w:rPr>
                <w:b/>
                <w:bCs/>
                <w:color w:val="000000"/>
              </w:rPr>
              <w:t>CDUS</w:t>
            </w:r>
            <w:r w:rsidRPr="0079736B">
              <w:rPr>
                <w:b/>
                <w:bCs/>
                <w:color w:val="000000"/>
              </w:rPr>
              <w:t xml:space="preserve"> findings</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FAF778D" w14:textId="77777777" w:rsidR="00BE7EC8" w:rsidRPr="0079736B" w:rsidRDefault="00BE7EC8" w:rsidP="00AB1C9B">
            <w:pPr>
              <w:jc w:val="center"/>
              <w:rPr>
                <w:b/>
                <w:bCs/>
                <w:color w:val="000000"/>
              </w:rPr>
            </w:pPr>
            <w:r w:rsidRPr="00EB27F3">
              <w:rPr>
                <w:b/>
                <w:bCs/>
              </w:rPr>
              <w:t>Histopathological</w:t>
            </w:r>
            <w:r w:rsidRPr="0079736B">
              <w:rPr>
                <w:b/>
                <w:bCs/>
                <w:color w:val="000000"/>
              </w:rPr>
              <w:t xml:space="preserve"> findings</w:t>
            </w:r>
          </w:p>
        </w:tc>
        <w:tc>
          <w:tcPr>
            <w:tcW w:w="1979" w:type="dxa"/>
            <w:vMerge w:val="restart"/>
            <w:tcBorders>
              <w:top w:val="single" w:sz="4" w:space="0" w:color="auto"/>
              <w:left w:val="single" w:sz="4" w:space="0" w:color="auto"/>
              <w:right w:val="single" w:sz="4" w:space="0" w:color="auto"/>
            </w:tcBorders>
            <w:vAlign w:val="center"/>
            <w:hideMark/>
          </w:tcPr>
          <w:p w14:paraId="398A4E30" w14:textId="77777777" w:rsidR="00BE7EC8" w:rsidRPr="0079736B" w:rsidRDefault="00BE7EC8" w:rsidP="00AB1C9B">
            <w:r w:rsidRPr="0079736B">
              <w:rPr>
                <w:b/>
                <w:bCs/>
                <w:color w:val="000000"/>
              </w:rPr>
              <w:t>Total</w:t>
            </w:r>
          </w:p>
        </w:tc>
      </w:tr>
      <w:tr w:rsidR="00BE7EC8" w:rsidRPr="0079736B" w14:paraId="050F4474" w14:textId="77777777" w:rsidTr="00AB1C9B">
        <w:trPr>
          <w:trHeight w:val="426"/>
        </w:trPr>
        <w:tc>
          <w:tcPr>
            <w:tcW w:w="2342" w:type="dxa"/>
            <w:vMerge/>
            <w:tcBorders>
              <w:left w:val="single" w:sz="4" w:space="0" w:color="auto"/>
              <w:bottom w:val="single" w:sz="4" w:space="0" w:color="auto"/>
              <w:right w:val="single" w:sz="4" w:space="0" w:color="auto"/>
            </w:tcBorders>
            <w:vAlign w:val="center"/>
            <w:hideMark/>
          </w:tcPr>
          <w:p w14:paraId="67C6E019" w14:textId="77777777" w:rsidR="00BE7EC8" w:rsidRPr="0079736B" w:rsidRDefault="00BE7EC8" w:rsidP="00AB1C9B"/>
        </w:tc>
        <w:tc>
          <w:tcPr>
            <w:tcW w:w="0" w:type="auto"/>
            <w:tcBorders>
              <w:top w:val="single" w:sz="4" w:space="0" w:color="auto"/>
              <w:left w:val="single" w:sz="4" w:space="0" w:color="auto"/>
              <w:bottom w:val="single" w:sz="4" w:space="0" w:color="auto"/>
              <w:right w:val="single" w:sz="4" w:space="0" w:color="auto"/>
            </w:tcBorders>
            <w:vAlign w:val="center"/>
            <w:hideMark/>
          </w:tcPr>
          <w:p w14:paraId="53901518" w14:textId="77777777" w:rsidR="00BE7EC8" w:rsidRPr="0079736B" w:rsidRDefault="00BE7EC8" w:rsidP="00AB1C9B">
            <w:r>
              <w:rPr>
                <w:b/>
                <w:bCs/>
                <w:color w:val="000000"/>
              </w:rPr>
              <w:t>Malignant</w:t>
            </w:r>
          </w:p>
        </w:tc>
        <w:tc>
          <w:tcPr>
            <w:tcW w:w="0" w:type="auto"/>
            <w:tcBorders>
              <w:right w:val="single" w:sz="4" w:space="0" w:color="auto"/>
            </w:tcBorders>
            <w:vAlign w:val="center"/>
            <w:hideMark/>
          </w:tcPr>
          <w:p w14:paraId="598616C7" w14:textId="77777777" w:rsidR="00BE7EC8" w:rsidRPr="0079736B" w:rsidRDefault="00BE7EC8" w:rsidP="00AB1C9B">
            <w:pPr>
              <w:rPr>
                <w:sz w:val="20"/>
                <w:szCs w:val="20"/>
              </w:rPr>
            </w:pPr>
            <w:r>
              <w:rPr>
                <w:b/>
                <w:bCs/>
                <w:color w:val="000000"/>
              </w:rPr>
              <w:t>Benign</w:t>
            </w:r>
          </w:p>
        </w:tc>
        <w:tc>
          <w:tcPr>
            <w:tcW w:w="1979" w:type="dxa"/>
            <w:vMerge/>
            <w:tcBorders>
              <w:left w:val="single" w:sz="4" w:space="0" w:color="auto"/>
              <w:right w:val="single" w:sz="4" w:space="0" w:color="auto"/>
            </w:tcBorders>
          </w:tcPr>
          <w:p w14:paraId="0824C110" w14:textId="77777777" w:rsidR="00BE7EC8" w:rsidRPr="0079736B" w:rsidRDefault="00BE7EC8" w:rsidP="00AB1C9B">
            <w:pPr>
              <w:rPr>
                <w:b/>
                <w:bCs/>
                <w:color w:val="000000"/>
              </w:rPr>
            </w:pPr>
          </w:p>
        </w:tc>
      </w:tr>
      <w:tr w:rsidR="00BE7EC8" w:rsidRPr="0079736B" w14:paraId="5C1AF4D4" w14:textId="77777777" w:rsidTr="00AB1C9B">
        <w:trPr>
          <w:trHeight w:val="662"/>
        </w:trPr>
        <w:tc>
          <w:tcPr>
            <w:tcW w:w="2342" w:type="dxa"/>
            <w:tcBorders>
              <w:top w:val="single" w:sz="4" w:space="0" w:color="auto"/>
              <w:left w:val="single" w:sz="4" w:space="0" w:color="auto"/>
              <w:bottom w:val="single" w:sz="4" w:space="0" w:color="auto"/>
              <w:right w:val="single" w:sz="4" w:space="0" w:color="auto"/>
            </w:tcBorders>
            <w:vAlign w:val="center"/>
            <w:hideMark/>
          </w:tcPr>
          <w:p w14:paraId="35C1CE1D" w14:textId="77777777" w:rsidR="00BE7EC8" w:rsidRPr="0079736B" w:rsidRDefault="00BE7EC8" w:rsidP="00AB1C9B">
            <w:r>
              <w:rPr>
                <w:b/>
                <w:bCs/>
                <w:color w:val="000000"/>
              </w:rPr>
              <w:t>Malignant</w:t>
            </w:r>
          </w:p>
        </w:tc>
        <w:tc>
          <w:tcPr>
            <w:tcW w:w="0" w:type="auto"/>
            <w:tcBorders>
              <w:top w:val="single" w:sz="4" w:space="0" w:color="auto"/>
              <w:left w:val="single" w:sz="4" w:space="0" w:color="auto"/>
              <w:bottom w:val="single" w:sz="4" w:space="0" w:color="auto"/>
              <w:right w:val="single" w:sz="4" w:space="0" w:color="auto"/>
            </w:tcBorders>
            <w:vAlign w:val="center"/>
            <w:hideMark/>
          </w:tcPr>
          <w:p w14:paraId="670CFC4F" w14:textId="77777777" w:rsidR="00BE7EC8" w:rsidRPr="0079736B" w:rsidRDefault="00BE7EC8" w:rsidP="00AB1C9B">
            <w:r w:rsidRPr="0079736B">
              <w:rPr>
                <w:color w:val="000000"/>
              </w:rPr>
              <w:t xml:space="preserve">a (TP) </w:t>
            </w:r>
          </w:p>
        </w:tc>
        <w:tc>
          <w:tcPr>
            <w:tcW w:w="0" w:type="auto"/>
            <w:tcBorders>
              <w:top w:val="single" w:sz="4" w:space="0" w:color="auto"/>
              <w:left w:val="single" w:sz="4" w:space="0" w:color="auto"/>
              <w:bottom w:val="single" w:sz="4" w:space="0" w:color="auto"/>
              <w:right w:val="single" w:sz="4" w:space="0" w:color="auto"/>
            </w:tcBorders>
            <w:vAlign w:val="center"/>
            <w:hideMark/>
          </w:tcPr>
          <w:p w14:paraId="7838515D" w14:textId="77777777" w:rsidR="00BE7EC8" w:rsidRPr="0079736B" w:rsidRDefault="00BE7EC8" w:rsidP="00AB1C9B">
            <w:r w:rsidRPr="0079736B">
              <w:rPr>
                <w:color w:val="000000"/>
              </w:rPr>
              <w:t xml:space="preserve">b (FP) </w:t>
            </w:r>
          </w:p>
        </w:tc>
        <w:tc>
          <w:tcPr>
            <w:tcW w:w="1979" w:type="dxa"/>
            <w:tcBorders>
              <w:top w:val="single" w:sz="4" w:space="0" w:color="auto"/>
              <w:left w:val="single" w:sz="4" w:space="0" w:color="auto"/>
              <w:bottom w:val="single" w:sz="4" w:space="0" w:color="auto"/>
              <w:right w:val="single" w:sz="4" w:space="0" w:color="auto"/>
            </w:tcBorders>
            <w:vAlign w:val="center"/>
            <w:hideMark/>
          </w:tcPr>
          <w:p w14:paraId="239667DB" w14:textId="77777777" w:rsidR="00BE7EC8" w:rsidRPr="0079736B" w:rsidRDefault="00BE7EC8" w:rsidP="00AB1C9B">
            <w:proofErr w:type="spellStart"/>
            <w:r w:rsidRPr="0079736B">
              <w:rPr>
                <w:color w:val="000000"/>
              </w:rPr>
              <w:t>a+b</w:t>
            </w:r>
            <w:proofErr w:type="spellEnd"/>
          </w:p>
        </w:tc>
      </w:tr>
      <w:tr w:rsidR="00BE7EC8" w:rsidRPr="0079736B" w14:paraId="73418359" w14:textId="77777777" w:rsidTr="00AB1C9B">
        <w:trPr>
          <w:trHeight w:val="662"/>
        </w:trPr>
        <w:tc>
          <w:tcPr>
            <w:tcW w:w="2342" w:type="dxa"/>
            <w:tcBorders>
              <w:top w:val="single" w:sz="4" w:space="0" w:color="auto"/>
              <w:left w:val="single" w:sz="4" w:space="0" w:color="auto"/>
              <w:bottom w:val="single" w:sz="4" w:space="0" w:color="auto"/>
              <w:right w:val="single" w:sz="4" w:space="0" w:color="auto"/>
            </w:tcBorders>
            <w:vAlign w:val="center"/>
            <w:hideMark/>
          </w:tcPr>
          <w:p w14:paraId="112F52AB" w14:textId="77777777" w:rsidR="00BE7EC8" w:rsidRPr="0079736B" w:rsidRDefault="00BE7EC8" w:rsidP="00AB1C9B">
            <w:r>
              <w:rPr>
                <w:b/>
                <w:bCs/>
                <w:color w:val="000000"/>
              </w:rPr>
              <w:t>Benign</w:t>
            </w:r>
          </w:p>
        </w:tc>
        <w:tc>
          <w:tcPr>
            <w:tcW w:w="0" w:type="auto"/>
            <w:tcBorders>
              <w:top w:val="single" w:sz="4" w:space="0" w:color="auto"/>
              <w:left w:val="single" w:sz="4" w:space="0" w:color="auto"/>
              <w:bottom w:val="single" w:sz="4" w:space="0" w:color="auto"/>
              <w:right w:val="single" w:sz="4" w:space="0" w:color="auto"/>
            </w:tcBorders>
            <w:vAlign w:val="center"/>
            <w:hideMark/>
          </w:tcPr>
          <w:p w14:paraId="5F8321F1" w14:textId="77777777" w:rsidR="00BE7EC8" w:rsidRPr="0079736B" w:rsidRDefault="00BE7EC8" w:rsidP="00AB1C9B">
            <w:r w:rsidRPr="0079736B">
              <w:rPr>
                <w:color w:val="000000"/>
              </w:rPr>
              <w:t xml:space="preserve">c (FN) </w:t>
            </w:r>
          </w:p>
        </w:tc>
        <w:tc>
          <w:tcPr>
            <w:tcW w:w="0" w:type="auto"/>
            <w:tcBorders>
              <w:top w:val="single" w:sz="4" w:space="0" w:color="auto"/>
              <w:left w:val="single" w:sz="4" w:space="0" w:color="auto"/>
              <w:bottom w:val="single" w:sz="4" w:space="0" w:color="auto"/>
              <w:right w:val="single" w:sz="4" w:space="0" w:color="auto"/>
            </w:tcBorders>
            <w:vAlign w:val="center"/>
            <w:hideMark/>
          </w:tcPr>
          <w:p w14:paraId="44BA00C1" w14:textId="77777777" w:rsidR="00BE7EC8" w:rsidRPr="0079736B" w:rsidRDefault="00BE7EC8" w:rsidP="00AB1C9B">
            <w:r w:rsidRPr="0079736B">
              <w:rPr>
                <w:color w:val="000000"/>
              </w:rPr>
              <w:t xml:space="preserve">d (TN) </w:t>
            </w:r>
          </w:p>
        </w:tc>
        <w:tc>
          <w:tcPr>
            <w:tcW w:w="1979" w:type="dxa"/>
            <w:tcBorders>
              <w:top w:val="single" w:sz="4" w:space="0" w:color="auto"/>
              <w:left w:val="single" w:sz="4" w:space="0" w:color="auto"/>
              <w:bottom w:val="single" w:sz="4" w:space="0" w:color="auto"/>
              <w:right w:val="single" w:sz="4" w:space="0" w:color="auto"/>
            </w:tcBorders>
            <w:vAlign w:val="center"/>
            <w:hideMark/>
          </w:tcPr>
          <w:p w14:paraId="2EBBBCAA" w14:textId="77777777" w:rsidR="00BE7EC8" w:rsidRPr="0079736B" w:rsidRDefault="00BE7EC8" w:rsidP="00AB1C9B">
            <w:proofErr w:type="spellStart"/>
            <w:r w:rsidRPr="0079736B">
              <w:rPr>
                <w:color w:val="000000"/>
              </w:rPr>
              <w:t>c+d</w:t>
            </w:r>
            <w:proofErr w:type="spellEnd"/>
          </w:p>
        </w:tc>
      </w:tr>
      <w:tr w:rsidR="00BE7EC8" w:rsidRPr="0079736B" w14:paraId="7A02DA1F" w14:textId="77777777" w:rsidTr="00AB1C9B">
        <w:trPr>
          <w:trHeight w:val="512"/>
        </w:trPr>
        <w:tc>
          <w:tcPr>
            <w:tcW w:w="2342" w:type="dxa"/>
            <w:tcBorders>
              <w:top w:val="single" w:sz="4" w:space="0" w:color="auto"/>
              <w:left w:val="single" w:sz="4" w:space="0" w:color="auto"/>
              <w:bottom w:val="single" w:sz="4" w:space="0" w:color="auto"/>
              <w:right w:val="single" w:sz="4" w:space="0" w:color="auto"/>
            </w:tcBorders>
            <w:vAlign w:val="center"/>
            <w:hideMark/>
          </w:tcPr>
          <w:p w14:paraId="3358D303" w14:textId="77777777" w:rsidR="00BE7EC8" w:rsidRPr="0079736B" w:rsidRDefault="00BE7EC8" w:rsidP="00AB1C9B">
            <w:r w:rsidRPr="0079736B">
              <w:rPr>
                <w:b/>
                <w:bCs/>
                <w:color w:val="000000"/>
              </w:rPr>
              <w:t xml:space="preserve">Total </w:t>
            </w:r>
          </w:p>
        </w:tc>
        <w:tc>
          <w:tcPr>
            <w:tcW w:w="0" w:type="auto"/>
            <w:tcBorders>
              <w:top w:val="single" w:sz="4" w:space="0" w:color="auto"/>
              <w:left w:val="single" w:sz="4" w:space="0" w:color="auto"/>
              <w:bottom w:val="single" w:sz="4" w:space="0" w:color="auto"/>
              <w:right w:val="single" w:sz="4" w:space="0" w:color="auto"/>
            </w:tcBorders>
            <w:vAlign w:val="center"/>
            <w:hideMark/>
          </w:tcPr>
          <w:p w14:paraId="71A3E04C" w14:textId="77777777" w:rsidR="00BE7EC8" w:rsidRPr="0079736B" w:rsidRDefault="00BE7EC8" w:rsidP="00AB1C9B">
            <w:proofErr w:type="spellStart"/>
            <w:r w:rsidRPr="0079736B">
              <w:rPr>
                <w:color w:val="000000"/>
              </w:rPr>
              <w:t>a+c</w:t>
            </w:r>
            <w:proofErr w:type="spellEnd"/>
            <w:r w:rsidRPr="0079736B">
              <w:rPr>
                <w:color w:val="000000"/>
              </w:rPr>
              <w:t xml:space="preserve"> </w:t>
            </w:r>
          </w:p>
        </w:tc>
        <w:tc>
          <w:tcPr>
            <w:tcW w:w="0" w:type="auto"/>
            <w:tcBorders>
              <w:top w:val="single" w:sz="4" w:space="0" w:color="auto"/>
              <w:left w:val="single" w:sz="4" w:space="0" w:color="auto"/>
              <w:bottom w:val="single" w:sz="4" w:space="0" w:color="auto"/>
              <w:right w:val="single" w:sz="4" w:space="0" w:color="auto"/>
            </w:tcBorders>
            <w:vAlign w:val="center"/>
            <w:hideMark/>
          </w:tcPr>
          <w:p w14:paraId="36E0A504" w14:textId="77777777" w:rsidR="00BE7EC8" w:rsidRPr="0079736B" w:rsidRDefault="00BE7EC8" w:rsidP="00AB1C9B">
            <w:proofErr w:type="spellStart"/>
            <w:r w:rsidRPr="0079736B">
              <w:rPr>
                <w:color w:val="000000"/>
              </w:rPr>
              <w:t>b+d</w:t>
            </w:r>
            <w:proofErr w:type="spellEnd"/>
            <w:r w:rsidRPr="0079736B">
              <w:rPr>
                <w:color w:val="000000"/>
              </w:rPr>
              <w:t xml:space="preserve"> </w:t>
            </w:r>
          </w:p>
        </w:tc>
        <w:tc>
          <w:tcPr>
            <w:tcW w:w="1979" w:type="dxa"/>
            <w:tcBorders>
              <w:top w:val="single" w:sz="4" w:space="0" w:color="auto"/>
              <w:left w:val="single" w:sz="4" w:space="0" w:color="auto"/>
              <w:bottom w:val="single" w:sz="4" w:space="0" w:color="auto"/>
              <w:right w:val="single" w:sz="4" w:space="0" w:color="auto"/>
            </w:tcBorders>
            <w:vAlign w:val="center"/>
            <w:hideMark/>
          </w:tcPr>
          <w:p w14:paraId="63276963" w14:textId="77777777" w:rsidR="00BE7EC8" w:rsidRPr="0079736B" w:rsidRDefault="00BE7EC8" w:rsidP="00AB1C9B">
            <w:r w:rsidRPr="0079736B">
              <w:rPr>
                <w:color w:val="000000"/>
              </w:rPr>
              <w:t>N (</w:t>
            </w:r>
            <w:proofErr w:type="spellStart"/>
            <w:r w:rsidRPr="0079736B">
              <w:rPr>
                <w:color w:val="000000"/>
              </w:rPr>
              <w:t>a+b+c+d</w:t>
            </w:r>
            <w:proofErr w:type="spellEnd"/>
            <w:r w:rsidRPr="0079736B">
              <w:rPr>
                <w:color w:val="000000"/>
              </w:rPr>
              <w:t>)</w:t>
            </w:r>
          </w:p>
        </w:tc>
      </w:tr>
    </w:tbl>
    <w:p w14:paraId="5A76CB53" w14:textId="77777777" w:rsidR="00BE7EC8" w:rsidRPr="00BE7EC8" w:rsidRDefault="00BE7EC8" w:rsidP="00BE7EC8">
      <w:pPr>
        <w:spacing w:line="480" w:lineRule="auto"/>
        <w:jc w:val="both"/>
        <w:rPr>
          <w:color w:val="000000"/>
          <w:sz w:val="10"/>
        </w:rPr>
      </w:pPr>
    </w:p>
    <w:p w14:paraId="1A6316EE" w14:textId="77777777" w:rsidR="00BE7EC8" w:rsidRDefault="00BE7EC8" w:rsidP="00BE7EC8">
      <w:pPr>
        <w:spacing w:line="480" w:lineRule="auto"/>
        <w:jc w:val="both"/>
        <w:rPr>
          <w:b/>
          <w:bCs/>
        </w:rPr>
      </w:pPr>
      <w:r w:rsidRPr="0079736B">
        <w:rPr>
          <w:color w:val="000000"/>
          <w:sz w:val="22"/>
        </w:rPr>
        <w:t>* TP = true positive, FP = false positive, FN = false negative, TN = true negative</w:t>
      </w:r>
    </w:p>
    <w:p w14:paraId="667371E3" w14:textId="77777777" w:rsidR="00BE7EC8" w:rsidRDefault="00BE7EC8" w:rsidP="006A2FFA">
      <w:pPr>
        <w:autoSpaceDE w:val="0"/>
        <w:autoSpaceDN w:val="0"/>
        <w:adjustRightInd w:val="0"/>
        <w:spacing w:line="480" w:lineRule="auto"/>
        <w:jc w:val="both"/>
        <w:rPr>
          <w:b/>
          <w:bCs/>
        </w:rPr>
      </w:pPr>
    </w:p>
    <w:p w14:paraId="75E511F7" w14:textId="77777777" w:rsidR="00225A57" w:rsidRPr="006A2FFA" w:rsidRDefault="003D51EE" w:rsidP="006A2FFA">
      <w:pPr>
        <w:autoSpaceDE w:val="0"/>
        <w:autoSpaceDN w:val="0"/>
        <w:adjustRightInd w:val="0"/>
        <w:spacing w:line="480" w:lineRule="auto"/>
        <w:jc w:val="both"/>
        <w:rPr>
          <w:b/>
        </w:rPr>
      </w:pPr>
      <w:r w:rsidRPr="006A2FFA">
        <w:rPr>
          <w:b/>
          <w:bCs/>
        </w:rPr>
        <w:t>3.1</w:t>
      </w:r>
      <w:r w:rsidR="00723F78">
        <w:rPr>
          <w:b/>
          <w:bCs/>
        </w:rPr>
        <w:t>3</w:t>
      </w:r>
      <w:r w:rsidR="0057360C">
        <w:rPr>
          <w:b/>
          <w:bCs/>
        </w:rPr>
        <w:t xml:space="preserve"> </w:t>
      </w:r>
      <w:r w:rsidR="00225A57" w:rsidRPr="006A2FFA">
        <w:rPr>
          <w:b/>
          <w:bCs/>
        </w:rPr>
        <w:t xml:space="preserve">Statistical </w:t>
      </w:r>
      <w:r w:rsidR="00225A57" w:rsidRPr="006A2FFA">
        <w:rPr>
          <w:b/>
        </w:rPr>
        <w:t>analysis:</w:t>
      </w:r>
    </w:p>
    <w:p w14:paraId="6FEF1E46" w14:textId="77777777" w:rsidR="0058126F" w:rsidRPr="0058126F" w:rsidRDefault="0058126F" w:rsidP="0058126F">
      <w:pPr>
        <w:spacing w:line="480" w:lineRule="auto"/>
        <w:jc w:val="both"/>
      </w:pPr>
      <w:r w:rsidRPr="0058126F">
        <w:t xml:space="preserve">Before doing any statistical analysis, the Statistical Package for Social Science (SPSS) version 25.0 for Windows (SPSS Inc., Chicago, Illinois, USA) was used to collect and arrange all pertinent data into a master table. In contrast to the frequencies and percentages of categorical data, the means and standard deviations of continuous variables were employed. Using cross tabulation, the categorical variables were analyzed using the Chi-Square test. Tables and graphs were used to display the findings. </w:t>
      </w:r>
    </w:p>
    <w:p w14:paraId="436952D9" w14:textId="77777777" w:rsidR="0058126F" w:rsidRDefault="0058126F" w:rsidP="0058126F">
      <w:pPr>
        <w:spacing w:line="480" w:lineRule="auto"/>
        <w:jc w:val="both"/>
      </w:pPr>
      <w:r w:rsidRPr="0058126F">
        <w:t xml:space="preserve">The diagnostic validity of color Doppler ultrasound in determining testicular mass (benign and malignant) was assessed by evaluating its sensitivity, specificity, accuracy, positive predictive value, negative predictive value, positive likelihood ratio, and negative likelihood ratio. The results were then compared with those of </w:t>
      </w:r>
      <w:r w:rsidRPr="0058126F">
        <w:lastRenderedPageBreak/>
        <w:t xml:space="preserve">other related studies. A P value of less than 0.05 was deemed statistically significant. After ROC analysis, the RI cut-off value was determined. </w:t>
      </w:r>
    </w:p>
    <w:p w14:paraId="3A9C2C91" w14:textId="77777777" w:rsidR="0058126F" w:rsidRPr="0058126F" w:rsidRDefault="0058126F" w:rsidP="0058126F">
      <w:pPr>
        <w:spacing w:line="480" w:lineRule="auto"/>
        <w:jc w:val="both"/>
      </w:pPr>
      <w:r w:rsidRPr="0058126F">
        <w:t xml:space="preserve">Using pertinent statistical methods, the following metrics were computed: sensitivity, specificity, accuracy, positive likelihood ratio (LR+), negative likelihood ratio (LR-), positive predictive value (PPV), and negative predictive value (NPV). </w:t>
      </w:r>
    </w:p>
    <w:p w14:paraId="1466996F" w14:textId="77777777" w:rsidR="00666D01" w:rsidRDefault="00666D01" w:rsidP="0058126F">
      <w:pPr>
        <w:spacing w:line="480" w:lineRule="auto"/>
        <w:jc w:val="both"/>
        <w:rPr>
          <w:b/>
          <w:bCs/>
        </w:rPr>
      </w:pPr>
    </w:p>
    <w:p w14:paraId="3F18FA3C" w14:textId="77777777" w:rsidR="00E55381" w:rsidRPr="003E69A2" w:rsidRDefault="003D51EE" w:rsidP="009452B2">
      <w:pPr>
        <w:spacing w:line="480" w:lineRule="auto"/>
        <w:rPr>
          <w:b/>
          <w:bCs/>
        </w:rPr>
      </w:pPr>
      <w:r w:rsidRPr="003E69A2">
        <w:rPr>
          <w:b/>
          <w:bCs/>
        </w:rPr>
        <w:t>3.1</w:t>
      </w:r>
      <w:r w:rsidR="00723F78">
        <w:rPr>
          <w:b/>
          <w:bCs/>
        </w:rPr>
        <w:t>4</w:t>
      </w:r>
      <w:r w:rsidR="0057360C">
        <w:rPr>
          <w:b/>
          <w:bCs/>
        </w:rPr>
        <w:t xml:space="preserve"> </w:t>
      </w:r>
      <w:r w:rsidR="00E55381" w:rsidRPr="003E69A2">
        <w:rPr>
          <w:b/>
          <w:bCs/>
        </w:rPr>
        <w:t>Ethical consideration:</w:t>
      </w:r>
    </w:p>
    <w:p w14:paraId="3C44B181" w14:textId="77777777" w:rsidR="0058126F" w:rsidRPr="0058126F" w:rsidRDefault="0058126F" w:rsidP="0058126F">
      <w:pPr>
        <w:spacing w:after="240" w:line="480" w:lineRule="auto"/>
        <w:jc w:val="both"/>
      </w:pPr>
      <w:r w:rsidRPr="0058126F">
        <w:t xml:space="preserve">Prior to collecting information, each patient provided written, informed consent. The study's goals and procedures, information confidentiality, the risks and benefits of taking part, and the participant's freedom to withdraw consent or decline participation at any time without affecting future treatment were all covered in detail in the consent form. </w:t>
      </w:r>
      <w:r w:rsidRPr="0058126F">
        <w:br/>
        <w:t xml:space="preserve">Prior to the study starting, the "Institutional Ethical Review Board" of Sylhet MAG Osmani Medical College, Sylhet, approved the study protocol. </w:t>
      </w:r>
      <w:r w:rsidRPr="0058126F">
        <w:br/>
        <w:t xml:space="preserve">All information was gathered in confidence, without coercion or pressure, and with full regard for the patient's wishes. </w:t>
      </w:r>
    </w:p>
    <w:p w14:paraId="325A764F" w14:textId="77777777" w:rsidR="006422BB" w:rsidRPr="005C5708" w:rsidRDefault="006422BB" w:rsidP="009452B2">
      <w:pPr>
        <w:spacing w:after="240" w:line="480" w:lineRule="auto"/>
        <w:jc w:val="both"/>
        <w:rPr>
          <w:b/>
          <w:color w:val="FF0000"/>
          <w:sz w:val="2"/>
          <w:u w:val="single"/>
        </w:rPr>
      </w:pPr>
    </w:p>
    <w:p w14:paraId="53798360" w14:textId="77777777" w:rsidR="00FA0CBD" w:rsidRDefault="00FA0CBD" w:rsidP="00EE281C">
      <w:pPr>
        <w:spacing w:line="360" w:lineRule="auto"/>
        <w:rPr>
          <w:b/>
          <w:bCs/>
          <w:color w:val="000000"/>
        </w:rPr>
      </w:pPr>
    </w:p>
    <w:p w14:paraId="77B1C912" w14:textId="77777777" w:rsidR="00FA0CBD" w:rsidRDefault="00FA0CBD" w:rsidP="00EE281C">
      <w:pPr>
        <w:spacing w:line="360" w:lineRule="auto"/>
        <w:rPr>
          <w:b/>
          <w:bCs/>
          <w:color w:val="000000"/>
        </w:rPr>
      </w:pPr>
    </w:p>
    <w:p w14:paraId="7A7BB783" w14:textId="77777777" w:rsidR="00FA0CBD" w:rsidRDefault="00FA0CBD" w:rsidP="00EE281C">
      <w:pPr>
        <w:spacing w:line="360" w:lineRule="auto"/>
        <w:rPr>
          <w:b/>
          <w:bCs/>
          <w:color w:val="000000"/>
        </w:rPr>
      </w:pPr>
    </w:p>
    <w:p w14:paraId="773C2615" w14:textId="77777777" w:rsidR="00FA0CBD" w:rsidRDefault="00FA0CBD" w:rsidP="00EE281C">
      <w:pPr>
        <w:spacing w:line="360" w:lineRule="auto"/>
        <w:rPr>
          <w:b/>
          <w:bCs/>
          <w:color w:val="000000"/>
        </w:rPr>
      </w:pPr>
    </w:p>
    <w:p w14:paraId="598DD975" w14:textId="77777777" w:rsidR="00FA0CBD" w:rsidRDefault="00FA0CBD" w:rsidP="00EE281C">
      <w:pPr>
        <w:spacing w:line="360" w:lineRule="auto"/>
        <w:rPr>
          <w:b/>
          <w:bCs/>
          <w:color w:val="000000"/>
        </w:rPr>
      </w:pPr>
    </w:p>
    <w:p w14:paraId="31DC31A6" w14:textId="77777777" w:rsidR="00FA0CBD" w:rsidRDefault="00FA0CBD" w:rsidP="00EE281C">
      <w:pPr>
        <w:spacing w:line="360" w:lineRule="auto"/>
        <w:rPr>
          <w:b/>
          <w:bCs/>
          <w:color w:val="000000"/>
        </w:rPr>
      </w:pPr>
    </w:p>
    <w:p w14:paraId="67698678" w14:textId="77777777" w:rsidR="00FA0CBD" w:rsidRDefault="00FA0CBD" w:rsidP="00EE281C">
      <w:pPr>
        <w:spacing w:line="360" w:lineRule="auto"/>
        <w:rPr>
          <w:b/>
          <w:bCs/>
          <w:color w:val="000000"/>
        </w:rPr>
      </w:pPr>
    </w:p>
    <w:p w14:paraId="56588947" w14:textId="77777777" w:rsidR="00B1746F" w:rsidRDefault="00B1746F" w:rsidP="00FA0CBD">
      <w:pPr>
        <w:spacing w:line="480" w:lineRule="auto"/>
        <w:rPr>
          <w:b/>
          <w:bCs/>
          <w:color w:val="000000"/>
        </w:rPr>
      </w:pPr>
    </w:p>
    <w:p w14:paraId="1D9740E9" w14:textId="77777777" w:rsidR="00B1746F" w:rsidRDefault="00B1746F" w:rsidP="00FA0CBD">
      <w:pPr>
        <w:spacing w:line="480" w:lineRule="auto"/>
        <w:rPr>
          <w:b/>
          <w:bCs/>
          <w:color w:val="000000"/>
        </w:rPr>
      </w:pPr>
    </w:p>
    <w:p w14:paraId="4EA1F57F" w14:textId="77777777" w:rsidR="00B1746F" w:rsidRDefault="00B1746F" w:rsidP="00FA0CBD">
      <w:pPr>
        <w:spacing w:line="480" w:lineRule="auto"/>
        <w:rPr>
          <w:b/>
          <w:bCs/>
          <w:color w:val="000000"/>
        </w:rPr>
      </w:pPr>
    </w:p>
    <w:p w14:paraId="3653F496" w14:textId="77777777" w:rsidR="00FA0CBD" w:rsidRDefault="00723F78" w:rsidP="00FA0CBD">
      <w:pPr>
        <w:spacing w:line="480" w:lineRule="auto"/>
        <w:rPr>
          <w:b/>
          <w:bCs/>
          <w:color w:val="000000"/>
        </w:rPr>
      </w:pPr>
      <w:r>
        <w:rPr>
          <w:b/>
          <w:bCs/>
          <w:color w:val="000000"/>
        </w:rPr>
        <w:lastRenderedPageBreak/>
        <w:t>3.15</w:t>
      </w:r>
      <w:r w:rsidR="00EE281C" w:rsidRPr="00EE281C">
        <w:rPr>
          <w:b/>
          <w:bCs/>
          <w:color w:val="000000"/>
        </w:rPr>
        <w:t xml:space="preserve"> Operational definition</w:t>
      </w:r>
      <w:r w:rsidR="00FA0CBD">
        <w:rPr>
          <w:b/>
          <w:bCs/>
          <w:color w:val="000000"/>
        </w:rPr>
        <w:t>s</w:t>
      </w:r>
    </w:p>
    <w:p w14:paraId="4DDAE41A" w14:textId="77777777" w:rsidR="00FA0CBD" w:rsidRPr="00FA0CBD" w:rsidRDefault="00FA0CBD" w:rsidP="00FA0CBD">
      <w:pPr>
        <w:spacing w:line="480" w:lineRule="auto"/>
        <w:jc w:val="both"/>
        <w:rPr>
          <w:bCs/>
        </w:rPr>
      </w:pPr>
      <w:r w:rsidRPr="00FA0CBD">
        <w:rPr>
          <w:b/>
          <w:bCs/>
        </w:rPr>
        <w:t xml:space="preserve">Testicular mass: </w:t>
      </w:r>
      <w:r w:rsidR="00B1746F" w:rsidRPr="00B1746F">
        <w:rPr>
          <w:bCs/>
        </w:rPr>
        <w:t xml:space="preserve">Any palpable testicular enlargement or lump that the patient or physician discovers during </w:t>
      </w:r>
      <w:r w:rsidRPr="00FA0CBD">
        <w:rPr>
          <w:bCs/>
        </w:rPr>
        <w:t xml:space="preserve">routine examination. </w:t>
      </w:r>
    </w:p>
    <w:p w14:paraId="616D8978" w14:textId="77777777" w:rsidR="00FA0CBD" w:rsidRPr="00FA0CBD" w:rsidRDefault="00FA0CBD" w:rsidP="00FA0CBD">
      <w:pPr>
        <w:spacing w:line="480" w:lineRule="auto"/>
        <w:jc w:val="both"/>
        <w:rPr>
          <w:bCs/>
        </w:rPr>
      </w:pPr>
      <w:r w:rsidRPr="00FA0CBD">
        <w:rPr>
          <w:b/>
          <w:bCs/>
        </w:rPr>
        <w:t xml:space="preserve">Color Doppler ultrasound (CDUS): </w:t>
      </w:r>
      <w:r w:rsidRPr="00FA0CBD">
        <w:rPr>
          <w:bCs/>
        </w:rPr>
        <w:t xml:space="preserve">It is a non-invasive imaging technology that utilizes combination of grey scale ultrasound and Doppler imaging. Conventional real-time B-scan along with variable combination of color Doppler, spectral Doppler or power Doppler are utilized. </w:t>
      </w:r>
    </w:p>
    <w:p w14:paraId="423F9A22" w14:textId="77777777" w:rsidR="00B1746F" w:rsidRPr="00B1746F" w:rsidRDefault="00FA0CBD" w:rsidP="00B1746F">
      <w:pPr>
        <w:spacing w:line="480" w:lineRule="auto"/>
        <w:jc w:val="both"/>
        <w:rPr>
          <w:bCs/>
        </w:rPr>
      </w:pPr>
      <w:r w:rsidRPr="00FA0CBD">
        <w:rPr>
          <w:b/>
          <w:bCs/>
        </w:rPr>
        <w:t xml:space="preserve">Peak systolic velocity (PSV): </w:t>
      </w:r>
      <w:r w:rsidR="00B1746F" w:rsidRPr="00B1746F">
        <w:rPr>
          <w:bCs/>
        </w:rPr>
        <w:t>It is an index that corresponds to each tall "peak" in a Doppler waveform and is measured in spectral Doppler. In intratesticular arteries, PSV ranges from 4.0 to 19.1 cm/sec (mean, 9.7 cm/sec); in capsular arteries, it ranges from 5.0 to 23.4 cm/sec (mean, 19.0 cm/sec).</w:t>
      </w:r>
    </w:p>
    <w:p w14:paraId="1D08E684" w14:textId="77777777" w:rsidR="00B1746F" w:rsidRPr="00B1746F" w:rsidRDefault="00FA0CBD" w:rsidP="00B1746F">
      <w:pPr>
        <w:spacing w:line="480" w:lineRule="auto"/>
        <w:jc w:val="both"/>
        <w:rPr>
          <w:bCs/>
        </w:rPr>
      </w:pPr>
      <w:r w:rsidRPr="00FA0CBD">
        <w:rPr>
          <w:b/>
          <w:bCs/>
        </w:rPr>
        <w:t>End-diastolic velocity (EDV):</w:t>
      </w:r>
      <w:r w:rsidRPr="00FA0CBD">
        <w:rPr>
          <w:bCs/>
        </w:rPr>
        <w:t> </w:t>
      </w:r>
      <w:r w:rsidR="00B1746F" w:rsidRPr="00B1746F">
        <w:rPr>
          <w:bCs/>
        </w:rPr>
        <w:t xml:space="preserve">This spectral Doppler index corresponds to the point at the end of the cardiac cycle, which is shortly before the systolic peak. In intratesticular arteries, EDV varies between 1.6 and 6.9 cm/sec (mean, 3.6 cm/sec), while in capsular arteries, it varies between 1.8 and 9.2 cm/sec (mean, 4.0 cm/sec). </w:t>
      </w:r>
    </w:p>
    <w:p w14:paraId="79801976" w14:textId="77777777" w:rsidR="00B1746F" w:rsidRPr="00B1746F" w:rsidRDefault="00FA0CBD" w:rsidP="00B1746F">
      <w:pPr>
        <w:spacing w:line="480" w:lineRule="auto"/>
        <w:jc w:val="both"/>
        <w:rPr>
          <w:bCs/>
        </w:rPr>
      </w:pPr>
      <w:r w:rsidRPr="00FA0CBD">
        <w:rPr>
          <w:b/>
          <w:bCs/>
        </w:rPr>
        <w:t>Resistive index (RI):</w:t>
      </w:r>
      <w:r w:rsidRPr="00FA0CBD">
        <w:rPr>
          <w:bCs/>
        </w:rPr>
        <w:t xml:space="preserve"> </w:t>
      </w:r>
      <w:r w:rsidR="00B1746F" w:rsidRPr="00B1746F">
        <w:rPr>
          <w:bCs/>
        </w:rPr>
        <w:t>It is an ultrasonography flow parameter that is computed using the mean, minimum, and maximum Doppler frequency changes over a specific cardiac cycle. It is commonly employed to evaluate a pulsatile vascular system's resistance. The mean RI in intratesticular arteries is 0.6, with a range of 0.5 to 0.7.</w:t>
      </w:r>
    </w:p>
    <w:p w14:paraId="425DB6F5" w14:textId="77777777" w:rsidR="00FA0CBD" w:rsidRPr="00FA0CBD" w:rsidRDefault="00FA0CBD" w:rsidP="00FA0CBD">
      <w:pPr>
        <w:spacing w:line="480" w:lineRule="auto"/>
        <w:jc w:val="both"/>
        <w:rPr>
          <w:bCs/>
        </w:rPr>
      </w:pPr>
      <w:r w:rsidRPr="00FA0CBD">
        <w:rPr>
          <w:b/>
          <w:bCs/>
        </w:rPr>
        <w:t>Grades of vascularity in color Doppler:</w:t>
      </w:r>
      <w:r w:rsidRPr="00FA0CBD">
        <w:rPr>
          <w:bCs/>
        </w:rPr>
        <w:t xml:space="preserve"> Subjective assessment to describe the amount of flow. </w:t>
      </w:r>
    </w:p>
    <w:p w14:paraId="2040AED8" w14:textId="77777777" w:rsidR="00B1746F" w:rsidRPr="00B1746F" w:rsidRDefault="00FA0CBD" w:rsidP="00B1746F">
      <w:pPr>
        <w:spacing w:line="360" w:lineRule="auto"/>
        <w:jc w:val="both"/>
      </w:pPr>
      <w:r w:rsidRPr="00FA0CBD">
        <w:t xml:space="preserve">   </w:t>
      </w:r>
      <w:r w:rsidRPr="00FA0CBD">
        <w:tab/>
        <w:t>Grade 0 (Absent)</w:t>
      </w:r>
      <w:r w:rsidRPr="00FA0CBD">
        <w:tab/>
        <w:t xml:space="preserve">: </w:t>
      </w:r>
      <w:r w:rsidR="00B1746F" w:rsidRPr="00B1746F">
        <w:t>The ROI has no Doppler signals.</w:t>
      </w:r>
    </w:p>
    <w:p w14:paraId="6C806623" w14:textId="77777777" w:rsidR="00FA0CBD" w:rsidRPr="00FA0CBD" w:rsidRDefault="00FA0CBD" w:rsidP="00676628">
      <w:pPr>
        <w:spacing w:line="360" w:lineRule="auto"/>
        <w:jc w:val="both"/>
      </w:pPr>
      <w:r w:rsidRPr="00FA0CBD">
        <w:tab/>
        <w:t>Grade 1 (Minimal)</w:t>
      </w:r>
      <w:r w:rsidRPr="00FA0CBD">
        <w:tab/>
        <w:t>: Punctate Doppler signals in the ROI</w:t>
      </w:r>
    </w:p>
    <w:p w14:paraId="14DB4C78" w14:textId="77777777" w:rsidR="00FA0CBD" w:rsidRPr="00FA0CBD" w:rsidRDefault="00FA0CBD" w:rsidP="00676628">
      <w:pPr>
        <w:spacing w:line="360" w:lineRule="auto"/>
        <w:jc w:val="both"/>
      </w:pPr>
      <w:r w:rsidRPr="00FA0CBD">
        <w:t xml:space="preserve">                    </w:t>
      </w:r>
      <w:r w:rsidRPr="00FA0CBD">
        <w:tab/>
      </w:r>
      <w:r w:rsidRPr="00FA0CBD">
        <w:tab/>
        <w:t xml:space="preserve">       </w:t>
      </w:r>
      <w:r w:rsidRPr="00FA0CBD">
        <w:tab/>
        <w:t xml:space="preserve">  (&lt;2 vascular signals per 10 mm)</w:t>
      </w:r>
    </w:p>
    <w:p w14:paraId="3C1165E5" w14:textId="77777777" w:rsidR="00FA0CBD" w:rsidRPr="00FA0CBD" w:rsidRDefault="00FA0CBD" w:rsidP="00676628">
      <w:pPr>
        <w:spacing w:line="360" w:lineRule="auto"/>
        <w:ind w:left="720"/>
      </w:pPr>
      <w:r>
        <w:t>Grade 2 (Moderate)</w:t>
      </w:r>
      <w:r>
        <w:tab/>
        <w:t xml:space="preserve">: </w:t>
      </w:r>
      <w:r w:rsidRPr="00FA0CBD">
        <w:t>Scattered Doppler signals in the ROI</w:t>
      </w:r>
      <w:r w:rsidRPr="00FA0CBD">
        <w:br/>
        <w:t>Grade 3 (High)</w:t>
      </w:r>
      <w:r w:rsidRPr="00FA0CBD">
        <w:tab/>
        <w:t>: Continuous flow in the ROI</w:t>
      </w:r>
    </w:p>
    <w:p w14:paraId="027ED4EB" w14:textId="77777777" w:rsidR="00FA0CBD" w:rsidRPr="00FA0CBD" w:rsidRDefault="00676628" w:rsidP="00FA0CBD">
      <w:pPr>
        <w:spacing w:line="480" w:lineRule="auto"/>
        <w:jc w:val="both"/>
      </w:pPr>
      <w:r w:rsidRPr="00FA0CBD">
        <w:rPr>
          <w:bCs/>
        </w:rPr>
        <w:t xml:space="preserve">* ROI (region of </w:t>
      </w:r>
      <w:proofErr w:type="gramStart"/>
      <w:r w:rsidRPr="00FA0CBD">
        <w:rPr>
          <w:bCs/>
        </w:rPr>
        <w:t>interest)</w:t>
      </w:r>
      <w:r>
        <w:t xml:space="preserve">   </w:t>
      </w:r>
      <w:proofErr w:type="gramEnd"/>
      <w:r>
        <w:t xml:space="preserve">      </w:t>
      </w:r>
      <w:r w:rsidR="00FA0CBD" w:rsidRPr="00FA0CBD">
        <w:t xml:space="preserve">(vascular signal &gt;25mm in length). </w:t>
      </w:r>
    </w:p>
    <w:p w14:paraId="56BADCDD" w14:textId="77777777" w:rsidR="00FA0CBD" w:rsidRPr="00FA0CBD" w:rsidRDefault="00FA0CBD" w:rsidP="00FA0CBD">
      <w:pPr>
        <w:spacing w:line="480" w:lineRule="auto"/>
        <w:jc w:val="both"/>
        <w:rPr>
          <w:bCs/>
        </w:rPr>
      </w:pPr>
      <w:r w:rsidRPr="00FA0CBD">
        <w:rPr>
          <w:b/>
          <w:bCs/>
        </w:rPr>
        <w:lastRenderedPageBreak/>
        <w:t xml:space="preserve">Patterns of vascularity in color Doppler: </w:t>
      </w:r>
      <w:r w:rsidRPr="00FA0CBD">
        <w:rPr>
          <w:bCs/>
        </w:rPr>
        <w:t>Three types of vascularity pattern are usually detected in testicular lesions.</w:t>
      </w:r>
      <w:r w:rsidRPr="00FA0CBD">
        <w:rPr>
          <w:bCs/>
        </w:rPr>
        <w:tab/>
      </w:r>
      <w:r w:rsidRPr="00FA0CBD">
        <w:rPr>
          <w:bCs/>
        </w:rPr>
        <w:tab/>
        <w:t xml:space="preserve"> </w:t>
      </w:r>
    </w:p>
    <w:p w14:paraId="59B7EB8B" w14:textId="77777777" w:rsidR="00FA0CBD" w:rsidRPr="00FA0CBD" w:rsidRDefault="00FA0CBD" w:rsidP="00676628">
      <w:pPr>
        <w:numPr>
          <w:ilvl w:val="0"/>
          <w:numId w:val="25"/>
        </w:numPr>
        <w:spacing w:line="360" w:lineRule="auto"/>
        <w:jc w:val="both"/>
        <w:rPr>
          <w:bCs/>
        </w:rPr>
      </w:pPr>
      <w:r w:rsidRPr="00FA0CBD">
        <w:rPr>
          <w:bCs/>
        </w:rPr>
        <w:t>Regular (branching linear)</w:t>
      </w:r>
    </w:p>
    <w:p w14:paraId="7FD41B7E" w14:textId="77777777" w:rsidR="00FA0CBD" w:rsidRPr="00FA0CBD" w:rsidRDefault="00FA0CBD" w:rsidP="00676628">
      <w:pPr>
        <w:numPr>
          <w:ilvl w:val="0"/>
          <w:numId w:val="25"/>
        </w:numPr>
        <w:spacing w:line="360" w:lineRule="auto"/>
        <w:jc w:val="both"/>
        <w:rPr>
          <w:bCs/>
        </w:rPr>
      </w:pPr>
      <w:r w:rsidRPr="00FA0CBD">
        <w:rPr>
          <w:bCs/>
        </w:rPr>
        <w:t xml:space="preserve">Non-branching linear </w:t>
      </w:r>
    </w:p>
    <w:p w14:paraId="072FB57A" w14:textId="77777777" w:rsidR="00FA0CBD" w:rsidRPr="00FA0CBD" w:rsidRDefault="00FA0CBD" w:rsidP="00676628">
      <w:pPr>
        <w:numPr>
          <w:ilvl w:val="0"/>
          <w:numId w:val="25"/>
        </w:numPr>
        <w:spacing w:line="360" w:lineRule="auto"/>
        <w:jc w:val="both"/>
        <w:rPr>
          <w:bCs/>
        </w:rPr>
      </w:pPr>
      <w:r w:rsidRPr="00FA0CBD">
        <w:rPr>
          <w:bCs/>
        </w:rPr>
        <w:t xml:space="preserve">Irregular chaotic / </w:t>
      </w:r>
      <w:proofErr w:type="spellStart"/>
      <w:r w:rsidRPr="00FA0CBD">
        <w:rPr>
          <w:bCs/>
        </w:rPr>
        <w:t>criss-cross</w:t>
      </w:r>
      <w:proofErr w:type="spellEnd"/>
    </w:p>
    <w:p w14:paraId="4C51B0CF" w14:textId="77777777" w:rsidR="00FA0CBD" w:rsidRPr="00FA0CBD" w:rsidRDefault="00FA0CBD" w:rsidP="00FA0CBD">
      <w:pPr>
        <w:spacing w:line="480" w:lineRule="auto"/>
        <w:jc w:val="both"/>
        <w:rPr>
          <w:bCs/>
        </w:rPr>
      </w:pPr>
      <w:r w:rsidRPr="00FA0CBD">
        <w:rPr>
          <w:b/>
          <w:bCs/>
        </w:rPr>
        <w:t xml:space="preserve">Sensitivity: </w:t>
      </w:r>
      <w:r w:rsidRPr="00FA0CBD">
        <w:rPr>
          <w:bCs/>
        </w:rPr>
        <w:t>Percentage of disease positives who are test positive [TP</w:t>
      </w:r>
      <w:r w:rsidR="00FD3677">
        <w:rPr>
          <w:bCs/>
        </w:rPr>
        <w:t xml:space="preserve"> </w:t>
      </w:r>
      <w:r w:rsidRPr="00FA0CBD">
        <w:rPr>
          <w:bCs/>
        </w:rPr>
        <w:t>/</w:t>
      </w:r>
      <w:r w:rsidR="00FD3677">
        <w:rPr>
          <w:bCs/>
        </w:rPr>
        <w:t xml:space="preserve"> </w:t>
      </w:r>
      <w:r w:rsidRPr="00FA0CBD">
        <w:rPr>
          <w:bCs/>
        </w:rPr>
        <w:t>TP+FN x 100 or, a</w:t>
      </w:r>
      <w:r w:rsidR="00FD3677">
        <w:rPr>
          <w:bCs/>
        </w:rPr>
        <w:t xml:space="preserve"> </w:t>
      </w:r>
      <w:r w:rsidRPr="00FA0CBD">
        <w:rPr>
          <w:bCs/>
        </w:rPr>
        <w:t>/</w:t>
      </w:r>
      <w:r w:rsidR="00FD3677">
        <w:rPr>
          <w:bCs/>
        </w:rPr>
        <w:t xml:space="preserve"> </w:t>
      </w:r>
      <w:proofErr w:type="spellStart"/>
      <w:r w:rsidRPr="00FA0CBD">
        <w:rPr>
          <w:bCs/>
        </w:rPr>
        <w:t>a+c</w:t>
      </w:r>
      <w:proofErr w:type="spellEnd"/>
      <w:r w:rsidRPr="00FA0CBD">
        <w:rPr>
          <w:bCs/>
        </w:rPr>
        <w:t xml:space="preserve"> x 100].</w:t>
      </w:r>
    </w:p>
    <w:p w14:paraId="74F8C478" w14:textId="77777777" w:rsidR="00FA0CBD" w:rsidRPr="00FA0CBD" w:rsidRDefault="00FA0CBD" w:rsidP="00FA0CBD">
      <w:pPr>
        <w:spacing w:line="480" w:lineRule="auto"/>
        <w:jc w:val="both"/>
        <w:rPr>
          <w:bCs/>
        </w:rPr>
      </w:pPr>
      <w:r w:rsidRPr="00FA0CBD">
        <w:rPr>
          <w:b/>
          <w:bCs/>
        </w:rPr>
        <w:t xml:space="preserve">Specificity: </w:t>
      </w:r>
      <w:r w:rsidRPr="00FA0CBD">
        <w:rPr>
          <w:bCs/>
        </w:rPr>
        <w:t>Percentage of disease negatives which are test negative [TN</w:t>
      </w:r>
      <w:r w:rsidR="00FD3677">
        <w:rPr>
          <w:bCs/>
        </w:rPr>
        <w:t xml:space="preserve"> </w:t>
      </w:r>
      <w:r w:rsidRPr="00FA0CBD">
        <w:rPr>
          <w:bCs/>
        </w:rPr>
        <w:t>/</w:t>
      </w:r>
      <w:r w:rsidR="00FD3677">
        <w:rPr>
          <w:bCs/>
        </w:rPr>
        <w:t xml:space="preserve"> </w:t>
      </w:r>
      <w:r w:rsidRPr="00FA0CBD">
        <w:rPr>
          <w:bCs/>
        </w:rPr>
        <w:t>TN+FP x 100 or, d</w:t>
      </w:r>
      <w:r w:rsidR="00FD3677">
        <w:rPr>
          <w:bCs/>
        </w:rPr>
        <w:t xml:space="preserve"> </w:t>
      </w:r>
      <w:r w:rsidRPr="00FA0CBD">
        <w:rPr>
          <w:bCs/>
        </w:rPr>
        <w:t>/</w:t>
      </w:r>
      <w:r w:rsidR="00FD3677">
        <w:rPr>
          <w:bCs/>
        </w:rPr>
        <w:t xml:space="preserve"> </w:t>
      </w:r>
      <w:proofErr w:type="spellStart"/>
      <w:r w:rsidRPr="00FA0CBD">
        <w:rPr>
          <w:bCs/>
        </w:rPr>
        <w:t>b+d</w:t>
      </w:r>
      <w:proofErr w:type="spellEnd"/>
      <w:r w:rsidRPr="00FA0CBD">
        <w:rPr>
          <w:bCs/>
        </w:rPr>
        <w:t xml:space="preserve"> x 100].</w:t>
      </w:r>
    </w:p>
    <w:p w14:paraId="0696368B" w14:textId="77777777" w:rsidR="00FA0CBD" w:rsidRPr="00FA0CBD" w:rsidRDefault="00FA0CBD" w:rsidP="00FA0CBD">
      <w:pPr>
        <w:spacing w:line="480" w:lineRule="auto"/>
        <w:jc w:val="both"/>
        <w:rPr>
          <w:bCs/>
        </w:rPr>
      </w:pPr>
      <w:r w:rsidRPr="00FA0CBD">
        <w:rPr>
          <w:b/>
          <w:bCs/>
        </w:rPr>
        <w:t xml:space="preserve">Positive predictive value: </w:t>
      </w:r>
      <w:r w:rsidRPr="00FA0CBD">
        <w:rPr>
          <w:bCs/>
        </w:rPr>
        <w:t>Percentage of test positive who are truly disease positive [TP</w:t>
      </w:r>
      <w:r w:rsidR="00FD3677">
        <w:rPr>
          <w:bCs/>
        </w:rPr>
        <w:t xml:space="preserve"> </w:t>
      </w:r>
      <w:r w:rsidRPr="00FA0CBD">
        <w:rPr>
          <w:bCs/>
        </w:rPr>
        <w:t>/</w:t>
      </w:r>
      <w:r w:rsidR="00FD3677">
        <w:rPr>
          <w:bCs/>
        </w:rPr>
        <w:t xml:space="preserve"> </w:t>
      </w:r>
      <w:r w:rsidRPr="00FA0CBD">
        <w:rPr>
          <w:bCs/>
        </w:rPr>
        <w:t>TP+FP x 100 or, a</w:t>
      </w:r>
      <w:r w:rsidR="00FD3677">
        <w:rPr>
          <w:bCs/>
        </w:rPr>
        <w:t xml:space="preserve"> </w:t>
      </w:r>
      <w:r w:rsidRPr="00FA0CBD">
        <w:rPr>
          <w:bCs/>
        </w:rPr>
        <w:t>/</w:t>
      </w:r>
      <w:r w:rsidR="00FD3677">
        <w:rPr>
          <w:bCs/>
        </w:rPr>
        <w:t xml:space="preserve"> </w:t>
      </w:r>
      <w:proofErr w:type="spellStart"/>
      <w:r w:rsidRPr="00FA0CBD">
        <w:rPr>
          <w:bCs/>
        </w:rPr>
        <w:t>a+b</w:t>
      </w:r>
      <w:proofErr w:type="spellEnd"/>
      <w:r w:rsidRPr="00FA0CBD">
        <w:rPr>
          <w:bCs/>
        </w:rPr>
        <w:t xml:space="preserve"> x 100].</w:t>
      </w:r>
    </w:p>
    <w:p w14:paraId="4BB72B37" w14:textId="77777777" w:rsidR="00FA0CBD" w:rsidRPr="00FA0CBD" w:rsidRDefault="00FA0CBD" w:rsidP="00FA0CBD">
      <w:pPr>
        <w:spacing w:line="480" w:lineRule="auto"/>
        <w:jc w:val="both"/>
        <w:rPr>
          <w:bCs/>
        </w:rPr>
      </w:pPr>
      <w:r w:rsidRPr="00FA0CBD">
        <w:rPr>
          <w:b/>
          <w:bCs/>
        </w:rPr>
        <w:t xml:space="preserve">Negative predictive value: </w:t>
      </w:r>
      <w:r w:rsidRPr="00FA0CBD">
        <w:rPr>
          <w:bCs/>
        </w:rPr>
        <w:t>Percentage of test negative who are truly disease negative [TN</w:t>
      </w:r>
      <w:r w:rsidR="00FD3677">
        <w:rPr>
          <w:bCs/>
        </w:rPr>
        <w:t xml:space="preserve"> </w:t>
      </w:r>
      <w:r w:rsidRPr="00FA0CBD">
        <w:rPr>
          <w:bCs/>
        </w:rPr>
        <w:t>/</w:t>
      </w:r>
      <w:r w:rsidR="00FD3677">
        <w:rPr>
          <w:bCs/>
        </w:rPr>
        <w:t xml:space="preserve"> </w:t>
      </w:r>
      <w:r w:rsidRPr="00FA0CBD">
        <w:rPr>
          <w:bCs/>
        </w:rPr>
        <w:t>TN+FN x 100 or, d</w:t>
      </w:r>
      <w:r w:rsidR="00FD3677">
        <w:rPr>
          <w:bCs/>
        </w:rPr>
        <w:t xml:space="preserve"> </w:t>
      </w:r>
      <w:r w:rsidRPr="00FA0CBD">
        <w:rPr>
          <w:bCs/>
        </w:rPr>
        <w:t>/</w:t>
      </w:r>
      <w:r w:rsidR="00FD3677">
        <w:rPr>
          <w:bCs/>
        </w:rPr>
        <w:t xml:space="preserve"> </w:t>
      </w:r>
      <w:proofErr w:type="spellStart"/>
      <w:r w:rsidRPr="00FA0CBD">
        <w:rPr>
          <w:bCs/>
        </w:rPr>
        <w:t>c+d</w:t>
      </w:r>
      <w:proofErr w:type="spellEnd"/>
      <w:r w:rsidRPr="00FA0CBD">
        <w:rPr>
          <w:bCs/>
        </w:rPr>
        <w:t xml:space="preserve"> x 100].</w:t>
      </w:r>
    </w:p>
    <w:p w14:paraId="4D01CA13" w14:textId="77777777" w:rsidR="006433F0" w:rsidRDefault="00FA0CBD" w:rsidP="00FD3677">
      <w:pPr>
        <w:spacing w:line="480" w:lineRule="auto"/>
        <w:jc w:val="both"/>
        <w:rPr>
          <w:b/>
          <w:bCs/>
        </w:rPr>
      </w:pPr>
      <w:r w:rsidRPr="00FA0CBD">
        <w:rPr>
          <w:b/>
          <w:bCs/>
        </w:rPr>
        <w:t xml:space="preserve">Diagnostic accuracy: </w:t>
      </w:r>
      <w:r w:rsidRPr="00FA0CBD">
        <w:rPr>
          <w:bCs/>
        </w:rPr>
        <w:t>Percentage of all test results (positive and negative) that are correct [TP+TN</w:t>
      </w:r>
      <w:r w:rsidR="00FD3677">
        <w:rPr>
          <w:bCs/>
        </w:rPr>
        <w:t xml:space="preserve"> </w:t>
      </w:r>
      <w:r w:rsidRPr="00FA0CBD">
        <w:rPr>
          <w:bCs/>
        </w:rPr>
        <w:t>/</w:t>
      </w:r>
      <w:r w:rsidR="00FD3677">
        <w:rPr>
          <w:bCs/>
        </w:rPr>
        <w:t xml:space="preserve"> </w:t>
      </w:r>
      <w:r w:rsidRPr="00FA0CBD">
        <w:rPr>
          <w:bCs/>
        </w:rPr>
        <w:t xml:space="preserve">Total population x 100 or, </w:t>
      </w:r>
      <w:proofErr w:type="spellStart"/>
      <w:r w:rsidRPr="00FA0CBD">
        <w:rPr>
          <w:bCs/>
        </w:rPr>
        <w:t>a+d</w:t>
      </w:r>
      <w:proofErr w:type="spellEnd"/>
      <w:r w:rsidR="00FD3677">
        <w:rPr>
          <w:bCs/>
        </w:rPr>
        <w:t xml:space="preserve"> </w:t>
      </w:r>
      <w:r w:rsidRPr="00FA0CBD">
        <w:rPr>
          <w:bCs/>
        </w:rPr>
        <w:t>/</w:t>
      </w:r>
      <w:r w:rsidR="00FD3677">
        <w:rPr>
          <w:bCs/>
        </w:rPr>
        <w:t xml:space="preserve"> </w:t>
      </w:r>
      <w:r w:rsidRPr="00FA0CBD">
        <w:rPr>
          <w:bCs/>
        </w:rPr>
        <w:t>N x 100].</w:t>
      </w:r>
    </w:p>
    <w:p w14:paraId="58B226B9" w14:textId="77777777" w:rsidR="00F8326F" w:rsidRDefault="00AA56A8" w:rsidP="00F8326F">
      <w:pPr>
        <w:spacing w:line="480" w:lineRule="auto"/>
        <w:jc w:val="both"/>
        <w:rPr>
          <w:color w:val="000000"/>
        </w:rPr>
      </w:pPr>
      <w:r w:rsidRPr="00AA56A8">
        <w:rPr>
          <w:b/>
          <w:bCs/>
          <w:color w:val="000000"/>
        </w:rPr>
        <w:t xml:space="preserve">Positive likelihood ratio (LR+): </w:t>
      </w:r>
      <w:r w:rsidRPr="00AA56A8">
        <w:rPr>
          <w:color w:val="000000"/>
        </w:rPr>
        <w:t>How many times is a positive test result more likely to</w:t>
      </w:r>
      <w:r>
        <w:rPr>
          <w:color w:val="000000"/>
        </w:rPr>
        <w:t xml:space="preserve"> </w:t>
      </w:r>
      <w:r w:rsidRPr="00AA56A8">
        <w:rPr>
          <w:color w:val="000000"/>
        </w:rPr>
        <w:t>be found in disease-positive individuals compared to disease-negative individuals.</w:t>
      </w:r>
      <w:r w:rsidRPr="00AA56A8">
        <w:rPr>
          <w:color w:val="000000"/>
        </w:rPr>
        <w:br/>
      </w:r>
      <w:r w:rsidR="009A5474">
        <w:rPr>
          <w:color w:val="000000"/>
        </w:rPr>
        <w:t>[</w:t>
      </w:r>
      <w:r w:rsidRPr="00AA56A8">
        <w:rPr>
          <w:color w:val="000000"/>
        </w:rPr>
        <w:t xml:space="preserve"> Positive likelihood ratio (LR+) = Sensitivity </w:t>
      </w:r>
      <w:r w:rsidR="00FD3677">
        <w:rPr>
          <w:color w:val="000000"/>
        </w:rPr>
        <w:t>/</w:t>
      </w:r>
      <w:r w:rsidRPr="00AA56A8">
        <w:rPr>
          <w:color w:val="000000"/>
        </w:rPr>
        <w:t xml:space="preserve"> 1- Specificity = TPR (true positive rate)</w:t>
      </w:r>
      <w:r w:rsidR="00FD3677">
        <w:rPr>
          <w:color w:val="000000"/>
        </w:rPr>
        <w:t xml:space="preserve"> </w:t>
      </w:r>
      <w:r w:rsidRPr="00AA56A8">
        <w:rPr>
          <w:color w:val="000000"/>
        </w:rPr>
        <w:t>/ FPR (false positive rate)</w:t>
      </w:r>
      <w:r w:rsidR="009A5474">
        <w:rPr>
          <w:color w:val="000000"/>
        </w:rPr>
        <w:t>]</w:t>
      </w:r>
    </w:p>
    <w:p w14:paraId="45846FA8" w14:textId="77777777" w:rsidR="00F8326F" w:rsidRDefault="00AA56A8" w:rsidP="00F8326F">
      <w:pPr>
        <w:spacing w:line="480" w:lineRule="auto"/>
        <w:jc w:val="both"/>
        <w:rPr>
          <w:color w:val="000000"/>
        </w:rPr>
      </w:pPr>
      <w:r w:rsidRPr="00AA56A8">
        <w:rPr>
          <w:b/>
          <w:bCs/>
          <w:color w:val="000000"/>
        </w:rPr>
        <w:t xml:space="preserve">Negative likelihood ratio (LR-): </w:t>
      </w:r>
      <w:r w:rsidRPr="00AA56A8">
        <w:rPr>
          <w:color w:val="000000"/>
        </w:rPr>
        <w:t>How many times is a negative test result less likely to be</w:t>
      </w:r>
      <w:r>
        <w:rPr>
          <w:color w:val="000000"/>
        </w:rPr>
        <w:t xml:space="preserve"> </w:t>
      </w:r>
      <w:r w:rsidRPr="00AA56A8">
        <w:rPr>
          <w:color w:val="000000"/>
        </w:rPr>
        <w:t>found in disease-positive individuals compared to disease-negative individuals.</w:t>
      </w:r>
      <w:r w:rsidRPr="00AA56A8">
        <w:rPr>
          <w:color w:val="000000"/>
        </w:rPr>
        <w:br/>
      </w:r>
      <w:r w:rsidR="009A5474">
        <w:rPr>
          <w:color w:val="000000"/>
        </w:rPr>
        <w:t>[</w:t>
      </w:r>
      <w:r w:rsidRPr="00AA56A8">
        <w:rPr>
          <w:color w:val="000000"/>
        </w:rPr>
        <w:t xml:space="preserve"> Negative likelihood ratio (LR-) </w:t>
      </w:r>
      <w:r w:rsidRPr="00FD3677">
        <w:rPr>
          <w:color w:val="000000"/>
        </w:rPr>
        <w:t>= 1- Sensitivity</w:t>
      </w:r>
      <w:r w:rsidR="00FD3677" w:rsidRPr="00FD3677">
        <w:rPr>
          <w:color w:val="000000"/>
        </w:rPr>
        <w:t xml:space="preserve"> / </w:t>
      </w:r>
      <w:r w:rsidRPr="00FD3677">
        <w:rPr>
          <w:color w:val="000000"/>
        </w:rPr>
        <w:t>Specificity =</w:t>
      </w:r>
      <w:r w:rsidR="00FD3677" w:rsidRPr="00FD3677">
        <w:rPr>
          <w:color w:val="000000"/>
        </w:rPr>
        <w:t xml:space="preserve"> </w:t>
      </w:r>
      <w:r w:rsidRPr="00FD3677">
        <w:rPr>
          <w:color w:val="000000"/>
        </w:rPr>
        <w:t>FNR (false negative rate)</w:t>
      </w:r>
      <w:r w:rsidR="00FD3677" w:rsidRPr="00FD3677">
        <w:rPr>
          <w:color w:val="000000"/>
        </w:rPr>
        <w:t xml:space="preserve"> / </w:t>
      </w:r>
      <w:r w:rsidRPr="00FD3677">
        <w:rPr>
          <w:color w:val="000000"/>
        </w:rPr>
        <w:t>TNR (true negative rate)</w:t>
      </w:r>
      <w:r w:rsidR="009A5474">
        <w:rPr>
          <w:color w:val="000000"/>
        </w:rPr>
        <w:t>]</w:t>
      </w:r>
    </w:p>
    <w:p w14:paraId="04BC61D1" w14:textId="77777777" w:rsidR="006433F0" w:rsidRDefault="00FD3677" w:rsidP="00F8326F">
      <w:pPr>
        <w:spacing w:line="480" w:lineRule="auto"/>
        <w:jc w:val="both"/>
        <w:rPr>
          <w:b/>
          <w:bCs/>
        </w:rPr>
      </w:pPr>
      <w:r>
        <w:rPr>
          <w:color w:val="000000"/>
        </w:rPr>
        <w:t xml:space="preserve">                                                                                                                 </w:t>
      </w:r>
      <w:r w:rsidR="00AA56A8" w:rsidRPr="00AA56A8">
        <w:rPr>
          <w:color w:val="000000"/>
        </w:rPr>
        <w:t>(Hoque, 2021)</w:t>
      </w:r>
    </w:p>
    <w:p w14:paraId="4A0143FA" w14:textId="77777777" w:rsidR="006433F0" w:rsidRDefault="006433F0" w:rsidP="006433F0">
      <w:pPr>
        <w:jc w:val="center"/>
        <w:rPr>
          <w:b/>
          <w:bCs/>
        </w:rPr>
      </w:pPr>
    </w:p>
    <w:p w14:paraId="2D999860" w14:textId="77777777" w:rsidR="006433F0" w:rsidRDefault="006433F0" w:rsidP="006433F0">
      <w:pPr>
        <w:jc w:val="center"/>
        <w:rPr>
          <w:b/>
          <w:bCs/>
        </w:rPr>
      </w:pPr>
    </w:p>
    <w:p w14:paraId="78776A72" w14:textId="77777777" w:rsidR="006433F0" w:rsidRDefault="006433F0" w:rsidP="006433F0">
      <w:pPr>
        <w:jc w:val="center"/>
        <w:rPr>
          <w:b/>
          <w:bCs/>
        </w:rPr>
      </w:pPr>
    </w:p>
    <w:p w14:paraId="183B93DF" w14:textId="77777777" w:rsidR="006433F0" w:rsidRDefault="006433F0" w:rsidP="006433F0">
      <w:pPr>
        <w:jc w:val="center"/>
        <w:rPr>
          <w:b/>
          <w:bCs/>
        </w:rPr>
      </w:pPr>
    </w:p>
    <w:p w14:paraId="40A4A09D" w14:textId="77777777" w:rsidR="006433F0" w:rsidRDefault="00723F78" w:rsidP="006433F0">
      <w:pPr>
        <w:rPr>
          <w:b/>
          <w:bCs/>
        </w:rPr>
      </w:pPr>
      <w:r>
        <w:rPr>
          <w:b/>
          <w:bCs/>
        </w:rPr>
        <w:lastRenderedPageBreak/>
        <w:t>3.16</w:t>
      </w:r>
      <w:r w:rsidR="006433F0">
        <w:rPr>
          <w:b/>
          <w:bCs/>
        </w:rPr>
        <w:t xml:space="preserve"> </w:t>
      </w:r>
      <w:r w:rsidR="007D0C3C">
        <w:rPr>
          <w:b/>
          <w:bCs/>
        </w:rPr>
        <w:t>Study f</w:t>
      </w:r>
      <w:r w:rsidR="006433F0">
        <w:rPr>
          <w:b/>
          <w:bCs/>
        </w:rPr>
        <w:t xml:space="preserve">low </w:t>
      </w:r>
      <w:r w:rsidR="007D0C3C">
        <w:rPr>
          <w:b/>
          <w:bCs/>
        </w:rPr>
        <w:t>c</w:t>
      </w:r>
      <w:r w:rsidR="006433F0">
        <w:rPr>
          <w:b/>
          <w:bCs/>
        </w:rPr>
        <w:t>hart</w:t>
      </w:r>
    </w:p>
    <w:p w14:paraId="06B26F45" w14:textId="77777777" w:rsidR="00AA56A8" w:rsidRDefault="00AA56A8" w:rsidP="006433F0">
      <w:pPr>
        <w:rPr>
          <w:b/>
          <w:bCs/>
        </w:rPr>
      </w:pPr>
    </w:p>
    <w:p w14:paraId="06636171" w14:textId="77777777" w:rsidR="00E36516" w:rsidRDefault="00000000" w:rsidP="00E36516">
      <w:pPr>
        <w:rPr>
          <w:b/>
          <w:bCs/>
          <w:color w:val="000000"/>
          <w:sz w:val="32"/>
          <w:szCs w:val="32"/>
        </w:rPr>
      </w:pPr>
      <w:r>
        <w:rPr>
          <w:noProof/>
        </w:rPr>
        <w:pict w14:anchorId="3169CEEA">
          <v:rect id="Rectangle 2" o:spid="_x0000_s1027" style="position:absolute;margin-left:18pt;margin-top:58.95pt;width:441pt;height:26.55pt;z-index:251658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" fillcolor="white [3201]" strokecolor="black [3200]" strokeweight="1pt"/>
        </w:pict>
      </w:r>
      <w:r>
        <w:rPr>
          <w:noProof/>
        </w:rPr>
        <w:pict w14:anchorId="4333A7BF">
          <v:line id="_x0000_s1054" style="position:absolute;z-index:251687936;visibility:visible" from="4in,347.6pt" to="323.85pt,3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" strokecolor="black [3200]" strokeweight="1.5pt">
            <v:stroke joinstyle="miter"/>
          </v:line>
        </w:pict>
      </w:r>
      <w:r>
        <w:rPr>
          <w:noProof/>
        </w:rPr>
        <w:pict w14:anchorId="2FB721D4">
          <v:line id="_x0000_s1053" style="position:absolute;z-index:251686912;visibility:visible" from="152.75pt,344.75pt" to="188.6pt,3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" strokecolor="black [3200]" strokeweight="1.5pt">
            <v:stroke joinstyle="miter"/>
          </v:line>
        </w:pict>
      </w:r>
      <w:r>
        <w:rPr>
          <w:noProof/>
        </w:rPr>
        <w:pict w14:anchorId="1F999AE2">
          <v:line id="_x0000_s1052" style="position:absolute;z-index:251685888;visibility:visible" from="288.25pt,184.15pt" to="324.1pt,18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" strokecolor="black [3200]" strokeweight="1.5pt">
            <v:stroke joinstyle="miter"/>
          </v:line>
        </w:pict>
      </w:r>
      <w:r>
        <w:rPr>
          <w:noProof/>
        </w:rPr>
        <w:pict w14:anchorId="62D793E9">
          <v:line id="Straight Connector 5" o:spid="_x0000_s1051" style="position:absolute;z-index:251684864;visibility:visible" from="153.35pt,184.55pt" to="189.2pt,1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" strokecolor="black [3200]" strokeweight="1.5pt">
            <v:stroke joinstyle="miter"/>
          </v:line>
        </w:pict>
      </w:r>
      <w:r>
        <w:rPr>
          <w:noProof/>
        </w:rPr>
        <w:pict w14:anchorId="03523A40">
          <v:shapetype id="_x0000_t32" coordsize="21600,21600" o:spt="32" o:oned="t" path="m,l21600,21600e" filled="f">
            <v:path arrowok="t" fillok="f" o:connecttype="none"/>
            <o:lock v:ext="edit" shapetype="t"/>
          </v:shapetype>
          <v:shape id="_x0000_s1050" type="#_x0000_t32" style="position:absolute;margin-left:324.5pt;margin-top:300.2pt;width:0;height:47.9pt;z-index:25168384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" strokecolor="black [3200]" strokeweight="1.5pt">
            <v:stroke endarrow="block" joinstyle="miter"/>
          </v:shape>
        </w:pict>
      </w:r>
      <w:r>
        <w:rPr>
          <w:noProof/>
        </w:rPr>
        <w:pict w14:anchorId="04914C3F">
          <v:shape id="_x0000_s1041" type="#_x0000_t32" style="position:absolute;margin-left:324.45pt;margin-top:247.55pt;width:0;height:27.4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" strokecolor="black [3200]" strokeweight="1.5pt">
            <v:stroke endarrow="block" joinstyle="miter"/>
          </v:shape>
        </w:pict>
      </w:r>
      <w:r>
        <w:rPr>
          <w:noProof/>
        </w:rPr>
        <w:pict w14:anchorId="5526B9B2">
          <v:shape id="Straight Arrow Connector 4" o:spid="_x0000_s1047" type="#_x0000_t32" style="position:absolute;margin-left:323.95pt;margin-top:184.55pt;width:0;height:36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" strokecolor="black [3200]" strokeweight="1.5pt">
            <v:stroke endarrow="block" joinstyle="miter"/>
          </v:shape>
        </w:pict>
      </w:r>
      <w:r>
        <w:rPr>
          <w:noProof/>
        </w:rPr>
        <w:pict w14:anchorId="49AEC3F6">
          <v:shape id="_x0000_s1049" type="#_x0000_t32" style="position:absolute;margin-left:152.9pt;margin-top:301.05pt;width:0;height:43.55pt;z-index:25168281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" strokecolor="black [3200]" strokeweight="1.5pt">
            <v:stroke endarrow="block" joinstyle="miter"/>
          </v:shape>
        </w:pict>
      </w:r>
      <w:r>
        <w:rPr>
          <w:noProof/>
        </w:rPr>
        <w:pict w14:anchorId="50A08AE9">
          <v:shape id="_x0000_s1048" type="#_x0000_t32" style="position:absolute;margin-left:153.55pt;margin-top:184.8pt;width:0;height:36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" strokecolor="black [3200]" strokeweight="1.5pt">
            <v:stroke endarrow="block" joinstyle="miter"/>
          </v:shape>
        </w:pict>
      </w:r>
      <w:r>
        <w:rPr>
          <w:noProof/>
        </w:rPr>
        <w:pict w14:anchorId="39FDDE9E">
          <v:shape id="_x0000_s1046" type="#_x0000_t32" style="position:absolute;margin-left:235.75pt;margin-top:517.35pt;width:0;height:27.4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" strokecolor="black [3200]" strokeweight="1.5pt">
            <v:stroke endarrow="block" joinstyle="miter"/>
          </v:shape>
        </w:pict>
      </w:r>
      <w:r>
        <w:rPr>
          <w:noProof/>
        </w:rPr>
        <w:pict w14:anchorId="5B52224C">
          <v:shape id="_x0000_s1045" type="#_x0000_t32" style="position:absolute;margin-left:235.6pt;margin-top:463.8pt;width:0;height:27.4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" strokecolor="black [3200]" strokeweight="1.5pt">
            <v:stroke endarrow="block" joinstyle="miter"/>
          </v:shape>
        </w:pict>
      </w:r>
      <w:r>
        <w:rPr>
          <w:noProof/>
        </w:rPr>
        <w:pict w14:anchorId="78FAA1B6">
          <v:shape id="_x0000_s1044" type="#_x0000_t32" style="position:absolute;margin-left:235.6pt;margin-top:409.8pt;width:0;height:27.4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" strokecolor="black [3200]" strokeweight="1.5pt">
            <v:stroke endarrow="block" joinstyle="miter"/>
          </v:shape>
        </w:pict>
      </w:r>
      <w:r>
        <w:rPr>
          <w:noProof/>
        </w:rPr>
        <w:pict w14:anchorId="421AB6BB">
          <v:shape id="_x0000_s1043" type="#_x0000_t32" style="position:absolute;margin-left:235.75pt;margin-top:355.8pt;width:0;height:27.4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" strokecolor="black [3200]" strokeweight="1.5pt">
            <v:stroke endarrow="block" joinstyle="miter"/>
          </v:shape>
        </w:pict>
      </w:r>
      <w:r>
        <w:rPr>
          <w:noProof/>
        </w:rPr>
        <w:pict w14:anchorId="15E10844">
          <v:shape id="_x0000_s1042" type="#_x0000_t32" style="position:absolute;margin-left:153.2pt;margin-top:247.55pt;width:0;height:27.4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" strokecolor="black [3200]" strokeweight="1.5pt">
            <v:stroke endarrow="block" joinstyle="miter"/>
          </v:shape>
        </w:pict>
      </w:r>
      <w:r>
        <w:rPr>
          <w:noProof/>
        </w:rPr>
        <w:pict w14:anchorId="7506D47E">
          <v:shape id="_x0000_s1040" type="#_x0000_t32" style="position:absolute;margin-left:233.95pt;margin-top:139.8pt;width:0;height:27.4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" strokecolor="black [3200]" strokeweight="1.5pt">
            <v:stroke endarrow="block" joinstyle="miter"/>
          </v:shape>
        </w:pict>
      </w:r>
      <w:r>
        <w:rPr>
          <w:noProof/>
        </w:rPr>
        <w:pict w14:anchorId="2212E408">
          <v:shape id="Straight Arrow Connector 3" o:spid="_x0000_s1039" type="#_x0000_t32" style="position:absolute;margin-left:233.95pt;margin-top:85.75pt;width:0;height:27.4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" strokecolor="black [3200]" strokeweight="1.5pt">
            <v:stroke endarrow="block" joinstyle="miter"/>
          </v:shape>
        </w:pict>
      </w:r>
      <w:r>
        <w:rPr>
          <w:noProof/>
        </w:rPr>
        <w:pict w14:anchorId="49C2BCEE">
          <v:rect id="_x0000_s1038" style="position:absolute;margin-left:189.45pt;margin-top:544.8pt;width:98.75pt;height:26.55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" fillcolor="white [3201]" strokecolor="black [3200]" strokeweight="1pt"/>
        </w:pict>
      </w:r>
      <w:r>
        <w:rPr>
          <w:noProof/>
        </w:rPr>
        <w:pict w14:anchorId="4ED6CEE0">
          <v:rect id="_x0000_s1037" style="position:absolute;margin-left:189.45pt;margin-top:490.8pt;width:98.75pt;height:26.55pt;z-index:251670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" fillcolor="white [3201]" strokecolor="black [3200]" strokeweight="1pt"/>
        </w:pict>
      </w:r>
      <w:r>
        <w:rPr>
          <w:noProof/>
        </w:rPr>
        <w:pict w14:anchorId="21CB4E1B">
          <v:rect id="_x0000_s1036" style="position:absolute;margin-left:189.45pt;margin-top:436.8pt;width:98.75pt;height:26.55pt;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" fillcolor="white [3201]" strokecolor="black [3200]" strokeweight="1pt"/>
        </w:pict>
      </w:r>
      <w:r>
        <w:rPr>
          <w:noProof/>
        </w:rPr>
        <w:pict w14:anchorId="0F801669">
          <v:rect id="_x0000_s1035" style="position:absolute;margin-left:189.45pt;margin-top:382.8pt;width:98.75pt;height:26.55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" fillcolor="white [3201]" strokecolor="black [3200]" strokeweight="1pt"/>
        </w:pict>
      </w:r>
      <w:r>
        <w:rPr>
          <w:noProof/>
        </w:rPr>
        <w:pict w14:anchorId="3FE88140">
          <v:rect id="_x0000_s1034" style="position:absolute;margin-left:189.45pt;margin-top:328.8pt;width:98.75pt;height:26.55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" fillcolor="white [3201]" strokecolor="black [3200]" strokeweight="1pt"/>
        </w:pict>
      </w:r>
      <w:r>
        <w:rPr>
          <w:noProof/>
        </w:rPr>
        <w:pict w14:anchorId="55B35C8D">
          <v:rect id="_x0000_s1033" style="position:absolute;margin-left:270pt;margin-top:274.15pt;width:98.75pt;height:26.55pt;z-index:251666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" fillcolor="white [3201]" strokecolor="black [3200]" strokeweight="1pt"/>
        </w:pict>
      </w:r>
      <w:r>
        <w:rPr>
          <w:noProof/>
        </w:rPr>
        <w:pict w14:anchorId="5CF26111">
          <v:rect id="_x0000_s1032" style="position:absolute;margin-left:108pt;margin-top:274.15pt;width:98.75pt;height:26.55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" fillcolor="white [3201]" strokecolor="black [3200]" strokeweight="1pt"/>
        </w:pict>
      </w:r>
      <w:r>
        <w:rPr>
          <w:noProof/>
        </w:rPr>
        <w:pict w14:anchorId="5982ACD4">
          <v:rect id="_x0000_s1031" style="position:absolute;margin-left:270.25pt;margin-top:220.8pt;width:98.75pt;height:26.55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" fillcolor="white [3201]" strokecolor="black [3200]" strokeweight="1pt"/>
        </w:pict>
      </w:r>
      <w:r>
        <w:rPr>
          <w:noProof/>
        </w:rPr>
        <w:pict w14:anchorId="052D3130">
          <v:rect id="_x0000_s1030" style="position:absolute;margin-left:108.25pt;margin-top:220.8pt;width:98.75pt;height:26.55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" fillcolor="white [3201]" strokecolor="black [3200]" strokeweight="1pt"/>
        </w:pict>
      </w:r>
      <w:r>
        <w:rPr>
          <w:noProof/>
        </w:rPr>
        <w:pict w14:anchorId="31C4AEB1">
          <v:rect id="_x0000_s1029" style="position:absolute;margin-left:189.2pt;margin-top:166.95pt;width:98.75pt;height:26.55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" fillcolor="white [3201]" strokecolor="black [3200]" strokeweight="1pt"/>
        </w:pict>
      </w:r>
      <w:r>
        <w:rPr>
          <w:noProof/>
        </w:rPr>
        <w:pict w14:anchorId="616E953D">
          <v:rect id="_x0000_s1028" style="position:absolute;margin-left:72.25pt;margin-top:112.55pt;width:342pt;height:26.55pt;z-index:2516613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" fillcolor="white [3201]" strokecolor="black [3200]" strokeweight="1pt"/>
        </w:pict>
      </w:r>
      <w:r w:rsidR="006433F0" w:rsidRPr="006433F0">
        <w:rPr>
          <w:color w:val="000000"/>
        </w:rPr>
        <w:t>Steps of study</w:t>
      </w:r>
      <w:r w:rsidR="006433F0" w:rsidRPr="006433F0">
        <w:rPr>
          <w:color w:val="000000"/>
        </w:rPr>
        <w:br/>
      </w:r>
    </w:p>
    <w:p w14:paraId="2D9DE872" w14:textId="77777777" w:rsidR="007D0C3C" w:rsidRDefault="00000000" w:rsidP="00E36516">
      <w:pPr>
        <w:rPr>
          <w:sz w:val="32"/>
          <w:szCs w:val="32"/>
        </w:rPr>
      </w:pPr>
      <w:r>
        <w:rPr>
          <w:noProof/>
          <w:sz w:val="32"/>
          <w:szCs w:val="32"/>
        </w:rPr>
        <w:pict w14:anchorId="6A60364D">
          <v:shapetype id="_x0000_t202" coordsize="21600,21600" o:spt="202" path="m,l,21600r21600,l21600,xe">
            <v:stroke joinstyle="miter"/>
            <v:path gradientshapeok="t" o:connecttype="rect"/>
          </v:shapetype>
          <v:shape id="_x0000_s1066" type="#_x0000_t202" style="position:absolute;margin-left:182.1pt;margin-top:512.55pt;width:115.6pt;height:26.6pt;z-index:251700224">
            <v:textbox>
              <w:txbxContent>
                <w:p w14:paraId="539A1918" w14:textId="77777777" w:rsidR="00C64478" w:rsidRPr="008D2D6E" w:rsidRDefault="00C64478" w:rsidP="00A74FEE">
                  <w:pPr>
                    <w:jc w:val="center"/>
                  </w:pPr>
                  <w:r>
                    <w:t>Submission of thesis</w:t>
                  </w:r>
                </w:p>
                <w:p w14:paraId="59C1A24E" w14:textId="77777777" w:rsidR="00C64478" w:rsidRDefault="00C64478"/>
              </w:txbxContent>
            </v:textbox>
          </v:shape>
        </w:pict>
      </w:r>
      <w:r>
        <w:rPr>
          <w:noProof/>
          <w:sz w:val="32"/>
          <w:szCs w:val="32"/>
        </w:rPr>
        <w:pict w14:anchorId="08100C75">
          <v:shape id="_x0000_s1064" type="#_x0000_t202" style="position:absolute;margin-left:182.1pt;margin-top:405pt;width:115.6pt;height:26.6pt;z-index:251698176">
            <v:textbox>
              <w:txbxContent>
                <w:p w14:paraId="66BF3A1E" w14:textId="77777777" w:rsidR="00C64478" w:rsidRPr="008D2D6E" w:rsidRDefault="00C64478" w:rsidP="00A74FEE">
                  <w:pPr>
                    <w:jc w:val="center"/>
                  </w:pPr>
                  <w:r>
                    <w:t>Result &amp; Discussion</w:t>
                  </w:r>
                </w:p>
                <w:p w14:paraId="512571EE" w14:textId="77777777" w:rsidR="00C64478" w:rsidRDefault="00C64478"/>
              </w:txbxContent>
            </v:textbox>
          </v:shape>
        </w:pict>
      </w:r>
      <w:r>
        <w:rPr>
          <w:noProof/>
          <w:sz w:val="32"/>
          <w:szCs w:val="32"/>
        </w:rPr>
        <w:pict w14:anchorId="6ABA87DE">
          <v:shape id="_x0000_s1065" type="#_x0000_t202" style="position:absolute;margin-left:189.45pt;margin-top:459pt;width:98.5pt;height:26.15pt;z-index:251699200">
            <v:textbox>
              <w:txbxContent>
                <w:p w14:paraId="5A6D99C5" w14:textId="77777777" w:rsidR="00C64478" w:rsidRPr="008D2D6E" w:rsidRDefault="00C64478" w:rsidP="00A74FEE">
                  <w:pPr>
                    <w:jc w:val="center"/>
                  </w:pPr>
                  <w:r>
                    <w:t>Conclusion</w:t>
                  </w:r>
                </w:p>
                <w:p w14:paraId="39B10CC2" w14:textId="77777777" w:rsidR="00C64478" w:rsidRDefault="00C64478"/>
              </w:txbxContent>
            </v:textbox>
          </v:shape>
        </w:pict>
      </w:r>
      <w:r>
        <w:rPr>
          <w:noProof/>
          <w:sz w:val="32"/>
          <w:szCs w:val="32"/>
        </w:rPr>
        <w:pict w14:anchorId="10FB45AA">
          <v:shape id="_x0000_s1063" type="#_x0000_t202" style="position:absolute;margin-left:189.45pt;margin-top:351pt;width:98.8pt;height:26.15pt;z-index:251697152">
            <v:textbox>
              <w:txbxContent>
                <w:p w14:paraId="2731A8FF" w14:textId="77777777" w:rsidR="00C64478" w:rsidRPr="008D2D6E" w:rsidRDefault="00C64478" w:rsidP="00A74FEE">
                  <w:pPr>
                    <w:jc w:val="center"/>
                  </w:pPr>
                  <w:r>
                    <w:t>Data analysis</w:t>
                  </w:r>
                </w:p>
                <w:p w14:paraId="372D1388" w14:textId="77777777" w:rsidR="00C64478" w:rsidRDefault="00C64478"/>
              </w:txbxContent>
            </v:textbox>
          </v:shape>
        </w:pict>
      </w:r>
      <w:r>
        <w:rPr>
          <w:noProof/>
          <w:sz w:val="32"/>
          <w:szCs w:val="32"/>
        </w:rPr>
        <w:pict w14:anchorId="12AC4175">
          <v:shape id="_x0000_s1062" type="#_x0000_t202" style="position:absolute;margin-left:189.45pt;margin-top:296.6pt;width:98.8pt;height:27pt;z-index:251696128">
            <v:textbox>
              <w:txbxContent>
                <w:p w14:paraId="2A2D89E1" w14:textId="77777777" w:rsidR="00C64478" w:rsidRPr="008D2D6E" w:rsidRDefault="00C64478" w:rsidP="00A74FEE">
                  <w:pPr>
                    <w:jc w:val="center"/>
                  </w:pPr>
                  <w:r>
                    <w:t>Data processing</w:t>
                  </w:r>
                </w:p>
                <w:p w14:paraId="300F589A" w14:textId="77777777" w:rsidR="00C64478" w:rsidRDefault="00C64478"/>
              </w:txbxContent>
            </v:textbox>
          </v:shape>
        </w:pict>
      </w:r>
      <w:r>
        <w:rPr>
          <w:noProof/>
          <w:sz w:val="32"/>
          <w:szCs w:val="32"/>
        </w:rPr>
        <w:pict w14:anchorId="7557EFE8">
          <v:shape id="_x0000_s1058" type="#_x0000_t202" style="position:absolute;margin-left:75.7pt;margin-top:188.6pt;width:149.4pt;height:26.55pt;z-index:251692032">
            <v:textbox>
              <w:txbxContent>
                <w:p w14:paraId="02A3F621" w14:textId="77777777" w:rsidR="00C64478" w:rsidRDefault="00C64478">
                  <w:r>
                    <w:t>Color Doppler ultrasound</w:t>
                  </w:r>
                </w:p>
              </w:txbxContent>
            </v:textbox>
          </v:shape>
        </w:pict>
      </w:r>
      <w:r>
        <w:rPr>
          <w:noProof/>
          <w:sz w:val="32"/>
          <w:szCs w:val="32"/>
        </w:rPr>
        <w:pict w14:anchorId="499B7F48">
          <v:shape id="_x0000_s1059" type="#_x0000_t202" style="position:absolute;margin-left:251.45pt;margin-top:188.6pt;width:162.8pt;height:26.55pt;z-index:251693056">
            <v:textbox>
              <w:txbxContent>
                <w:p w14:paraId="3826407E" w14:textId="77777777" w:rsidR="00C64478" w:rsidRDefault="00C64478">
                  <w:r>
                    <w:t>Histopathological examination</w:t>
                  </w:r>
                </w:p>
              </w:txbxContent>
            </v:textbox>
          </v:shape>
        </w:pict>
      </w:r>
      <w:r>
        <w:rPr>
          <w:noProof/>
          <w:sz w:val="32"/>
          <w:szCs w:val="32"/>
        </w:rPr>
        <w:pict w14:anchorId="6D6ECB7D">
          <v:shape id="_x0000_s1061" type="#_x0000_t202" style="position:absolute;margin-left:270.25pt;margin-top:241.95pt;width:98.75pt;height:26.05pt;z-index:251695104">
            <v:textbox>
              <w:txbxContent>
                <w:p w14:paraId="3D31792B" w14:textId="77777777" w:rsidR="00C64478" w:rsidRPr="008D2D6E" w:rsidRDefault="00C64478" w:rsidP="00E36516">
                  <w:pPr>
                    <w:jc w:val="center"/>
                  </w:pPr>
                  <w:r>
                    <w:t>Data collection</w:t>
                  </w:r>
                </w:p>
                <w:p w14:paraId="2E022CE8" w14:textId="77777777" w:rsidR="00C64478" w:rsidRDefault="00C64478"/>
              </w:txbxContent>
            </v:textbox>
          </v:shape>
        </w:pict>
      </w:r>
      <w:r>
        <w:rPr>
          <w:noProof/>
          <w:sz w:val="32"/>
          <w:szCs w:val="32"/>
        </w:rPr>
        <w:pict w14:anchorId="4E816E8C">
          <v:shape id="_x0000_s1060" type="#_x0000_t202" style="position:absolute;margin-left:108.25pt;margin-top:242.75pt;width:98.5pt;height:25.25pt;z-index:251694080">
            <v:textbox>
              <w:txbxContent>
                <w:p w14:paraId="17705210" w14:textId="77777777" w:rsidR="00C64478" w:rsidRPr="008D2D6E" w:rsidRDefault="00C64478" w:rsidP="00E36516">
                  <w:pPr>
                    <w:jc w:val="center"/>
                  </w:pPr>
                  <w:r>
                    <w:t>Data collection</w:t>
                  </w:r>
                </w:p>
                <w:p w14:paraId="4B08E8FC" w14:textId="77777777" w:rsidR="00C64478" w:rsidRDefault="00C64478"/>
              </w:txbxContent>
            </v:textbox>
          </v:shape>
        </w:pict>
      </w:r>
      <w:r>
        <w:rPr>
          <w:noProof/>
          <w:sz w:val="32"/>
          <w:szCs w:val="32"/>
        </w:rPr>
        <w:pict w14:anchorId="567ADFAD">
          <v:shape id="_x0000_s1055" type="#_x0000_t202" style="position:absolute;margin-left:18pt;margin-top:26.75pt;width:441pt;height:26.55pt;z-index:251688960">
            <v:textbox>
              <w:txbxContent>
                <w:p w14:paraId="12BA13AB" w14:textId="77777777" w:rsidR="00C64478" w:rsidRPr="008D2D6E" w:rsidRDefault="00C64478" w:rsidP="00E36516">
                  <w:pPr>
                    <w:jc w:val="center"/>
                  </w:pPr>
                  <w:r>
                    <w:t>Samples</w:t>
                  </w:r>
                  <w:r w:rsidRPr="008D2D6E">
                    <w:t xml:space="preserve"> selected on the basis of above mentioned i</w:t>
                  </w:r>
                  <w:r>
                    <w:t>nclusion and exclusion criteria</w:t>
                  </w:r>
                </w:p>
                <w:p w14:paraId="07914B76" w14:textId="77777777" w:rsidR="00C64478" w:rsidRDefault="00C64478"/>
              </w:txbxContent>
            </v:textbox>
          </v:shape>
        </w:pict>
      </w:r>
      <w:r>
        <w:rPr>
          <w:noProof/>
          <w:sz w:val="32"/>
          <w:szCs w:val="32"/>
        </w:rPr>
        <w:pict w14:anchorId="42E3E27D">
          <v:shape id="_x0000_s1057" type="#_x0000_t202" style="position:absolute;margin-left:189.45pt;margin-top:135pt;width:98.5pt;height:26.3pt;z-index:251691008">
            <v:textbox>
              <w:txbxContent>
                <w:p w14:paraId="20289567" w14:textId="77777777" w:rsidR="00C64478" w:rsidRPr="008D2D6E" w:rsidRDefault="00C64478" w:rsidP="00E36516">
                  <w:pPr>
                    <w:jc w:val="center"/>
                  </w:pPr>
                  <w:r>
                    <w:t xml:space="preserve">Sample </w:t>
                  </w:r>
                </w:p>
                <w:p w14:paraId="4FF8665C" w14:textId="77777777" w:rsidR="00C64478" w:rsidRDefault="00C64478"/>
              </w:txbxContent>
            </v:textbox>
          </v:shape>
        </w:pict>
      </w:r>
    </w:p>
    <w:p w14:paraId="1DEB2054" w14:textId="77777777" w:rsidR="007D0C3C" w:rsidRPr="007D0C3C" w:rsidRDefault="007D0C3C" w:rsidP="007D0C3C">
      <w:pPr>
        <w:rPr>
          <w:sz w:val="32"/>
          <w:szCs w:val="32"/>
        </w:rPr>
      </w:pPr>
    </w:p>
    <w:p w14:paraId="6043F1DB" w14:textId="77777777" w:rsidR="007D0C3C" w:rsidRPr="007D0C3C" w:rsidRDefault="007D0C3C" w:rsidP="007D0C3C">
      <w:pPr>
        <w:rPr>
          <w:sz w:val="32"/>
          <w:szCs w:val="32"/>
        </w:rPr>
      </w:pPr>
    </w:p>
    <w:p w14:paraId="29A2595E" w14:textId="77777777" w:rsidR="007D0C3C" w:rsidRPr="007D0C3C" w:rsidRDefault="007D0C3C" w:rsidP="007D0C3C">
      <w:pPr>
        <w:rPr>
          <w:sz w:val="32"/>
          <w:szCs w:val="32"/>
        </w:rPr>
      </w:pPr>
    </w:p>
    <w:p w14:paraId="544B39D2" w14:textId="77777777" w:rsidR="007D0C3C" w:rsidRPr="007D0C3C" w:rsidRDefault="00000000" w:rsidP="007D0C3C">
      <w:pPr>
        <w:rPr>
          <w:sz w:val="32"/>
          <w:szCs w:val="32"/>
        </w:rPr>
      </w:pPr>
      <w:r>
        <w:rPr>
          <w:noProof/>
          <w:sz w:val="32"/>
          <w:szCs w:val="32"/>
        </w:rPr>
        <w:pict w14:anchorId="3B74ABCE">
          <v:shape id="_x0000_s1056" type="#_x0000_t202" style="position:absolute;margin-left:56.05pt;margin-top:6.75pt;width:372.5pt;height:27.25pt;z-index:251689984">
            <v:textbox>
              <w:txbxContent>
                <w:p w14:paraId="31433262" w14:textId="77777777" w:rsidR="00C64478" w:rsidRDefault="00B1746F">
                  <w:r>
                    <w:t xml:space="preserve">Written informed consent was obtained from the patient or legal guardian. </w:t>
                  </w:r>
                </w:p>
              </w:txbxContent>
            </v:textbox>
          </v:shape>
        </w:pict>
      </w:r>
    </w:p>
    <w:p w14:paraId="64F622DA" w14:textId="77777777" w:rsidR="007D0C3C" w:rsidRPr="007D0C3C" w:rsidRDefault="007D0C3C" w:rsidP="007D0C3C">
      <w:pPr>
        <w:rPr>
          <w:sz w:val="32"/>
          <w:szCs w:val="32"/>
        </w:rPr>
      </w:pPr>
    </w:p>
    <w:p w14:paraId="51A3DECF" w14:textId="77777777" w:rsidR="007D0C3C" w:rsidRPr="007D0C3C" w:rsidRDefault="007D0C3C" w:rsidP="007D0C3C">
      <w:pPr>
        <w:rPr>
          <w:sz w:val="32"/>
          <w:szCs w:val="32"/>
        </w:rPr>
      </w:pPr>
    </w:p>
    <w:p w14:paraId="16A78E55" w14:textId="77777777" w:rsidR="007D0C3C" w:rsidRPr="007D0C3C" w:rsidRDefault="007D0C3C" w:rsidP="007D0C3C">
      <w:pPr>
        <w:rPr>
          <w:sz w:val="32"/>
          <w:szCs w:val="32"/>
        </w:rPr>
      </w:pPr>
    </w:p>
    <w:p w14:paraId="350C1245" w14:textId="77777777" w:rsidR="007D0C3C" w:rsidRPr="007D0C3C" w:rsidRDefault="007D0C3C" w:rsidP="007D0C3C">
      <w:pPr>
        <w:rPr>
          <w:sz w:val="32"/>
          <w:szCs w:val="32"/>
        </w:rPr>
      </w:pPr>
    </w:p>
    <w:p w14:paraId="2B25AE2B" w14:textId="77777777" w:rsidR="007D0C3C" w:rsidRPr="007D0C3C" w:rsidRDefault="007D0C3C" w:rsidP="007D0C3C">
      <w:pPr>
        <w:rPr>
          <w:sz w:val="32"/>
          <w:szCs w:val="32"/>
        </w:rPr>
      </w:pPr>
    </w:p>
    <w:p w14:paraId="5F977DF0" w14:textId="77777777" w:rsidR="007D0C3C" w:rsidRPr="007D0C3C" w:rsidRDefault="007D0C3C" w:rsidP="007D0C3C">
      <w:pPr>
        <w:rPr>
          <w:sz w:val="32"/>
          <w:szCs w:val="32"/>
        </w:rPr>
      </w:pPr>
    </w:p>
    <w:p w14:paraId="51C7439E" w14:textId="77777777" w:rsidR="007D0C3C" w:rsidRPr="007D0C3C" w:rsidRDefault="007D0C3C" w:rsidP="007D0C3C">
      <w:pPr>
        <w:rPr>
          <w:sz w:val="32"/>
          <w:szCs w:val="32"/>
        </w:rPr>
      </w:pPr>
    </w:p>
    <w:p w14:paraId="6479DFA9" w14:textId="77777777" w:rsidR="007D0C3C" w:rsidRPr="007D0C3C" w:rsidRDefault="007D0C3C" w:rsidP="007D0C3C">
      <w:pPr>
        <w:rPr>
          <w:sz w:val="32"/>
          <w:szCs w:val="32"/>
        </w:rPr>
      </w:pPr>
    </w:p>
    <w:p w14:paraId="32863960" w14:textId="77777777" w:rsidR="007D0C3C" w:rsidRPr="007D0C3C" w:rsidRDefault="007D0C3C" w:rsidP="007D0C3C">
      <w:pPr>
        <w:rPr>
          <w:sz w:val="32"/>
          <w:szCs w:val="32"/>
        </w:rPr>
      </w:pPr>
    </w:p>
    <w:p w14:paraId="6253EFB0" w14:textId="77777777" w:rsidR="007D0C3C" w:rsidRPr="007D0C3C" w:rsidRDefault="007D0C3C" w:rsidP="007D0C3C">
      <w:pPr>
        <w:rPr>
          <w:sz w:val="32"/>
          <w:szCs w:val="32"/>
        </w:rPr>
      </w:pPr>
    </w:p>
    <w:p w14:paraId="491F2EA5" w14:textId="77777777" w:rsidR="007D0C3C" w:rsidRPr="007D0C3C" w:rsidRDefault="007D0C3C" w:rsidP="007D0C3C">
      <w:pPr>
        <w:rPr>
          <w:sz w:val="32"/>
          <w:szCs w:val="32"/>
        </w:rPr>
      </w:pPr>
    </w:p>
    <w:p w14:paraId="4C4D4582" w14:textId="77777777" w:rsidR="007D0C3C" w:rsidRPr="007D0C3C" w:rsidRDefault="007D0C3C" w:rsidP="007D0C3C">
      <w:pPr>
        <w:rPr>
          <w:sz w:val="32"/>
          <w:szCs w:val="32"/>
        </w:rPr>
      </w:pPr>
    </w:p>
    <w:p w14:paraId="4B7076B3" w14:textId="77777777" w:rsidR="007D0C3C" w:rsidRPr="007D0C3C" w:rsidRDefault="007D0C3C" w:rsidP="007D0C3C">
      <w:pPr>
        <w:rPr>
          <w:sz w:val="32"/>
          <w:szCs w:val="32"/>
        </w:rPr>
      </w:pPr>
    </w:p>
    <w:p w14:paraId="34868F23" w14:textId="77777777" w:rsidR="007D0C3C" w:rsidRPr="007D0C3C" w:rsidRDefault="007D0C3C" w:rsidP="007D0C3C">
      <w:pPr>
        <w:rPr>
          <w:sz w:val="32"/>
          <w:szCs w:val="32"/>
        </w:rPr>
      </w:pPr>
    </w:p>
    <w:p w14:paraId="292E10F3" w14:textId="77777777" w:rsidR="007D0C3C" w:rsidRPr="007D0C3C" w:rsidRDefault="007D0C3C" w:rsidP="007D0C3C">
      <w:pPr>
        <w:rPr>
          <w:sz w:val="32"/>
          <w:szCs w:val="32"/>
        </w:rPr>
      </w:pPr>
    </w:p>
    <w:p w14:paraId="674D0EF2" w14:textId="77777777" w:rsidR="007D0C3C" w:rsidRPr="007D0C3C" w:rsidRDefault="007D0C3C" w:rsidP="007D0C3C">
      <w:pPr>
        <w:rPr>
          <w:sz w:val="32"/>
          <w:szCs w:val="32"/>
        </w:rPr>
      </w:pPr>
    </w:p>
    <w:p w14:paraId="12433D7F" w14:textId="77777777" w:rsidR="007D0C3C" w:rsidRPr="007D0C3C" w:rsidRDefault="007D0C3C" w:rsidP="007D0C3C">
      <w:pPr>
        <w:rPr>
          <w:sz w:val="32"/>
          <w:szCs w:val="32"/>
        </w:rPr>
      </w:pPr>
    </w:p>
    <w:p w14:paraId="389AF3F9" w14:textId="77777777" w:rsidR="007D0C3C" w:rsidRPr="007D0C3C" w:rsidRDefault="007D0C3C" w:rsidP="007D0C3C">
      <w:pPr>
        <w:rPr>
          <w:sz w:val="32"/>
          <w:szCs w:val="32"/>
        </w:rPr>
      </w:pPr>
    </w:p>
    <w:p w14:paraId="2B8E7232" w14:textId="77777777" w:rsidR="007D0C3C" w:rsidRPr="007D0C3C" w:rsidRDefault="007D0C3C" w:rsidP="007D0C3C">
      <w:pPr>
        <w:rPr>
          <w:sz w:val="32"/>
          <w:szCs w:val="32"/>
        </w:rPr>
      </w:pPr>
    </w:p>
    <w:p w14:paraId="12BFC0BB" w14:textId="77777777" w:rsidR="007D0C3C" w:rsidRPr="007D0C3C" w:rsidRDefault="007D0C3C" w:rsidP="007D0C3C">
      <w:pPr>
        <w:rPr>
          <w:sz w:val="32"/>
          <w:szCs w:val="32"/>
        </w:rPr>
      </w:pPr>
    </w:p>
    <w:p w14:paraId="6151943B" w14:textId="77777777" w:rsidR="007D0C3C" w:rsidRPr="007D0C3C" w:rsidRDefault="007D0C3C" w:rsidP="007D0C3C">
      <w:pPr>
        <w:rPr>
          <w:sz w:val="32"/>
          <w:szCs w:val="32"/>
        </w:rPr>
      </w:pPr>
    </w:p>
    <w:p w14:paraId="11B09485" w14:textId="77777777" w:rsidR="007D0C3C" w:rsidRPr="007D0C3C" w:rsidRDefault="007D0C3C" w:rsidP="007D0C3C">
      <w:pPr>
        <w:rPr>
          <w:sz w:val="32"/>
          <w:szCs w:val="32"/>
        </w:rPr>
      </w:pPr>
    </w:p>
    <w:p w14:paraId="3E3E7A2C" w14:textId="77777777" w:rsidR="007D0C3C" w:rsidRPr="007D0C3C" w:rsidRDefault="007D0C3C" w:rsidP="007D0C3C">
      <w:pPr>
        <w:rPr>
          <w:sz w:val="32"/>
          <w:szCs w:val="32"/>
        </w:rPr>
      </w:pPr>
    </w:p>
    <w:p w14:paraId="7DE1CB3D" w14:textId="77777777" w:rsidR="007D0C3C" w:rsidRPr="007D0C3C" w:rsidRDefault="007D0C3C" w:rsidP="007D0C3C">
      <w:pPr>
        <w:rPr>
          <w:sz w:val="32"/>
          <w:szCs w:val="32"/>
        </w:rPr>
      </w:pPr>
    </w:p>
    <w:p w14:paraId="5A3EDA85" w14:textId="77777777" w:rsidR="007D0C3C" w:rsidRDefault="007D0C3C" w:rsidP="00E36516">
      <w:pPr>
        <w:rPr>
          <w:sz w:val="32"/>
          <w:szCs w:val="32"/>
        </w:rPr>
      </w:pPr>
    </w:p>
    <w:p w14:paraId="385207CB" w14:textId="77777777" w:rsidR="007D0C3C" w:rsidRPr="00A41502" w:rsidRDefault="007D0C3C" w:rsidP="007D0C3C">
      <w:pPr>
        <w:spacing w:after="240" w:line="480" w:lineRule="auto"/>
        <w:rPr>
          <w:b/>
          <w:bCs/>
          <w:color w:val="000000" w:themeColor="text1"/>
        </w:rPr>
      </w:pPr>
      <w:r>
        <w:rPr>
          <w:b/>
          <w:bCs/>
          <w:color w:val="000000" w:themeColor="text1"/>
        </w:rPr>
        <w:t xml:space="preserve">        Figure</w:t>
      </w:r>
      <w:r w:rsidRPr="00A41502">
        <w:rPr>
          <w:b/>
          <w:bCs/>
          <w:color w:val="000000" w:themeColor="text1"/>
        </w:rPr>
        <w:t>: Flow chart shows a summary of the steps of the overall study.</w:t>
      </w:r>
    </w:p>
    <w:p w14:paraId="3E01CAAB" w14:textId="77777777" w:rsidR="007D0C3C" w:rsidRDefault="007D0C3C" w:rsidP="007D0C3C">
      <w:pPr>
        <w:rPr>
          <w:sz w:val="32"/>
          <w:szCs w:val="32"/>
        </w:rPr>
      </w:pPr>
    </w:p>
    <w:p w14:paraId="65C8C661" w14:textId="77777777" w:rsidR="005B2CE0" w:rsidRDefault="0050729D" w:rsidP="00E36516">
      <w:pPr>
        <w:rPr>
          <w:b/>
          <w:color w:val="000000"/>
          <w:sz w:val="32"/>
          <w:szCs w:val="32"/>
        </w:rPr>
      </w:pPr>
      <w:r w:rsidRPr="007D0C3C">
        <w:rPr>
          <w:sz w:val="32"/>
          <w:szCs w:val="32"/>
        </w:rPr>
        <w:br w:type="page"/>
      </w:r>
      <w:r w:rsidR="003D51EE" w:rsidRPr="005A470B">
        <w:rPr>
          <w:b/>
          <w:bCs/>
          <w:color w:val="000000"/>
          <w:sz w:val="32"/>
          <w:szCs w:val="32"/>
        </w:rPr>
        <w:lastRenderedPageBreak/>
        <w:t>4.</w:t>
      </w:r>
      <w:r w:rsidR="00182641">
        <w:rPr>
          <w:b/>
          <w:bCs/>
          <w:color w:val="000000"/>
          <w:sz w:val="32"/>
          <w:szCs w:val="32"/>
        </w:rPr>
        <w:t xml:space="preserve"> </w:t>
      </w:r>
      <w:r w:rsidR="003D51EE" w:rsidRPr="005A470B">
        <w:rPr>
          <w:b/>
          <w:bCs/>
          <w:color w:val="000000"/>
          <w:sz w:val="32"/>
          <w:szCs w:val="32"/>
        </w:rPr>
        <w:t>RESULTS AND</w:t>
      </w:r>
      <w:r w:rsidR="003D51EE" w:rsidRPr="005A470B">
        <w:rPr>
          <w:b/>
          <w:color w:val="000000"/>
          <w:sz w:val="32"/>
          <w:szCs w:val="32"/>
        </w:rPr>
        <w:t xml:space="preserve"> OBSERVATIONS</w:t>
      </w:r>
    </w:p>
    <w:p w14:paraId="626F6348" w14:textId="77777777" w:rsidR="0065189A" w:rsidRDefault="0065189A" w:rsidP="0065189A">
      <w:pPr>
        <w:jc w:val="both"/>
        <w:rPr>
          <w:b/>
          <w:color w:val="000000"/>
        </w:rPr>
      </w:pPr>
    </w:p>
    <w:p w14:paraId="6640BE82" w14:textId="77777777" w:rsidR="008C197A" w:rsidRPr="008C197A" w:rsidRDefault="0062772E" w:rsidP="008C197A">
      <w:pPr>
        <w:spacing w:line="480" w:lineRule="auto"/>
        <w:jc w:val="both"/>
        <w:rPr>
          <w:color w:val="000000"/>
        </w:rPr>
      </w:pPr>
      <w:r>
        <w:rPr>
          <w:b/>
          <w:color w:val="000000"/>
        </w:rPr>
        <w:t>Table 1</w:t>
      </w:r>
      <w:r w:rsidR="00C71C5B" w:rsidRPr="00DD31AD">
        <w:rPr>
          <w:b/>
          <w:color w:val="000000"/>
        </w:rPr>
        <w:t>: Distribution of the study patients according to age</w:t>
      </w:r>
      <w:r w:rsidR="008C197A" w:rsidRPr="008C197A">
        <w:rPr>
          <w:b/>
          <w:bCs/>
          <w:color w:val="000000"/>
        </w:rPr>
        <w:t xml:space="preserve"> (n=50)</w:t>
      </w:r>
    </w:p>
    <w:tbl>
      <w:tblPr>
        <w:tblStyle w:val="TableGrid"/>
        <w:tblW w:w="8340" w:type="dxa"/>
        <w:tblInd w:w="116" w:type="dxa"/>
        <w:tblLook w:val="04A0" w:firstRow="1" w:lastRow="0" w:firstColumn="1" w:lastColumn="0" w:noHBand="0" w:noVBand="1"/>
      </w:tblPr>
      <w:tblGrid>
        <w:gridCol w:w="2780"/>
        <w:gridCol w:w="2780"/>
        <w:gridCol w:w="2780"/>
      </w:tblGrid>
      <w:tr w:rsidR="00120BB7" w:rsidRPr="00EB27F3" w14:paraId="269E36CA" w14:textId="77777777" w:rsidTr="003C5491">
        <w:trPr>
          <w:trHeight w:val="414"/>
        </w:trPr>
        <w:tc>
          <w:tcPr>
            <w:tcW w:w="2780" w:type="dxa"/>
          </w:tcPr>
          <w:p w14:paraId="5CD97D02" w14:textId="77777777" w:rsidR="00120BB7" w:rsidRPr="00EB27F3" w:rsidRDefault="00120BB7" w:rsidP="001F6353">
            <w:pPr>
              <w:spacing w:line="360" w:lineRule="auto"/>
              <w:jc w:val="center"/>
              <w:rPr>
                <w:b/>
                <w:bCs/>
              </w:rPr>
            </w:pPr>
            <w:r w:rsidRPr="00EB27F3">
              <w:rPr>
                <w:b/>
                <w:bCs/>
              </w:rPr>
              <w:t>Age (in years) of the patients</w:t>
            </w:r>
          </w:p>
        </w:tc>
        <w:tc>
          <w:tcPr>
            <w:tcW w:w="2780" w:type="dxa"/>
          </w:tcPr>
          <w:p w14:paraId="1E9D9244" w14:textId="77777777" w:rsidR="00120BB7" w:rsidRPr="00EB27F3" w:rsidRDefault="00120BB7" w:rsidP="001F6353">
            <w:pPr>
              <w:spacing w:line="360" w:lineRule="auto"/>
              <w:jc w:val="center"/>
              <w:rPr>
                <w:b/>
                <w:bCs/>
              </w:rPr>
            </w:pPr>
            <w:r w:rsidRPr="00EB27F3">
              <w:rPr>
                <w:b/>
                <w:bCs/>
              </w:rPr>
              <w:t>Number of patients</w:t>
            </w:r>
          </w:p>
        </w:tc>
        <w:tc>
          <w:tcPr>
            <w:tcW w:w="2780" w:type="dxa"/>
          </w:tcPr>
          <w:p w14:paraId="1E00FAB2" w14:textId="77777777" w:rsidR="00120BB7" w:rsidRPr="00EB27F3" w:rsidRDefault="00120BB7" w:rsidP="001F6353">
            <w:pPr>
              <w:spacing w:line="360" w:lineRule="auto"/>
              <w:jc w:val="center"/>
              <w:rPr>
                <w:b/>
                <w:bCs/>
              </w:rPr>
            </w:pPr>
            <w:r w:rsidRPr="00EB27F3">
              <w:rPr>
                <w:b/>
                <w:bCs/>
              </w:rPr>
              <w:t>Percentage</w:t>
            </w:r>
          </w:p>
        </w:tc>
      </w:tr>
      <w:tr w:rsidR="00120BB7" w:rsidRPr="00EB27F3" w14:paraId="1F1BE2F8" w14:textId="77777777" w:rsidTr="003C5491">
        <w:trPr>
          <w:trHeight w:val="414"/>
        </w:trPr>
        <w:tc>
          <w:tcPr>
            <w:tcW w:w="2780" w:type="dxa"/>
          </w:tcPr>
          <w:p w14:paraId="1EA898BC" w14:textId="77777777" w:rsidR="00120BB7" w:rsidRPr="00EB27F3" w:rsidRDefault="00120BB7" w:rsidP="001F6353">
            <w:pPr>
              <w:spacing w:line="360" w:lineRule="auto"/>
              <w:jc w:val="center"/>
              <w:rPr>
                <w:b/>
                <w:bCs/>
              </w:rPr>
            </w:pPr>
            <w:r>
              <w:rPr>
                <w:b/>
                <w:bCs/>
              </w:rPr>
              <w:t>&lt;5</w:t>
            </w:r>
          </w:p>
        </w:tc>
        <w:tc>
          <w:tcPr>
            <w:tcW w:w="2780" w:type="dxa"/>
          </w:tcPr>
          <w:p w14:paraId="44F8245C" w14:textId="77777777" w:rsidR="00120BB7" w:rsidRPr="00EB27F3" w:rsidRDefault="00120BB7" w:rsidP="001F6353">
            <w:pPr>
              <w:spacing w:line="360" w:lineRule="auto"/>
              <w:jc w:val="center"/>
            </w:pPr>
            <w:r>
              <w:t>1</w:t>
            </w:r>
          </w:p>
        </w:tc>
        <w:tc>
          <w:tcPr>
            <w:tcW w:w="2780" w:type="dxa"/>
          </w:tcPr>
          <w:p w14:paraId="7E97C2DF" w14:textId="77777777" w:rsidR="00120BB7" w:rsidRPr="00EB27F3" w:rsidRDefault="00120BB7" w:rsidP="001F6353">
            <w:pPr>
              <w:spacing w:line="360" w:lineRule="auto"/>
              <w:jc w:val="center"/>
            </w:pPr>
            <w:r>
              <w:t>2.0</w:t>
            </w:r>
          </w:p>
        </w:tc>
      </w:tr>
      <w:tr w:rsidR="00120BB7" w:rsidRPr="00EB27F3" w14:paraId="6626A4BB" w14:textId="77777777" w:rsidTr="003C5491">
        <w:trPr>
          <w:trHeight w:val="414"/>
        </w:trPr>
        <w:tc>
          <w:tcPr>
            <w:tcW w:w="2780" w:type="dxa"/>
          </w:tcPr>
          <w:p w14:paraId="0BDF049C" w14:textId="77777777" w:rsidR="00120BB7" w:rsidRPr="00EB27F3" w:rsidRDefault="00120BB7" w:rsidP="001F6353">
            <w:pPr>
              <w:spacing w:line="360" w:lineRule="auto"/>
              <w:jc w:val="center"/>
              <w:rPr>
                <w:b/>
                <w:bCs/>
              </w:rPr>
            </w:pPr>
            <w:r>
              <w:rPr>
                <w:b/>
                <w:bCs/>
              </w:rPr>
              <w:t>5-10</w:t>
            </w:r>
          </w:p>
        </w:tc>
        <w:tc>
          <w:tcPr>
            <w:tcW w:w="2780" w:type="dxa"/>
          </w:tcPr>
          <w:p w14:paraId="05C09736" w14:textId="77777777" w:rsidR="00120BB7" w:rsidRPr="00EB27F3" w:rsidRDefault="00120BB7" w:rsidP="001F6353">
            <w:pPr>
              <w:spacing w:line="360" w:lineRule="auto"/>
              <w:jc w:val="center"/>
            </w:pPr>
            <w:r>
              <w:t>2</w:t>
            </w:r>
          </w:p>
        </w:tc>
        <w:tc>
          <w:tcPr>
            <w:tcW w:w="2780" w:type="dxa"/>
          </w:tcPr>
          <w:p w14:paraId="4875B17B" w14:textId="77777777" w:rsidR="00120BB7" w:rsidRPr="00EB27F3" w:rsidRDefault="00120BB7" w:rsidP="001F6353">
            <w:pPr>
              <w:spacing w:line="360" w:lineRule="auto"/>
              <w:jc w:val="center"/>
            </w:pPr>
            <w:r>
              <w:t>4.0</w:t>
            </w:r>
          </w:p>
        </w:tc>
      </w:tr>
      <w:tr w:rsidR="00120BB7" w:rsidRPr="00EB27F3" w14:paraId="51481300" w14:textId="77777777" w:rsidTr="003C5491">
        <w:trPr>
          <w:trHeight w:val="414"/>
        </w:trPr>
        <w:tc>
          <w:tcPr>
            <w:tcW w:w="2780" w:type="dxa"/>
          </w:tcPr>
          <w:p w14:paraId="738A8D18" w14:textId="77777777" w:rsidR="00120BB7" w:rsidRPr="00EB27F3" w:rsidRDefault="00120BB7" w:rsidP="001F6353">
            <w:pPr>
              <w:spacing w:line="360" w:lineRule="auto"/>
              <w:jc w:val="center"/>
              <w:rPr>
                <w:b/>
                <w:bCs/>
              </w:rPr>
            </w:pPr>
            <w:r>
              <w:rPr>
                <w:b/>
                <w:bCs/>
              </w:rPr>
              <w:t>11-20</w:t>
            </w:r>
          </w:p>
        </w:tc>
        <w:tc>
          <w:tcPr>
            <w:tcW w:w="2780" w:type="dxa"/>
          </w:tcPr>
          <w:p w14:paraId="2553D8E4" w14:textId="77777777" w:rsidR="00120BB7" w:rsidRPr="00EB27F3" w:rsidRDefault="00120BB7" w:rsidP="001F6353">
            <w:pPr>
              <w:spacing w:line="360" w:lineRule="auto"/>
              <w:jc w:val="center"/>
            </w:pPr>
            <w:r>
              <w:t>5</w:t>
            </w:r>
          </w:p>
        </w:tc>
        <w:tc>
          <w:tcPr>
            <w:tcW w:w="2780" w:type="dxa"/>
          </w:tcPr>
          <w:p w14:paraId="1CB47062" w14:textId="77777777" w:rsidR="00120BB7" w:rsidRPr="00EB27F3" w:rsidRDefault="00120BB7" w:rsidP="001F6353">
            <w:pPr>
              <w:spacing w:line="360" w:lineRule="auto"/>
              <w:jc w:val="center"/>
            </w:pPr>
            <w:r>
              <w:t>10.0</w:t>
            </w:r>
          </w:p>
        </w:tc>
      </w:tr>
      <w:tr w:rsidR="00120BB7" w:rsidRPr="00EB27F3" w14:paraId="41B816A8" w14:textId="77777777" w:rsidTr="003C5491">
        <w:trPr>
          <w:trHeight w:val="414"/>
        </w:trPr>
        <w:tc>
          <w:tcPr>
            <w:tcW w:w="2780" w:type="dxa"/>
          </w:tcPr>
          <w:p w14:paraId="550DD811" w14:textId="77777777" w:rsidR="00120BB7" w:rsidRPr="00EB27F3" w:rsidRDefault="00120BB7" w:rsidP="001F6353">
            <w:pPr>
              <w:spacing w:line="360" w:lineRule="auto"/>
              <w:jc w:val="center"/>
              <w:rPr>
                <w:b/>
                <w:bCs/>
              </w:rPr>
            </w:pPr>
            <w:r>
              <w:rPr>
                <w:b/>
                <w:bCs/>
              </w:rPr>
              <w:t>21-30</w:t>
            </w:r>
          </w:p>
        </w:tc>
        <w:tc>
          <w:tcPr>
            <w:tcW w:w="2780" w:type="dxa"/>
          </w:tcPr>
          <w:p w14:paraId="0F26E1B1" w14:textId="77777777" w:rsidR="00120BB7" w:rsidRPr="00EB27F3" w:rsidRDefault="00120BB7" w:rsidP="001F6353">
            <w:pPr>
              <w:spacing w:line="360" w:lineRule="auto"/>
              <w:jc w:val="center"/>
            </w:pPr>
            <w:r>
              <w:t>12</w:t>
            </w:r>
          </w:p>
        </w:tc>
        <w:tc>
          <w:tcPr>
            <w:tcW w:w="2780" w:type="dxa"/>
          </w:tcPr>
          <w:p w14:paraId="61ACEAC9" w14:textId="77777777" w:rsidR="00120BB7" w:rsidRPr="00EB27F3" w:rsidRDefault="00120BB7" w:rsidP="001F6353">
            <w:pPr>
              <w:spacing w:line="360" w:lineRule="auto"/>
              <w:jc w:val="center"/>
            </w:pPr>
            <w:r>
              <w:t>24.0</w:t>
            </w:r>
          </w:p>
        </w:tc>
      </w:tr>
      <w:tr w:rsidR="00120BB7" w:rsidRPr="00EB27F3" w14:paraId="520EBE34" w14:textId="77777777" w:rsidTr="003C5491">
        <w:trPr>
          <w:trHeight w:val="402"/>
        </w:trPr>
        <w:tc>
          <w:tcPr>
            <w:tcW w:w="2780" w:type="dxa"/>
          </w:tcPr>
          <w:p w14:paraId="4E4A0B9D" w14:textId="77777777" w:rsidR="00120BB7" w:rsidRPr="00EB27F3" w:rsidRDefault="00120BB7" w:rsidP="001F6353">
            <w:pPr>
              <w:spacing w:line="360" w:lineRule="auto"/>
              <w:jc w:val="center"/>
              <w:rPr>
                <w:b/>
                <w:bCs/>
              </w:rPr>
            </w:pPr>
            <w:r>
              <w:rPr>
                <w:b/>
                <w:bCs/>
              </w:rPr>
              <w:t>31-40</w:t>
            </w:r>
          </w:p>
        </w:tc>
        <w:tc>
          <w:tcPr>
            <w:tcW w:w="2780" w:type="dxa"/>
          </w:tcPr>
          <w:p w14:paraId="09AC650C" w14:textId="77777777" w:rsidR="00120BB7" w:rsidRPr="00EB27F3" w:rsidRDefault="00120BB7" w:rsidP="001F6353">
            <w:pPr>
              <w:spacing w:line="360" w:lineRule="auto"/>
              <w:jc w:val="center"/>
            </w:pPr>
            <w:r>
              <w:t>19</w:t>
            </w:r>
          </w:p>
        </w:tc>
        <w:tc>
          <w:tcPr>
            <w:tcW w:w="2780" w:type="dxa"/>
          </w:tcPr>
          <w:p w14:paraId="35AD3D20" w14:textId="77777777" w:rsidR="00120BB7" w:rsidRPr="00EB27F3" w:rsidRDefault="00120BB7" w:rsidP="001F6353">
            <w:pPr>
              <w:spacing w:line="360" w:lineRule="auto"/>
              <w:jc w:val="center"/>
            </w:pPr>
            <w:r>
              <w:t>38.0</w:t>
            </w:r>
          </w:p>
        </w:tc>
      </w:tr>
      <w:tr w:rsidR="00120BB7" w:rsidRPr="00EB27F3" w14:paraId="27862FC8" w14:textId="77777777" w:rsidTr="003C5491">
        <w:trPr>
          <w:trHeight w:val="414"/>
        </w:trPr>
        <w:tc>
          <w:tcPr>
            <w:tcW w:w="2780" w:type="dxa"/>
          </w:tcPr>
          <w:p w14:paraId="1AA3B8F8" w14:textId="77777777" w:rsidR="00120BB7" w:rsidRPr="00EB27F3" w:rsidRDefault="00120BB7" w:rsidP="001F6353">
            <w:pPr>
              <w:spacing w:line="360" w:lineRule="auto"/>
              <w:jc w:val="center"/>
              <w:rPr>
                <w:b/>
                <w:bCs/>
              </w:rPr>
            </w:pPr>
            <w:r>
              <w:rPr>
                <w:b/>
                <w:bCs/>
              </w:rPr>
              <w:t>41-50</w:t>
            </w:r>
          </w:p>
        </w:tc>
        <w:tc>
          <w:tcPr>
            <w:tcW w:w="2780" w:type="dxa"/>
          </w:tcPr>
          <w:p w14:paraId="15FBC109" w14:textId="77777777" w:rsidR="00120BB7" w:rsidRPr="00EB27F3" w:rsidRDefault="00120BB7" w:rsidP="001F6353">
            <w:pPr>
              <w:spacing w:line="360" w:lineRule="auto"/>
              <w:jc w:val="center"/>
            </w:pPr>
            <w:r>
              <w:t>3</w:t>
            </w:r>
          </w:p>
        </w:tc>
        <w:tc>
          <w:tcPr>
            <w:tcW w:w="2780" w:type="dxa"/>
          </w:tcPr>
          <w:p w14:paraId="76293FEC" w14:textId="77777777" w:rsidR="00120BB7" w:rsidRPr="00EB27F3" w:rsidRDefault="00120BB7" w:rsidP="001F6353">
            <w:pPr>
              <w:spacing w:line="360" w:lineRule="auto"/>
              <w:jc w:val="center"/>
            </w:pPr>
            <w:r>
              <w:t>6.0</w:t>
            </w:r>
          </w:p>
        </w:tc>
      </w:tr>
      <w:tr w:rsidR="00120BB7" w:rsidRPr="00EB27F3" w14:paraId="17C7DB9E" w14:textId="77777777" w:rsidTr="003C5491">
        <w:trPr>
          <w:trHeight w:val="414"/>
        </w:trPr>
        <w:tc>
          <w:tcPr>
            <w:tcW w:w="2780" w:type="dxa"/>
          </w:tcPr>
          <w:p w14:paraId="61E3C6A0" w14:textId="77777777" w:rsidR="00120BB7" w:rsidRDefault="00120BB7" w:rsidP="001F6353">
            <w:pPr>
              <w:spacing w:line="360" w:lineRule="auto"/>
              <w:jc w:val="center"/>
              <w:rPr>
                <w:b/>
                <w:bCs/>
              </w:rPr>
            </w:pPr>
            <w:r>
              <w:rPr>
                <w:b/>
                <w:bCs/>
              </w:rPr>
              <w:t>51-60</w:t>
            </w:r>
          </w:p>
        </w:tc>
        <w:tc>
          <w:tcPr>
            <w:tcW w:w="2780" w:type="dxa"/>
          </w:tcPr>
          <w:p w14:paraId="7A47C016" w14:textId="77777777" w:rsidR="00120BB7" w:rsidRPr="00EB27F3" w:rsidRDefault="00120BB7" w:rsidP="001F6353">
            <w:pPr>
              <w:spacing w:line="360" w:lineRule="auto"/>
              <w:jc w:val="center"/>
            </w:pPr>
            <w:r>
              <w:t>2</w:t>
            </w:r>
          </w:p>
        </w:tc>
        <w:tc>
          <w:tcPr>
            <w:tcW w:w="2780" w:type="dxa"/>
          </w:tcPr>
          <w:p w14:paraId="2DA115A3" w14:textId="77777777" w:rsidR="00120BB7" w:rsidRPr="00EB27F3" w:rsidRDefault="00120BB7" w:rsidP="001F6353">
            <w:pPr>
              <w:spacing w:line="360" w:lineRule="auto"/>
              <w:jc w:val="center"/>
            </w:pPr>
            <w:r>
              <w:t>4.0</w:t>
            </w:r>
          </w:p>
        </w:tc>
      </w:tr>
      <w:tr w:rsidR="00120BB7" w:rsidRPr="00EB27F3" w14:paraId="055ABD07" w14:textId="77777777" w:rsidTr="003C5491">
        <w:trPr>
          <w:trHeight w:val="414"/>
        </w:trPr>
        <w:tc>
          <w:tcPr>
            <w:tcW w:w="2780" w:type="dxa"/>
          </w:tcPr>
          <w:p w14:paraId="69410839" w14:textId="77777777" w:rsidR="00120BB7" w:rsidRDefault="00120BB7" w:rsidP="001F6353">
            <w:pPr>
              <w:spacing w:line="360" w:lineRule="auto"/>
              <w:jc w:val="center"/>
              <w:rPr>
                <w:b/>
                <w:bCs/>
              </w:rPr>
            </w:pPr>
            <w:r>
              <w:rPr>
                <w:b/>
                <w:bCs/>
              </w:rPr>
              <w:t>61-72</w:t>
            </w:r>
          </w:p>
        </w:tc>
        <w:tc>
          <w:tcPr>
            <w:tcW w:w="2780" w:type="dxa"/>
          </w:tcPr>
          <w:p w14:paraId="7EE56C03" w14:textId="77777777" w:rsidR="00120BB7" w:rsidRPr="00EB27F3" w:rsidRDefault="00120BB7" w:rsidP="001F6353">
            <w:pPr>
              <w:spacing w:line="360" w:lineRule="auto"/>
              <w:jc w:val="center"/>
            </w:pPr>
            <w:r>
              <w:t>6</w:t>
            </w:r>
          </w:p>
        </w:tc>
        <w:tc>
          <w:tcPr>
            <w:tcW w:w="2780" w:type="dxa"/>
          </w:tcPr>
          <w:p w14:paraId="426DB237" w14:textId="77777777" w:rsidR="00120BB7" w:rsidRPr="00EB27F3" w:rsidRDefault="00120BB7" w:rsidP="001F6353">
            <w:pPr>
              <w:spacing w:line="360" w:lineRule="auto"/>
              <w:jc w:val="center"/>
            </w:pPr>
            <w:r>
              <w:t>12.0</w:t>
            </w:r>
          </w:p>
        </w:tc>
      </w:tr>
      <w:tr w:rsidR="00120BB7" w:rsidRPr="00EB27F3" w14:paraId="2E723187" w14:textId="77777777" w:rsidTr="003C5491">
        <w:trPr>
          <w:trHeight w:val="414"/>
        </w:trPr>
        <w:tc>
          <w:tcPr>
            <w:tcW w:w="2780" w:type="dxa"/>
          </w:tcPr>
          <w:p w14:paraId="05126F3E" w14:textId="77777777" w:rsidR="00120BB7" w:rsidRPr="00EB27F3" w:rsidRDefault="00120BB7" w:rsidP="001F6353">
            <w:pPr>
              <w:spacing w:line="360" w:lineRule="auto"/>
              <w:jc w:val="center"/>
              <w:rPr>
                <w:b/>
                <w:bCs/>
              </w:rPr>
            </w:pPr>
            <w:proofErr w:type="spellStart"/>
            <w:r w:rsidRPr="00EB27F3">
              <w:rPr>
                <w:b/>
                <w:bCs/>
              </w:rPr>
              <w:t>Mean±SD</w:t>
            </w:r>
            <w:proofErr w:type="spellEnd"/>
          </w:p>
        </w:tc>
        <w:tc>
          <w:tcPr>
            <w:tcW w:w="2780" w:type="dxa"/>
          </w:tcPr>
          <w:p w14:paraId="2F424BC1" w14:textId="77777777" w:rsidR="00120BB7" w:rsidRPr="00EB27F3" w:rsidRDefault="00120BB7" w:rsidP="001F6353">
            <w:pPr>
              <w:spacing w:line="360" w:lineRule="auto"/>
              <w:jc w:val="center"/>
            </w:pPr>
            <w:r w:rsidRPr="00EB27F3">
              <w:t>34.28±16.64</w:t>
            </w:r>
          </w:p>
        </w:tc>
        <w:tc>
          <w:tcPr>
            <w:tcW w:w="2780" w:type="dxa"/>
          </w:tcPr>
          <w:p w14:paraId="1D6107BA" w14:textId="77777777" w:rsidR="00120BB7" w:rsidRPr="00EB27F3" w:rsidRDefault="00120BB7" w:rsidP="001F6353">
            <w:pPr>
              <w:spacing w:line="360" w:lineRule="auto"/>
              <w:jc w:val="center"/>
            </w:pPr>
          </w:p>
        </w:tc>
      </w:tr>
      <w:tr w:rsidR="00120BB7" w:rsidRPr="00EB27F3" w14:paraId="1873464F" w14:textId="77777777" w:rsidTr="003C5491">
        <w:trPr>
          <w:trHeight w:val="414"/>
        </w:trPr>
        <w:tc>
          <w:tcPr>
            <w:tcW w:w="2780" w:type="dxa"/>
          </w:tcPr>
          <w:p w14:paraId="6DE2E267" w14:textId="77777777" w:rsidR="00120BB7" w:rsidRPr="00EB27F3" w:rsidRDefault="00120BB7" w:rsidP="001F6353">
            <w:pPr>
              <w:spacing w:line="360" w:lineRule="auto"/>
              <w:jc w:val="center"/>
              <w:rPr>
                <w:b/>
                <w:bCs/>
              </w:rPr>
            </w:pPr>
            <w:r w:rsidRPr="00EB27F3">
              <w:rPr>
                <w:b/>
                <w:bCs/>
              </w:rPr>
              <w:t>Range (min, max)</w:t>
            </w:r>
          </w:p>
        </w:tc>
        <w:tc>
          <w:tcPr>
            <w:tcW w:w="2780" w:type="dxa"/>
          </w:tcPr>
          <w:p w14:paraId="34148BDF" w14:textId="77777777" w:rsidR="00120BB7" w:rsidRPr="00EB27F3" w:rsidRDefault="00120BB7" w:rsidP="001F6353">
            <w:pPr>
              <w:spacing w:line="360" w:lineRule="auto"/>
              <w:jc w:val="center"/>
            </w:pPr>
            <w:r>
              <w:t>4</w:t>
            </w:r>
            <w:r w:rsidRPr="00EB27F3">
              <w:t>, 72</w:t>
            </w:r>
          </w:p>
        </w:tc>
        <w:tc>
          <w:tcPr>
            <w:tcW w:w="2780" w:type="dxa"/>
          </w:tcPr>
          <w:p w14:paraId="1346A6A2" w14:textId="77777777" w:rsidR="00120BB7" w:rsidRPr="00EB27F3" w:rsidRDefault="00120BB7" w:rsidP="001F6353">
            <w:pPr>
              <w:spacing w:line="360" w:lineRule="auto"/>
              <w:jc w:val="center"/>
            </w:pPr>
          </w:p>
        </w:tc>
      </w:tr>
    </w:tbl>
    <w:p w14:paraId="195CF3AF" w14:textId="77777777" w:rsidR="008C197A" w:rsidRPr="0062772E" w:rsidRDefault="008C197A" w:rsidP="008C197A">
      <w:pPr>
        <w:spacing w:line="480" w:lineRule="auto"/>
        <w:jc w:val="both"/>
        <w:rPr>
          <w:color w:val="000000"/>
          <w:sz w:val="8"/>
        </w:rPr>
      </w:pPr>
    </w:p>
    <w:p w14:paraId="1DFD2FC8" w14:textId="77777777" w:rsidR="00C71C5B" w:rsidRDefault="00680AE4" w:rsidP="0062772E">
      <w:pPr>
        <w:spacing w:line="480" w:lineRule="auto"/>
        <w:jc w:val="both"/>
        <w:rPr>
          <w:color w:val="000000"/>
        </w:rPr>
      </w:pPr>
      <w:r w:rsidRPr="00680AE4">
        <w:rPr>
          <w:color w:val="000000"/>
        </w:rPr>
        <w:t xml:space="preserve">The age distribution of the 50 study participants is shown in Table 1. The bulk of patients are younger; 38% (19 patients) are between the ages of 31 and 40, and 40% (20 patients) are 30 years of age or younger. Eleven patients, or 22% of the total, are older than 40. Significant age variability within the sample is indicated by the patients' mean age of 34.28 years and standard deviation of 16.64 years. The inclusion of both younger and older patients is highlighted by the age range, which stretches from 4 to 72 years. </w:t>
      </w:r>
    </w:p>
    <w:tbl>
      <w:tblPr>
        <w:tblStyle w:val="TableGrid"/>
        <w:tblW w:w="8466" w:type="dxa"/>
        <w:tblInd w:w="102" w:type="dxa"/>
        <w:tblLayout w:type="fixed"/>
        <w:tblLook w:val="04A0" w:firstRow="1" w:lastRow="0" w:firstColumn="1" w:lastColumn="0" w:noHBand="0" w:noVBand="1"/>
      </w:tblPr>
      <w:tblGrid>
        <w:gridCol w:w="8466"/>
      </w:tblGrid>
      <w:tr w:rsidR="0087007A" w:rsidRPr="00EB27F3" w14:paraId="5A157050" w14:textId="77777777" w:rsidTr="000E080B">
        <w:trPr>
          <w:trHeight w:val="6383"/>
        </w:trPr>
        <w:tc>
          <w:tcPr>
            <w:tcW w:w="8466" w:type="dxa"/>
          </w:tcPr>
          <w:p w14:paraId="151ECFC5" w14:textId="77777777" w:rsidR="0087007A" w:rsidRPr="00EB27F3" w:rsidRDefault="0087007A" w:rsidP="0087007A">
            <w:pPr>
              <w:spacing w:line="360" w:lineRule="auto"/>
              <w:jc w:val="center"/>
            </w:pPr>
            <w:r>
              <w:rPr>
                <w:noProof/>
              </w:rPr>
              <w:lastRenderedPageBreak/>
              <w:drawing>
                <wp:inline distT="0" distB="0" distL="0" distR="0" wp14:anchorId="05EFC1E0" wp14:editId="59ED5F27">
                  <wp:extent cx="5236762" cy="4237107"/>
                  <wp:effectExtent l="0" t="0" r="0" b="0"/>
                  <wp:docPr id="683208286" name="Chart 1">
                    <a:extLst xmlns:a="http://schemas.openxmlformats.org/drawingml/2006/main">
                      <a:ext uri="{FF2B5EF4-FFF2-40B4-BE49-F238E27FC236}">
                        <a16:creationId xmlns:a16="http://schemas.microsoft.com/office/drawing/2014/main" id="{1BD7EAAE-D83F-5CEA-91F4-4436102282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r>
      <w:tr w:rsidR="0087007A" w:rsidRPr="00EB27F3" w14:paraId="424D1447" w14:textId="77777777" w:rsidTr="000E080B">
        <w:trPr>
          <w:trHeight w:val="399"/>
        </w:trPr>
        <w:tc>
          <w:tcPr>
            <w:tcW w:w="8466" w:type="dxa"/>
          </w:tcPr>
          <w:p w14:paraId="03828C4D" w14:textId="77777777" w:rsidR="0087007A" w:rsidRPr="00EB27F3" w:rsidRDefault="0087007A" w:rsidP="001036A1">
            <w:pPr>
              <w:rPr>
                <w:b/>
                <w:bCs/>
              </w:rPr>
            </w:pPr>
            <w:r w:rsidRPr="00EB27F3">
              <w:rPr>
                <w:b/>
                <w:bCs/>
              </w:rPr>
              <w:t xml:space="preserve">Figure 1: </w:t>
            </w:r>
            <w:r w:rsidR="001036A1">
              <w:rPr>
                <w:b/>
              </w:rPr>
              <w:t>A</w:t>
            </w:r>
            <w:r w:rsidR="001036A1" w:rsidRPr="001036A1">
              <w:rPr>
                <w:b/>
              </w:rPr>
              <w:t>ge distribution of the study patients is displayed in the bar diagram</w:t>
            </w:r>
          </w:p>
        </w:tc>
      </w:tr>
    </w:tbl>
    <w:p w14:paraId="220FCB60" w14:textId="77777777" w:rsidR="0087007A" w:rsidRDefault="0087007A" w:rsidP="005E3464">
      <w:pPr>
        <w:spacing w:line="360" w:lineRule="auto"/>
        <w:rPr>
          <w:b/>
          <w:bCs/>
        </w:rPr>
      </w:pPr>
    </w:p>
    <w:p w14:paraId="52F9E4B6" w14:textId="77777777" w:rsidR="005E3464" w:rsidRPr="00EB27F3" w:rsidRDefault="005E3464" w:rsidP="005E3464">
      <w:pPr>
        <w:spacing w:line="360" w:lineRule="auto"/>
        <w:rPr>
          <w:b/>
          <w:bCs/>
        </w:rPr>
      </w:pPr>
      <w:r w:rsidRPr="00EB27F3">
        <w:rPr>
          <w:b/>
          <w:bCs/>
        </w:rPr>
        <w:t xml:space="preserve">Table 2: </w:t>
      </w:r>
      <w:r w:rsidR="009B3886">
        <w:rPr>
          <w:b/>
          <w:bCs/>
        </w:rPr>
        <w:t xml:space="preserve">Distribution </w:t>
      </w:r>
      <w:r w:rsidRPr="00EB27F3">
        <w:rPr>
          <w:b/>
          <w:bCs/>
        </w:rPr>
        <w:t xml:space="preserve">of the patients </w:t>
      </w:r>
      <w:r w:rsidR="009B3886">
        <w:rPr>
          <w:b/>
          <w:bCs/>
        </w:rPr>
        <w:t>according to m</w:t>
      </w:r>
      <w:r w:rsidR="009B3886" w:rsidRPr="00EB27F3">
        <w:rPr>
          <w:b/>
          <w:bCs/>
        </w:rPr>
        <w:t xml:space="preserve">arital status </w:t>
      </w:r>
      <w:r w:rsidRPr="00EB27F3">
        <w:rPr>
          <w:b/>
          <w:bCs/>
        </w:rPr>
        <w:t>(n=50)</w:t>
      </w:r>
    </w:p>
    <w:p w14:paraId="57C7F4DB" w14:textId="77777777" w:rsidR="005E3464" w:rsidRPr="00EB27F3" w:rsidRDefault="005E3464" w:rsidP="005E3464">
      <w:pPr>
        <w:spacing w:line="360" w:lineRule="auto"/>
      </w:pPr>
    </w:p>
    <w:tbl>
      <w:tblPr>
        <w:tblStyle w:val="TableGrid"/>
        <w:tblW w:w="0" w:type="auto"/>
        <w:tblInd w:w="108" w:type="dxa"/>
        <w:tblLook w:val="04A0" w:firstRow="1" w:lastRow="0" w:firstColumn="1" w:lastColumn="0" w:noHBand="0" w:noVBand="1"/>
      </w:tblPr>
      <w:tblGrid>
        <w:gridCol w:w="2753"/>
        <w:gridCol w:w="2806"/>
        <w:gridCol w:w="2858"/>
      </w:tblGrid>
      <w:tr w:rsidR="005E3464" w:rsidRPr="00EB27F3" w14:paraId="7E642524" w14:textId="77777777" w:rsidTr="00A911B1">
        <w:tc>
          <w:tcPr>
            <w:tcW w:w="2753" w:type="dxa"/>
          </w:tcPr>
          <w:p w14:paraId="2D094E20" w14:textId="77777777" w:rsidR="005E3464" w:rsidRPr="00EB27F3" w:rsidRDefault="005E3464" w:rsidP="001F6353">
            <w:pPr>
              <w:spacing w:line="360" w:lineRule="auto"/>
              <w:jc w:val="center"/>
              <w:rPr>
                <w:b/>
                <w:bCs/>
              </w:rPr>
            </w:pPr>
            <w:r w:rsidRPr="00EB27F3">
              <w:rPr>
                <w:b/>
                <w:bCs/>
              </w:rPr>
              <w:t>Marital status of the patients</w:t>
            </w:r>
          </w:p>
        </w:tc>
        <w:tc>
          <w:tcPr>
            <w:tcW w:w="2806" w:type="dxa"/>
          </w:tcPr>
          <w:p w14:paraId="5906EFED" w14:textId="77777777" w:rsidR="005E3464" w:rsidRPr="00EB27F3" w:rsidRDefault="005E3464" w:rsidP="001F6353">
            <w:pPr>
              <w:spacing w:line="360" w:lineRule="auto"/>
              <w:jc w:val="center"/>
              <w:rPr>
                <w:b/>
                <w:bCs/>
              </w:rPr>
            </w:pPr>
            <w:r w:rsidRPr="00EB27F3">
              <w:rPr>
                <w:b/>
                <w:bCs/>
              </w:rPr>
              <w:t>Number of patients</w:t>
            </w:r>
          </w:p>
        </w:tc>
        <w:tc>
          <w:tcPr>
            <w:tcW w:w="2858" w:type="dxa"/>
          </w:tcPr>
          <w:p w14:paraId="7A2F29D1" w14:textId="77777777" w:rsidR="005E3464" w:rsidRPr="00EB27F3" w:rsidRDefault="005E3464" w:rsidP="001F6353">
            <w:pPr>
              <w:spacing w:line="360" w:lineRule="auto"/>
              <w:jc w:val="center"/>
              <w:rPr>
                <w:b/>
                <w:bCs/>
              </w:rPr>
            </w:pPr>
            <w:r w:rsidRPr="00EB27F3">
              <w:rPr>
                <w:b/>
                <w:bCs/>
              </w:rPr>
              <w:t>Percentage</w:t>
            </w:r>
          </w:p>
        </w:tc>
      </w:tr>
      <w:tr w:rsidR="005E3464" w:rsidRPr="00EB27F3" w14:paraId="69BC6952" w14:textId="77777777" w:rsidTr="00A911B1">
        <w:tc>
          <w:tcPr>
            <w:tcW w:w="2753" w:type="dxa"/>
          </w:tcPr>
          <w:p w14:paraId="62F1DDC5" w14:textId="77777777" w:rsidR="005E3464" w:rsidRPr="00EB27F3" w:rsidRDefault="005E3464" w:rsidP="001F6353">
            <w:pPr>
              <w:spacing w:line="360" w:lineRule="auto"/>
              <w:jc w:val="center"/>
              <w:rPr>
                <w:b/>
                <w:bCs/>
              </w:rPr>
            </w:pPr>
            <w:r w:rsidRPr="00EB27F3">
              <w:rPr>
                <w:b/>
                <w:bCs/>
              </w:rPr>
              <w:t>Married</w:t>
            </w:r>
          </w:p>
        </w:tc>
        <w:tc>
          <w:tcPr>
            <w:tcW w:w="2806" w:type="dxa"/>
          </w:tcPr>
          <w:p w14:paraId="73D5CCF8" w14:textId="77777777" w:rsidR="005E3464" w:rsidRPr="00EB27F3" w:rsidRDefault="005E3464" w:rsidP="001F6353">
            <w:pPr>
              <w:spacing w:line="360" w:lineRule="auto"/>
              <w:jc w:val="center"/>
            </w:pPr>
            <w:r w:rsidRPr="00EB27F3">
              <w:t>29</w:t>
            </w:r>
          </w:p>
        </w:tc>
        <w:tc>
          <w:tcPr>
            <w:tcW w:w="2858" w:type="dxa"/>
          </w:tcPr>
          <w:p w14:paraId="6C253057" w14:textId="77777777" w:rsidR="005E3464" w:rsidRPr="00EB27F3" w:rsidRDefault="005E3464" w:rsidP="001F6353">
            <w:pPr>
              <w:spacing w:line="360" w:lineRule="auto"/>
              <w:jc w:val="center"/>
            </w:pPr>
            <w:r w:rsidRPr="00EB27F3">
              <w:t>58.0</w:t>
            </w:r>
          </w:p>
        </w:tc>
      </w:tr>
      <w:tr w:rsidR="005E3464" w:rsidRPr="00EB27F3" w14:paraId="22AF0476" w14:textId="77777777" w:rsidTr="00A911B1">
        <w:tc>
          <w:tcPr>
            <w:tcW w:w="2753" w:type="dxa"/>
          </w:tcPr>
          <w:p w14:paraId="7C216865" w14:textId="77777777" w:rsidR="005E3464" w:rsidRPr="00EB27F3" w:rsidRDefault="005E3464" w:rsidP="001F6353">
            <w:pPr>
              <w:spacing w:line="360" w:lineRule="auto"/>
              <w:jc w:val="center"/>
              <w:rPr>
                <w:b/>
                <w:bCs/>
              </w:rPr>
            </w:pPr>
            <w:r w:rsidRPr="00EB27F3">
              <w:rPr>
                <w:b/>
                <w:bCs/>
              </w:rPr>
              <w:t>Unmarried</w:t>
            </w:r>
          </w:p>
        </w:tc>
        <w:tc>
          <w:tcPr>
            <w:tcW w:w="2806" w:type="dxa"/>
          </w:tcPr>
          <w:p w14:paraId="28AEE354" w14:textId="77777777" w:rsidR="005E3464" w:rsidRPr="00EB27F3" w:rsidRDefault="005E3464" w:rsidP="001F6353">
            <w:pPr>
              <w:spacing w:line="360" w:lineRule="auto"/>
              <w:jc w:val="center"/>
            </w:pPr>
            <w:r w:rsidRPr="00EB27F3">
              <w:t>21</w:t>
            </w:r>
          </w:p>
        </w:tc>
        <w:tc>
          <w:tcPr>
            <w:tcW w:w="2858" w:type="dxa"/>
          </w:tcPr>
          <w:p w14:paraId="5853D213" w14:textId="77777777" w:rsidR="005E3464" w:rsidRPr="00EB27F3" w:rsidRDefault="005E3464" w:rsidP="001F6353">
            <w:pPr>
              <w:spacing w:line="360" w:lineRule="auto"/>
              <w:jc w:val="center"/>
            </w:pPr>
            <w:r w:rsidRPr="00EB27F3">
              <w:t>42.0</w:t>
            </w:r>
          </w:p>
        </w:tc>
      </w:tr>
    </w:tbl>
    <w:p w14:paraId="2F4AE960" w14:textId="77777777" w:rsidR="005E3464" w:rsidRPr="00EB27F3" w:rsidRDefault="005E3464" w:rsidP="005E3464">
      <w:pPr>
        <w:spacing w:line="360" w:lineRule="auto"/>
      </w:pPr>
    </w:p>
    <w:p w14:paraId="67E7DECA" w14:textId="77777777" w:rsidR="005E3464" w:rsidRPr="00EB27F3" w:rsidRDefault="005E3464" w:rsidP="005E3464">
      <w:pPr>
        <w:spacing w:line="480" w:lineRule="auto"/>
        <w:jc w:val="both"/>
      </w:pPr>
      <w:r w:rsidRPr="00EB27F3">
        <w:t xml:space="preserve">Table 2 presents the marital status of the 50 patients in the study. Of the total sample, 58% (29 patients) are married, while 42% (21 patients) are unmarried. This indicates that a majority of the patients are married, though a notable proportion remains unmarried. </w:t>
      </w:r>
    </w:p>
    <w:p w14:paraId="455AE032" w14:textId="77777777" w:rsidR="005E3464" w:rsidRPr="00EB27F3" w:rsidRDefault="005E3464" w:rsidP="005E3464">
      <w:pPr>
        <w:spacing w:line="360" w:lineRule="auto"/>
      </w:pPr>
    </w:p>
    <w:tbl>
      <w:tblPr>
        <w:tblStyle w:val="TableGrid"/>
        <w:tblW w:w="0" w:type="auto"/>
        <w:tblLook w:val="04A0" w:firstRow="1" w:lastRow="0" w:firstColumn="1" w:lastColumn="0" w:noHBand="0" w:noVBand="1"/>
      </w:tblPr>
      <w:tblGrid>
        <w:gridCol w:w="8462"/>
      </w:tblGrid>
      <w:tr w:rsidR="005E3464" w:rsidRPr="00EB27F3" w14:paraId="23406445" w14:textId="77777777" w:rsidTr="006D6682">
        <w:trPr>
          <w:trHeight w:val="5648"/>
        </w:trPr>
        <w:tc>
          <w:tcPr>
            <w:tcW w:w="8462" w:type="dxa"/>
          </w:tcPr>
          <w:p w14:paraId="4A57BED2" w14:textId="77777777" w:rsidR="005E3464" w:rsidRPr="00EB27F3" w:rsidRDefault="005E3464" w:rsidP="0062772E">
            <w:pPr>
              <w:spacing w:line="360" w:lineRule="auto"/>
              <w:jc w:val="center"/>
            </w:pPr>
            <w:r w:rsidRPr="00EB27F3">
              <w:rPr>
                <w:noProof/>
              </w:rPr>
              <w:lastRenderedPageBreak/>
              <w:drawing>
                <wp:inline distT="0" distB="0" distL="0" distR="0" wp14:anchorId="02683E87" wp14:editId="74336EF9">
                  <wp:extent cx="5204957" cy="3732668"/>
                  <wp:effectExtent l="19050" t="0" r="0" b="0"/>
                  <wp:docPr id="626281163" name="Chart 1">
                    <a:extLst xmlns:a="http://schemas.openxmlformats.org/drawingml/2006/main">
                      <a:ext uri="{FF2B5EF4-FFF2-40B4-BE49-F238E27FC236}">
                        <a16:creationId xmlns:a16="http://schemas.microsoft.com/office/drawing/2014/main" id="{A6EEDD6D-E488-9A53-5EFA-AB26F062AC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c>
      </w:tr>
      <w:tr w:rsidR="005E3464" w:rsidRPr="00EB27F3" w14:paraId="10C67D2C" w14:textId="77777777" w:rsidTr="006D6682">
        <w:trPr>
          <w:trHeight w:val="539"/>
        </w:trPr>
        <w:tc>
          <w:tcPr>
            <w:tcW w:w="8462" w:type="dxa"/>
          </w:tcPr>
          <w:p w14:paraId="785366B5" w14:textId="77777777" w:rsidR="006D6682" w:rsidRPr="006D6682" w:rsidRDefault="005E3464" w:rsidP="006D6682">
            <w:pPr>
              <w:spacing w:line="360" w:lineRule="auto"/>
              <w:jc w:val="center"/>
              <w:rPr>
                <w:b/>
                <w:bCs/>
              </w:rPr>
            </w:pPr>
            <w:r w:rsidRPr="00EB27F3">
              <w:rPr>
                <w:b/>
                <w:bCs/>
              </w:rPr>
              <w:t xml:space="preserve">Figure 2: </w:t>
            </w:r>
            <w:r w:rsidR="006D6682" w:rsidRPr="006D6682">
              <w:rPr>
                <w:b/>
                <w:bCs/>
              </w:rPr>
              <w:t>The study patients' marital sta</w:t>
            </w:r>
            <w:r w:rsidR="00045B7F">
              <w:rPr>
                <w:b/>
                <w:bCs/>
              </w:rPr>
              <w:t>tus is displayed in a pie chart</w:t>
            </w:r>
          </w:p>
          <w:p w14:paraId="32981E13" w14:textId="77777777" w:rsidR="005E3464" w:rsidRPr="00EB27F3" w:rsidRDefault="005E3464" w:rsidP="0062772E">
            <w:pPr>
              <w:spacing w:line="360" w:lineRule="auto"/>
              <w:jc w:val="center"/>
              <w:rPr>
                <w:b/>
                <w:bCs/>
              </w:rPr>
            </w:pPr>
          </w:p>
        </w:tc>
      </w:tr>
    </w:tbl>
    <w:p w14:paraId="29BCB24A" w14:textId="77777777" w:rsidR="0065189A" w:rsidRDefault="0065189A" w:rsidP="0062772E">
      <w:pPr>
        <w:spacing w:line="360" w:lineRule="auto"/>
        <w:jc w:val="both"/>
        <w:rPr>
          <w:b/>
          <w:bCs/>
        </w:rPr>
      </w:pPr>
    </w:p>
    <w:p w14:paraId="4710884A" w14:textId="77777777" w:rsidR="0065189A" w:rsidRDefault="0065189A" w:rsidP="0062772E">
      <w:pPr>
        <w:spacing w:line="360" w:lineRule="auto"/>
        <w:jc w:val="both"/>
        <w:rPr>
          <w:b/>
          <w:bCs/>
        </w:rPr>
      </w:pPr>
    </w:p>
    <w:p w14:paraId="60495CB1" w14:textId="77777777" w:rsidR="005457ED" w:rsidRPr="00EB27F3" w:rsidRDefault="006D6682" w:rsidP="006D6682">
      <w:pPr>
        <w:spacing w:line="360" w:lineRule="auto"/>
        <w:jc w:val="both"/>
        <w:rPr>
          <w:b/>
          <w:bCs/>
        </w:rPr>
      </w:pPr>
      <w:r>
        <w:rPr>
          <w:b/>
          <w:bCs/>
        </w:rPr>
        <w:t>Table 3: P</w:t>
      </w:r>
      <w:r w:rsidR="005457ED" w:rsidRPr="00EB27F3">
        <w:rPr>
          <w:b/>
          <w:bCs/>
        </w:rPr>
        <w:t xml:space="preserve">atients </w:t>
      </w:r>
      <w:r w:rsidRPr="006D6682">
        <w:rPr>
          <w:b/>
          <w:bCs/>
        </w:rPr>
        <w:t xml:space="preserve">distributed according </w:t>
      </w:r>
      <w:r>
        <w:rPr>
          <w:b/>
          <w:bCs/>
        </w:rPr>
        <w:t>to their clinical presentation</w:t>
      </w:r>
      <w:r w:rsidRPr="006D6682">
        <w:rPr>
          <w:b/>
          <w:bCs/>
        </w:rPr>
        <w:t xml:space="preserve"> </w:t>
      </w:r>
      <w:r w:rsidR="005457ED" w:rsidRPr="00EB27F3">
        <w:rPr>
          <w:b/>
          <w:bCs/>
        </w:rPr>
        <w:t xml:space="preserve">(n=50) </w:t>
      </w:r>
    </w:p>
    <w:tbl>
      <w:tblPr>
        <w:tblStyle w:val="TableGrid"/>
        <w:tblW w:w="0" w:type="auto"/>
        <w:tblLook w:val="04A0" w:firstRow="1" w:lastRow="0" w:firstColumn="1" w:lastColumn="0" w:noHBand="0" w:noVBand="1"/>
      </w:tblPr>
      <w:tblGrid>
        <w:gridCol w:w="2879"/>
        <w:gridCol w:w="2796"/>
        <w:gridCol w:w="2850"/>
      </w:tblGrid>
      <w:tr w:rsidR="005457ED" w:rsidRPr="00EB27F3" w14:paraId="69DA8307" w14:textId="77777777" w:rsidTr="0062772E">
        <w:tc>
          <w:tcPr>
            <w:tcW w:w="3210" w:type="dxa"/>
          </w:tcPr>
          <w:p w14:paraId="7975DC05" w14:textId="77777777" w:rsidR="005457ED" w:rsidRPr="00EB27F3" w:rsidRDefault="005457ED" w:rsidP="001F6353">
            <w:pPr>
              <w:spacing w:line="360" w:lineRule="auto"/>
              <w:jc w:val="center"/>
              <w:rPr>
                <w:b/>
                <w:bCs/>
              </w:rPr>
            </w:pPr>
            <w:r w:rsidRPr="00EB27F3">
              <w:rPr>
                <w:b/>
                <w:bCs/>
              </w:rPr>
              <w:t>Clinical presentation of the patients</w:t>
            </w:r>
          </w:p>
        </w:tc>
        <w:tc>
          <w:tcPr>
            <w:tcW w:w="3210" w:type="dxa"/>
          </w:tcPr>
          <w:p w14:paraId="3986B755" w14:textId="77777777" w:rsidR="005457ED" w:rsidRPr="00EB27F3" w:rsidRDefault="005457ED" w:rsidP="001F6353">
            <w:pPr>
              <w:spacing w:line="360" w:lineRule="auto"/>
              <w:jc w:val="center"/>
              <w:rPr>
                <w:b/>
                <w:bCs/>
              </w:rPr>
            </w:pPr>
            <w:r w:rsidRPr="00EB27F3">
              <w:rPr>
                <w:b/>
                <w:bCs/>
              </w:rPr>
              <w:t>Number of patients</w:t>
            </w:r>
          </w:p>
        </w:tc>
        <w:tc>
          <w:tcPr>
            <w:tcW w:w="3210" w:type="dxa"/>
          </w:tcPr>
          <w:p w14:paraId="00341A1D" w14:textId="77777777" w:rsidR="005457ED" w:rsidRPr="00EB27F3" w:rsidRDefault="005457ED" w:rsidP="001F6353">
            <w:pPr>
              <w:spacing w:line="360" w:lineRule="auto"/>
              <w:jc w:val="center"/>
              <w:rPr>
                <w:b/>
                <w:bCs/>
              </w:rPr>
            </w:pPr>
            <w:r w:rsidRPr="00EB27F3">
              <w:rPr>
                <w:b/>
                <w:bCs/>
              </w:rPr>
              <w:t>Percentage</w:t>
            </w:r>
          </w:p>
        </w:tc>
      </w:tr>
      <w:tr w:rsidR="005457ED" w:rsidRPr="00EB27F3" w14:paraId="6F302CE0" w14:textId="77777777" w:rsidTr="0062772E">
        <w:tc>
          <w:tcPr>
            <w:tcW w:w="3210" w:type="dxa"/>
          </w:tcPr>
          <w:p w14:paraId="7EE1A218" w14:textId="77777777" w:rsidR="005457ED" w:rsidRPr="00EB27F3" w:rsidRDefault="005457ED" w:rsidP="001F6353">
            <w:pPr>
              <w:spacing w:line="360" w:lineRule="auto"/>
              <w:jc w:val="center"/>
              <w:rPr>
                <w:b/>
                <w:bCs/>
              </w:rPr>
            </w:pPr>
            <w:r w:rsidRPr="00EB27F3">
              <w:rPr>
                <w:b/>
                <w:bCs/>
              </w:rPr>
              <w:t>Pain</w:t>
            </w:r>
          </w:p>
        </w:tc>
        <w:tc>
          <w:tcPr>
            <w:tcW w:w="3210" w:type="dxa"/>
          </w:tcPr>
          <w:p w14:paraId="3114794B" w14:textId="77777777" w:rsidR="005457ED" w:rsidRPr="00EB27F3" w:rsidRDefault="005457ED" w:rsidP="001F6353">
            <w:pPr>
              <w:spacing w:line="360" w:lineRule="auto"/>
              <w:jc w:val="center"/>
            </w:pPr>
            <w:r w:rsidRPr="00EB27F3">
              <w:t>18</w:t>
            </w:r>
          </w:p>
        </w:tc>
        <w:tc>
          <w:tcPr>
            <w:tcW w:w="3210" w:type="dxa"/>
          </w:tcPr>
          <w:p w14:paraId="797DEE69" w14:textId="77777777" w:rsidR="005457ED" w:rsidRPr="00EB27F3" w:rsidRDefault="005457ED" w:rsidP="001F6353">
            <w:pPr>
              <w:spacing w:line="360" w:lineRule="auto"/>
              <w:jc w:val="center"/>
            </w:pPr>
            <w:r w:rsidRPr="00EB27F3">
              <w:t>36.0</w:t>
            </w:r>
          </w:p>
        </w:tc>
      </w:tr>
      <w:tr w:rsidR="005457ED" w:rsidRPr="00EB27F3" w14:paraId="2B90D8B8" w14:textId="77777777" w:rsidTr="0062772E">
        <w:tc>
          <w:tcPr>
            <w:tcW w:w="3210" w:type="dxa"/>
          </w:tcPr>
          <w:p w14:paraId="26367B99" w14:textId="77777777" w:rsidR="005457ED" w:rsidRPr="00EB27F3" w:rsidRDefault="005457ED" w:rsidP="001F6353">
            <w:pPr>
              <w:spacing w:line="360" w:lineRule="auto"/>
              <w:jc w:val="center"/>
              <w:rPr>
                <w:b/>
                <w:bCs/>
              </w:rPr>
            </w:pPr>
            <w:r w:rsidRPr="00EB27F3">
              <w:rPr>
                <w:b/>
                <w:bCs/>
              </w:rPr>
              <w:t>Swelling</w:t>
            </w:r>
          </w:p>
        </w:tc>
        <w:tc>
          <w:tcPr>
            <w:tcW w:w="3210" w:type="dxa"/>
          </w:tcPr>
          <w:p w14:paraId="1330578E" w14:textId="77777777" w:rsidR="005457ED" w:rsidRPr="00EB27F3" w:rsidRDefault="005457ED" w:rsidP="001F6353">
            <w:pPr>
              <w:spacing w:line="360" w:lineRule="auto"/>
              <w:jc w:val="center"/>
            </w:pPr>
            <w:r w:rsidRPr="00EB27F3">
              <w:t>50</w:t>
            </w:r>
          </w:p>
        </w:tc>
        <w:tc>
          <w:tcPr>
            <w:tcW w:w="3210" w:type="dxa"/>
          </w:tcPr>
          <w:p w14:paraId="409B9430" w14:textId="77777777" w:rsidR="005457ED" w:rsidRPr="00EB27F3" w:rsidRDefault="005457ED" w:rsidP="001F6353">
            <w:pPr>
              <w:spacing w:line="360" w:lineRule="auto"/>
              <w:jc w:val="center"/>
            </w:pPr>
            <w:r w:rsidRPr="00EB27F3">
              <w:t>100.0</w:t>
            </w:r>
          </w:p>
        </w:tc>
      </w:tr>
      <w:tr w:rsidR="005457ED" w:rsidRPr="00EB27F3" w14:paraId="6C7FF906" w14:textId="77777777" w:rsidTr="0062772E">
        <w:tc>
          <w:tcPr>
            <w:tcW w:w="3210" w:type="dxa"/>
          </w:tcPr>
          <w:p w14:paraId="6ED6D82B" w14:textId="77777777" w:rsidR="005457ED" w:rsidRPr="00EB27F3" w:rsidRDefault="005457ED" w:rsidP="001F6353">
            <w:pPr>
              <w:spacing w:line="360" w:lineRule="auto"/>
              <w:jc w:val="center"/>
              <w:rPr>
                <w:b/>
                <w:bCs/>
              </w:rPr>
            </w:pPr>
            <w:r w:rsidRPr="00EB27F3">
              <w:rPr>
                <w:b/>
                <w:bCs/>
              </w:rPr>
              <w:t>Fever</w:t>
            </w:r>
          </w:p>
        </w:tc>
        <w:tc>
          <w:tcPr>
            <w:tcW w:w="3210" w:type="dxa"/>
          </w:tcPr>
          <w:p w14:paraId="432FD4D8" w14:textId="77777777" w:rsidR="005457ED" w:rsidRPr="00EB27F3" w:rsidRDefault="005457ED" w:rsidP="001F6353">
            <w:pPr>
              <w:spacing w:line="360" w:lineRule="auto"/>
              <w:jc w:val="center"/>
            </w:pPr>
            <w:r w:rsidRPr="00EB27F3">
              <w:t>4</w:t>
            </w:r>
          </w:p>
        </w:tc>
        <w:tc>
          <w:tcPr>
            <w:tcW w:w="3210" w:type="dxa"/>
          </w:tcPr>
          <w:p w14:paraId="1D05399D" w14:textId="77777777" w:rsidR="005457ED" w:rsidRPr="00EB27F3" w:rsidRDefault="005457ED" w:rsidP="001F6353">
            <w:pPr>
              <w:spacing w:line="360" w:lineRule="auto"/>
              <w:jc w:val="center"/>
            </w:pPr>
            <w:r w:rsidRPr="00EB27F3">
              <w:t>8.0</w:t>
            </w:r>
          </w:p>
        </w:tc>
      </w:tr>
    </w:tbl>
    <w:p w14:paraId="048155D7" w14:textId="77777777" w:rsidR="005457ED" w:rsidRPr="00A911B1" w:rsidRDefault="005457ED" w:rsidP="005457ED">
      <w:pPr>
        <w:spacing w:line="360" w:lineRule="auto"/>
        <w:rPr>
          <w:bCs/>
          <w:iCs/>
        </w:rPr>
      </w:pPr>
      <w:r w:rsidRPr="00EB27F3">
        <w:rPr>
          <w:b/>
          <w:bCs/>
          <w:i/>
          <w:iCs/>
        </w:rPr>
        <w:t>*</w:t>
      </w:r>
      <w:r w:rsidRPr="00A911B1">
        <w:rPr>
          <w:b/>
          <w:bCs/>
          <w:iCs/>
        </w:rPr>
        <w:t>Note</w:t>
      </w:r>
      <w:r w:rsidRPr="00A911B1">
        <w:rPr>
          <w:bCs/>
          <w:iCs/>
        </w:rPr>
        <w:t>- Multiple responses were observed</w:t>
      </w:r>
      <w:r w:rsidR="00A911B1">
        <w:rPr>
          <w:bCs/>
          <w:iCs/>
        </w:rPr>
        <w:t>.</w:t>
      </w:r>
    </w:p>
    <w:p w14:paraId="70C6D9EA" w14:textId="77777777" w:rsidR="005457ED" w:rsidRPr="00EB27F3" w:rsidRDefault="005457ED" w:rsidP="005457ED">
      <w:pPr>
        <w:spacing w:line="360" w:lineRule="auto"/>
      </w:pPr>
    </w:p>
    <w:p w14:paraId="17A2EAC9" w14:textId="77777777" w:rsidR="006D6682" w:rsidRPr="006D6682" w:rsidRDefault="006D6682" w:rsidP="006D6682">
      <w:pPr>
        <w:spacing w:line="480" w:lineRule="auto"/>
        <w:jc w:val="both"/>
      </w:pPr>
      <w:r w:rsidRPr="006D6682">
        <w:t xml:space="preserve">The clinical </w:t>
      </w:r>
      <w:r>
        <w:t>presentations</w:t>
      </w:r>
      <w:r w:rsidRPr="006D6682">
        <w:t xml:space="preserve"> seen in the 50 research participants are listed in Table 3. The most prevalent symptom, reported by all 50 patients (100%), was swelling. Fever was observed in 4 individuals (8%), and 18 patients (36%), reported experiencing pain. </w:t>
      </w:r>
    </w:p>
    <w:p w14:paraId="6015CF66" w14:textId="77777777" w:rsidR="005457ED" w:rsidRPr="00EB27F3" w:rsidRDefault="005457ED" w:rsidP="005457ED">
      <w:pPr>
        <w:spacing w:line="480" w:lineRule="auto"/>
        <w:jc w:val="both"/>
      </w:pPr>
    </w:p>
    <w:p w14:paraId="3FC2669A" w14:textId="77777777" w:rsidR="005457ED" w:rsidRPr="00EB27F3" w:rsidRDefault="005457ED" w:rsidP="005457ED">
      <w:pPr>
        <w:spacing w:line="360" w:lineRule="auto"/>
      </w:pPr>
    </w:p>
    <w:tbl>
      <w:tblPr>
        <w:tblStyle w:val="TableGrid"/>
        <w:tblW w:w="0" w:type="auto"/>
        <w:tblLook w:val="04A0" w:firstRow="1" w:lastRow="0" w:firstColumn="1" w:lastColumn="0" w:noHBand="0" w:noVBand="1"/>
      </w:tblPr>
      <w:tblGrid>
        <w:gridCol w:w="8525"/>
      </w:tblGrid>
      <w:tr w:rsidR="005457ED" w:rsidRPr="00EB27F3" w14:paraId="7D054C4A" w14:textId="77777777" w:rsidTr="0062772E">
        <w:tc>
          <w:tcPr>
            <w:tcW w:w="9630" w:type="dxa"/>
          </w:tcPr>
          <w:p w14:paraId="1FE70707" w14:textId="77777777" w:rsidR="005457ED" w:rsidRPr="00EB27F3" w:rsidRDefault="005457ED" w:rsidP="0062772E">
            <w:pPr>
              <w:spacing w:line="360" w:lineRule="auto"/>
              <w:jc w:val="center"/>
            </w:pPr>
            <w:r w:rsidRPr="00EB27F3">
              <w:rPr>
                <w:noProof/>
              </w:rPr>
              <w:drawing>
                <wp:inline distT="0" distB="0" distL="0" distR="0" wp14:anchorId="74352D8F" wp14:editId="3721B578">
                  <wp:extent cx="6100354" cy="3631475"/>
                  <wp:effectExtent l="0" t="0" r="0" b="0"/>
                  <wp:docPr id="8" name="Chart 1">
                    <a:extLst xmlns:a="http://schemas.openxmlformats.org/drawingml/2006/main">
                      <a:ext uri="{FF2B5EF4-FFF2-40B4-BE49-F238E27FC236}">
                        <a16:creationId xmlns:a16="http://schemas.microsoft.com/office/drawing/2014/main" id="{2B8F9912-0B6D-B542-6507-F79E1AF3E3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r>
      <w:tr w:rsidR="005457ED" w:rsidRPr="00EB27F3" w14:paraId="3316CE04" w14:textId="77777777" w:rsidTr="0062772E">
        <w:tc>
          <w:tcPr>
            <w:tcW w:w="9630" w:type="dxa"/>
          </w:tcPr>
          <w:p w14:paraId="4F4CAE4A" w14:textId="77777777" w:rsidR="0009108A" w:rsidRPr="0009108A" w:rsidRDefault="005457ED" w:rsidP="0009108A">
            <w:pPr>
              <w:spacing w:line="360" w:lineRule="auto"/>
              <w:rPr>
                <w:b/>
                <w:bCs/>
              </w:rPr>
            </w:pPr>
            <w:r w:rsidRPr="00EB27F3">
              <w:rPr>
                <w:b/>
                <w:bCs/>
              </w:rPr>
              <w:t xml:space="preserve">Figure 3: </w:t>
            </w:r>
            <w:r w:rsidR="0009108A" w:rsidRPr="0009108A">
              <w:rPr>
                <w:b/>
                <w:bCs/>
              </w:rPr>
              <w:t xml:space="preserve">The </w:t>
            </w:r>
            <w:r w:rsidR="0009108A">
              <w:rPr>
                <w:b/>
                <w:bCs/>
              </w:rPr>
              <w:t>study</w:t>
            </w:r>
            <w:r w:rsidR="0009108A" w:rsidRPr="0009108A">
              <w:rPr>
                <w:b/>
                <w:bCs/>
              </w:rPr>
              <w:t xml:space="preserve"> patients' clinical </w:t>
            </w:r>
            <w:r w:rsidR="0009108A">
              <w:rPr>
                <w:b/>
                <w:bCs/>
              </w:rPr>
              <w:t>presentation</w:t>
            </w:r>
            <w:r w:rsidR="0009108A" w:rsidRPr="006D6682">
              <w:rPr>
                <w:b/>
                <w:bCs/>
              </w:rPr>
              <w:t xml:space="preserve"> </w:t>
            </w:r>
            <w:r w:rsidR="00EE0CA6">
              <w:rPr>
                <w:b/>
                <w:bCs/>
              </w:rPr>
              <w:t>depicted in the bar diagram</w:t>
            </w:r>
          </w:p>
          <w:p w14:paraId="4BC72D04" w14:textId="77777777" w:rsidR="005457ED" w:rsidRPr="00EB27F3" w:rsidRDefault="005457ED" w:rsidP="0062772E">
            <w:pPr>
              <w:spacing w:line="360" w:lineRule="auto"/>
              <w:rPr>
                <w:b/>
                <w:bCs/>
              </w:rPr>
            </w:pPr>
          </w:p>
        </w:tc>
      </w:tr>
    </w:tbl>
    <w:p w14:paraId="0CEA47F2" w14:textId="77777777" w:rsidR="005457ED" w:rsidRPr="00EB27F3" w:rsidRDefault="005457ED" w:rsidP="005457ED">
      <w:pPr>
        <w:spacing w:line="360" w:lineRule="auto"/>
      </w:pPr>
    </w:p>
    <w:p w14:paraId="12D6D640" w14:textId="77777777" w:rsidR="008A630C" w:rsidRDefault="008A630C" w:rsidP="008A630C">
      <w:pPr>
        <w:spacing w:line="360" w:lineRule="auto"/>
        <w:rPr>
          <w:b/>
          <w:bCs/>
        </w:rPr>
      </w:pPr>
    </w:p>
    <w:p w14:paraId="56E605BA" w14:textId="77777777" w:rsidR="008A630C" w:rsidRPr="00EB27F3" w:rsidRDefault="008A630C" w:rsidP="0062772E">
      <w:pPr>
        <w:spacing w:line="360" w:lineRule="auto"/>
        <w:jc w:val="both"/>
        <w:rPr>
          <w:b/>
          <w:bCs/>
        </w:rPr>
      </w:pPr>
      <w:r w:rsidRPr="00EB27F3">
        <w:rPr>
          <w:b/>
          <w:bCs/>
        </w:rPr>
        <w:t xml:space="preserve">Table 4: Distribution of the study </w:t>
      </w:r>
      <w:r w:rsidR="00B85C44">
        <w:rPr>
          <w:b/>
          <w:bCs/>
        </w:rPr>
        <w:t>participants</w:t>
      </w:r>
      <w:r w:rsidRPr="00EB27F3">
        <w:rPr>
          <w:b/>
          <w:bCs/>
        </w:rPr>
        <w:t xml:space="preserve"> by physical examination (n=50)</w:t>
      </w:r>
    </w:p>
    <w:p w14:paraId="51769E6A" w14:textId="77777777" w:rsidR="008A630C" w:rsidRPr="00EB27F3" w:rsidRDefault="008A630C" w:rsidP="008A630C">
      <w:pPr>
        <w:spacing w:line="360" w:lineRule="auto"/>
      </w:pPr>
    </w:p>
    <w:tbl>
      <w:tblPr>
        <w:tblStyle w:val="TableGrid"/>
        <w:tblW w:w="0" w:type="auto"/>
        <w:tblLook w:val="04A0" w:firstRow="1" w:lastRow="0" w:firstColumn="1" w:lastColumn="0" w:noHBand="0" w:noVBand="1"/>
      </w:tblPr>
      <w:tblGrid>
        <w:gridCol w:w="2890"/>
        <w:gridCol w:w="2790"/>
        <w:gridCol w:w="2845"/>
      </w:tblGrid>
      <w:tr w:rsidR="008A630C" w:rsidRPr="00EB27F3" w14:paraId="172C2CF2" w14:textId="77777777" w:rsidTr="0062772E">
        <w:tc>
          <w:tcPr>
            <w:tcW w:w="3210" w:type="dxa"/>
          </w:tcPr>
          <w:p w14:paraId="4EA82D49" w14:textId="77777777" w:rsidR="008A630C" w:rsidRPr="00EB27F3" w:rsidRDefault="008A630C" w:rsidP="00D8413D">
            <w:pPr>
              <w:spacing w:line="360" w:lineRule="auto"/>
              <w:jc w:val="center"/>
              <w:rPr>
                <w:b/>
                <w:bCs/>
              </w:rPr>
            </w:pPr>
            <w:r w:rsidRPr="00EB27F3">
              <w:rPr>
                <w:b/>
                <w:bCs/>
              </w:rPr>
              <w:t>Physical examination of the patients</w:t>
            </w:r>
          </w:p>
        </w:tc>
        <w:tc>
          <w:tcPr>
            <w:tcW w:w="3210" w:type="dxa"/>
          </w:tcPr>
          <w:p w14:paraId="24DE2F20" w14:textId="77777777" w:rsidR="008A630C" w:rsidRPr="00EB27F3" w:rsidRDefault="008A630C" w:rsidP="00D8413D">
            <w:pPr>
              <w:spacing w:line="360" w:lineRule="auto"/>
              <w:jc w:val="center"/>
              <w:rPr>
                <w:b/>
                <w:bCs/>
              </w:rPr>
            </w:pPr>
            <w:r w:rsidRPr="00EB27F3">
              <w:rPr>
                <w:b/>
                <w:bCs/>
              </w:rPr>
              <w:t>Number of patients</w:t>
            </w:r>
          </w:p>
        </w:tc>
        <w:tc>
          <w:tcPr>
            <w:tcW w:w="3210" w:type="dxa"/>
          </w:tcPr>
          <w:p w14:paraId="7AC29DC9" w14:textId="77777777" w:rsidR="008A630C" w:rsidRPr="00EB27F3" w:rsidRDefault="008A630C" w:rsidP="00D8413D">
            <w:pPr>
              <w:spacing w:line="360" w:lineRule="auto"/>
              <w:jc w:val="center"/>
              <w:rPr>
                <w:b/>
                <w:bCs/>
              </w:rPr>
            </w:pPr>
            <w:r w:rsidRPr="00EB27F3">
              <w:rPr>
                <w:b/>
                <w:bCs/>
              </w:rPr>
              <w:t>Percentage</w:t>
            </w:r>
          </w:p>
        </w:tc>
      </w:tr>
      <w:tr w:rsidR="008A630C" w:rsidRPr="00EB27F3" w14:paraId="735DB4E2" w14:textId="77777777" w:rsidTr="0062772E">
        <w:tc>
          <w:tcPr>
            <w:tcW w:w="3210" w:type="dxa"/>
          </w:tcPr>
          <w:p w14:paraId="14C4FC62" w14:textId="77777777" w:rsidR="008A630C" w:rsidRPr="00EB27F3" w:rsidRDefault="008A630C" w:rsidP="00D8413D">
            <w:pPr>
              <w:spacing w:line="360" w:lineRule="auto"/>
              <w:jc w:val="center"/>
              <w:rPr>
                <w:b/>
              </w:rPr>
            </w:pPr>
            <w:r w:rsidRPr="00EB27F3">
              <w:rPr>
                <w:b/>
              </w:rPr>
              <w:t>Pulse</w:t>
            </w:r>
          </w:p>
        </w:tc>
        <w:tc>
          <w:tcPr>
            <w:tcW w:w="3210" w:type="dxa"/>
          </w:tcPr>
          <w:p w14:paraId="6413057B" w14:textId="77777777" w:rsidR="008A630C" w:rsidRPr="00EB27F3" w:rsidRDefault="008A630C" w:rsidP="001F6353">
            <w:pPr>
              <w:spacing w:line="360" w:lineRule="auto"/>
              <w:jc w:val="center"/>
            </w:pPr>
          </w:p>
        </w:tc>
        <w:tc>
          <w:tcPr>
            <w:tcW w:w="3210" w:type="dxa"/>
          </w:tcPr>
          <w:p w14:paraId="48C61D45" w14:textId="77777777" w:rsidR="008A630C" w:rsidRPr="00EB27F3" w:rsidRDefault="008A630C" w:rsidP="0062772E">
            <w:pPr>
              <w:spacing w:line="360" w:lineRule="auto"/>
            </w:pPr>
          </w:p>
        </w:tc>
      </w:tr>
      <w:tr w:rsidR="008A630C" w:rsidRPr="00EB27F3" w14:paraId="28D65938" w14:textId="77777777" w:rsidTr="0062772E">
        <w:tc>
          <w:tcPr>
            <w:tcW w:w="3210" w:type="dxa"/>
          </w:tcPr>
          <w:p w14:paraId="6CF1339E" w14:textId="77777777" w:rsidR="008A630C" w:rsidRPr="00EB27F3" w:rsidRDefault="008A630C" w:rsidP="00D8413D">
            <w:pPr>
              <w:spacing w:line="360" w:lineRule="auto"/>
              <w:jc w:val="center"/>
            </w:pPr>
            <w:r w:rsidRPr="00EB27F3">
              <w:t>Normal</w:t>
            </w:r>
          </w:p>
        </w:tc>
        <w:tc>
          <w:tcPr>
            <w:tcW w:w="3210" w:type="dxa"/>
          </w:tcPr>
          <w:p w14:paraId="7C56156D" w14:textId="77777777" w:rsidR="008A630C" w:rsidRPr="00EB27F3" w:rsidRDefault="008A630C" w:rsidP="001F6353">
            <w:pPr>
              <w:spacing w:line="360" w:lineRule="auto"/>
              <w:jc w:val="center"/>
            </w:pPr>
            <w:r w:rsidRPr="00EB27F3">
              <w:t>36</w:t>
            </w:r>
          </w:p>
        </w:tc>
        <w:tc>
          <w:tcPr>
            <w:tcW w:w="3210" w:type="dxa"/>
          </w:tcPr>
          <w:p w14:paraId="0D80FF7F" w14:textId="77777777" w:rsidR="008A630C" w:rsidRPr="00EB27F3" w:rsidRDefault="008A630C" w:rsidP="001F6353">
            <w:pPr>
              <w:spacing w:line="360" w:lineRule="auto"/>
              <w:jc w:val="center"/>
            </w:pPr>
            <w:r w:rsidRPr="00EB27F3">
              <w:t>72.0</w:t>
            </w:r>
          </w:p>
        </w:tc>
      </w:tr>
      <w:tr w:rsidR="008A630C" w:rsidRPr="00EB27F3" w14:paraId="344C254F" w14:textId="77777777" w:rsidTr="0062772E">
        <w:tc>
          <w:tcPr>
            <w:tcW w:w="3210" w:type="dxa"/>
          </w:tcPr>
          <w:p w14:paraId="42298805" w14:textId="77777777" w:rsidR="008A630C" w:rsidRPr="00EB27F3" w:rsidRDefault="008A630C" w:rsidP="00D8413D">
            <w:pPr>
              <w:spacing w:line="360" w:lineRule="auto"/>
              <w:jc w:val="center"/>
            </w:pPr>
            <w:r w:rsidRPr="00EB27F3">
              <w:t>Raised</w:t>
            </w:r>
          </w:p>
        </w:tc>
        <w:tc>
          <w:tcPr>
            <w:tcW w:w="3210" w:type="dxa"/>
          </w:tcPr>
          <w:p w14:paraId="4E53F704" w14:textId="77777777" w:rsidR="008A630C" w:rsidRPr="00EB27F3" w:rsidRDefault="008A630C" w:rsidP="001F6353">
            <w:pPr>
              <w:spacing w:line="360" w:lineRule="auto"/>
              <w:jc w:val="center"/>
            </w:pPr>
            <w:r w:rsidRPr="00EB27F3">
              <w:t>14</w:t>
            </w:r>
          </w:p>
        </w:tc>
        <w:tc>
          <w:tcPr>
            <w:tcW w:w="3210" w:type="dxa"/>
          </w:tcPr>
          <w:p w14:paraId="06382E12" w14:textId="77777777" w:rsidR="008A630C" w:rsidRPr="00EB27F3" w:rsidRDefault="008A630C" w:rsidP="001F6353">
            <w:pPr>
              <w:spacing w:line="360" w:lineRule="auto"/>
              <w:jc w:val="center"/>
            </w:pPr>
            <w:r w:rsidRPr="00EB27F3">
              <w:t>28.0</w:t>
            </w:r>
          </w:p>
        </w:tc>
      </w:tr>
      <w:tr w:rsidR="008A630C" w:rsidRPr="00EB27F3" w14:paraId="0A251BB9" w14:textId="77777777" w:rsidTr="0062772E">
        <w:tc>
          <w:tcPr>
            <w:tcW w:w="3210" w:type="dxa"/>
          </w:tcPr>
          <w:p w14:paraId="68400716" w14:textId="77777777" w:rsidR="008A630C" w:rsidRPr="00EB27F3" w:rsidRDefault="008A630C" w:rsidP="00D8413D">
            <w:pPr>
              <w:spacing w:line="360" w:lineRule="auto"/>
              <w:jc w:val="center"/>
              <w:rPr>
                <w:b/>
              </w:rPr>
            </w:pPr>
            <w:r w:rsidRPr="00EB27F3">
              <w:rPr>
                <w:b/>
              </w:rPr>
              <w:t>Temperature</w:t>
            </w:r>
          </w:p>
        </w:tc>
        <w:tc>
          <w:tcPr>
            <w:tcW w:w="3210" w:type="dxa"/>
          </w:tcPr>
          <w:p w14:paraId="7B5CCA74" w14:textId="77777777" w:rsidR="008A630C" w:rsidRPr="00EB27F3" w:rsidRDefault="008A630C" w:rsidP="001F6353">
            <w:pPr>
              <w:spacing w:line="360" w:lineRule="auto"/>
              <w:jc w:val="center"/>
            </w:pPr>
          </w:p>
        </w:tc>
        <w:tc>
          <w:tcPr>
            <w:tcW w:w="3210" w:type="dxa"/>
          </w:tcPr>
          <w:p w14:paraId="31CFC0D3" w14:textId="77777777" w:rsidR="008A630C" w:rsidRPr="00EB27F3" w:rsidRDefault="008A630C" w:rsidP="001F6353">
            <w:pPr>
              <w:spacing w:line="360" w:lineRule="auto"/>
              <w:jc w:val="center"/>
            </w:pPr>
          </w:p>
        </w:tc>
      </w:tr>
      <w:tr w:rsidR="008A630C" w:rsidRPr="00EB27F3" w14:paraId="0FEF11E0" w14:textId="77777777" w:rsidTr="0062772E">
        <w:tc>
          <w:tcPr>
            <w:tcW w:w="3210" w:type="dxa"/>
          </w:tcPr>
          <w:p w14:paraId="4CA53D1B" w14:textId="77777777" w:rsidR="008A630C" w:rsidRPr="00EB27F3" w:rsidRDefault="008A630C" w:rsidP="00D8413D">
            <w:pPr>
              <w:spacing w:line="360" w:lineRule="auto"/>
              <w:jc w:val="center"/>
            </w:pPr>
            <w:r w:rsidRPr="00EB27F3">
              <w:t>Normal</w:t>
            </w:r>
          </w:p>
        </w:tc>
        <w:tc>
          <w:tcPr>
            <w:tcW w:w="3210" w:type="dxa"/>
          </w:tcPr>
          <w:p w14:paraId="7A2617C9" w14:textId="77777777" w:rsidR="008A630C" w:rsidRPr="00EB27F3" w:rsidRDefault="008A630C" w:rsidP="001F6353">
            <w:pPr>
              <w:spacing w:line="360" w:lineRule="auto"/>
              <w:jc w:val="center"/>
            </w:pPr>
            <w:r w:rsidRPr="00EB27F3">
              <w:t>50</w:t>
            </w:r>
          </w:p>
        </w:tc>
        <w:tc>
          <w:tcPr>
            <w:tcW w:w="3210" w:type="dxa"/>
          </w:tcPr>
          <w:p w14:paraId="226B7833" w14:textId="77777777" w:rsidR="008A630C" w:rsidRPr="00EB27F3" w:rsidRDefault="008A630C" w:rsidP="001F6353">
            <w:pPr>
              <w:spacing w:line="360" w:lineRule="auto"/>
              <w:jc w:val="center"/>
            </w:pPr>
            <w:r w:rsidRPr="00EB27F3">
              <w:t>100.0</w:t>
            </w:r>
          </w:p>
        </w:tc>
      </w:tr>
      <w:tr w:rsidR="008A630C" w:rsidRPr="00EB27F3" w14:paraId="1192E94E" w14:textId="77777777" w:rsidTr="0062772E">
        <w:tc>
          <w:tcPr>
            <w:tcW w:w="3210" w:type="dxa"/>
          </w:tcPr>
          <w:p w14:paraId="618D6D94" w14:textId="77777777" w:rsidR="008A630C" w:rsidRPr="00EB27F3" w:rsidRDefault="008A630C" w:rsidP="00D8413D">
            <w:pPr>
              <w:spacing w:line="360" w:lineRule="auto"/>
              <w:jc w:val="center"/>
            </w:pPr>
            <w:r w:rsidRPr="00EB27F3">
              <w:t>Raised</w:t>
            </w:r>
          </w:p>
        </w:tc>
        <w:tc>
          <w:tcPr>
            <w:tcW w:w="3210" w:type="dxa"/>
          </w:tcPr>
          <w:p w14:paraId="09B1B13E" w14:textId="77777777" w:rsidR="008A630C" w:rsidRPr="00EB27F3" w:rsidRDefault="008A630C" w:rsidP="001F6353">
            <w:pPr>
              <w:spacing w:line="360" w:lineRule="auto"/>
              <w:jc w:val="center"/>
            </w:pPr>
            <w:r w:rsidRPr="00EB27F3">
              <w:t>0</w:t>
            </w:r>
          </w:p>
        </w:tc>
        <w:tc>
          <w:tcPr>
            <w:tcW w:w="3210" w:type="dxa"/>
          </w:tcPr>
          <w:p w14:paraId="00E94F46" w14:textId="77777777" w:rsidR="008A630C" w:rsidRPr="00EB27F3" w:rsidRDefault="008A630C" w:rsidP="001F6353">
            <w:pPr>
              <w:spacing w:line="360" w:lineRule="auto"/>
              <w:jc w:val="center"/>
            </w:pPr>
            <w:r w:rsidRPr="00EB27F3">
              <w:t>0.0</w:t>
            </w:r>
          </w:p>
        </w:tc>
      </w:tr>
      <w:tr w:rsidR="008A630C" w:rsidRPr="00EB27F3" w14:paraId="406937D3" w14:textId="77777777" w:rsidTr="0062772E">
        <w:tc>
          <w:tcPr>
            <w:tcW w:w="3210" w:type="dxa"/>
          </w:tcPr>
          <w:p w14:paraId="4C0D03A4" w14:textId="77777777" w:rsidR="008A630C" w:rsidRPr="00EB27F3" w:rsidRDefault="008A630C" w:rsidP="00D8413D">
            <w:pPr>
              <w:spacing w:line="360" w:lineRule="auto"/>
              <w:jc w:val="center"/>
              <w:rPr>
                <w:b/>
              </w:rPr>
            </w:pPr>
            <w:r w:rsidRPr="00EB27F3">
              <w:rPr>
                <w:b/>
              </w:rPr>
              <w:t>Tenderness</w:t>
            </w:r>
          </w:p>
        </w:tc>
        <w:tc>
          <w:tcPr>
            <w:tcW w:w="3210" w:type="dxa"/>
          </w:tcPr>
          <w:p w14:paraId="2A5199A9" w14:textId="77777777" w:rsidR="008A630C" w:rsidRPr="00EB27F3" w:rsidRDefault="008A630C" w:rsidP="001F6353">
            <w:pPr>
              <w:spacing w:line="360" w:lineRule="auto"/>
              <w:jc w:val="center"/>
            </w:pPr>
          </w:p>
        </w:tc>
        <w:tc>
          <w:tcPr>
            <w:tcW w:w="3210" w:type="dxa"/>
          </w:tcPr>
          <w:p w14:paraId="1780B9EB" w14:textId="77777777" w:rsidR="008A630C" w:rsidRPr="00EB27F3" w:rsidRDefault="008A630C" w:rsidP="001F6353">
            <w:pPr>
              <w:spacing w:line="360" w:lineRule="auto"/>
              <w:jc w:val="center"/>
            </w:pPr>
          </w:p>
        </w:tc>
      </w:tr>
      <w:tr w:rsidR="008A630C" w:rsidRPr="00EB27F3" w14:paraId="0AA4D3F1" w14:textId="77777777" w:rsidTr="0062772E">
        <w:tc>
          <w:tcPr>
            <w:tcW w:w="3210" w:type="dxa"/>
          </w:tcPr>
          <w:p w14:paraId="1F8F701F" w14:textId="77777777" w:rsidR="008A630C" w:rsidRPr="00EB27F3" w:rsidRDefault="008A630C" w:rsidP="00D8413D">
            <w:pPr>
              <w:spacing w:line="360" w:lineRule="auto"/>
              <w:jc w:val="center"/>
            </w:pPr>
            <w:r w:rsidRPr="00EB27F3">
              <w:t>Yes</w:t>
            </w:r>
          </w:p>
        </w:tc>
        <w:tc>
          <w:tcPr>
            <w:tcW w:w="3210" w:type="dxa"/>
          </w:tcPr>
          <w:p w14:paraId="5CCD2043" w14:textId="77777777" w:rsidR="008A630C" w:rsidRPr="00EB27F3" w:rsidRDefault="008A630C" w:rsidP="001F6353">
            <w:pPr>
              <w:spacing w:line="360" w:lineRule="auto"/>
              <w:jc w:val="center"/>
            </w:pPr>
            <w:r w:rsidRPr="00EB27F3">
              <w:t>24</w:t>
            </w:r>
          </w:p>
        </w:tc>
        <w:tc>
          <w:tcPr>
            <w:tcW w:w="3210" w:type="dxa"/>
          </w:tcPr>
          <w:p w14:paraId="445BA3B9" w14:textId="77777777" w:rsidR="008A630C" w:rsidRPr="00EB27F3" w:rsidRDefault="008A630C" w:rsidP="001F6353">
            <w:pPr>
              <w:spacing w:line="360" w:lineRule="auto"/>
              <w:jc w:val="center"/>
            </w:pPr>
            <w:r w:rsidRPr="00EB27F3">
              <w:t>48.0</w:t>
            </w:r>
          </w:p>
        </w:tc>
      </w:tr>
      <w:tr w:rsidR="008A630C" w:rsidRPr="00EB27F3" w14:paraId="709A0312" w14:textId="77777777" w:rsidTr="0062772E">
        <w:tc>
          <w:tcPr>
            <w:tcW w:w="3210" w:type="dxa"/>
          </w:tcPr>
          <w:p w14:paraId="70636EF5" w14:textId="77777777" w:rsidR="008A630C" w:rsidRPr="00EB27F3" w:rsidRDefault="008A630C" w:rsidP="00D8413D">
            <w:pPr>
              <w:spacing w:line="360" w:lineRule="auto"/>
              <w:jc w:val="center"/>
            </w:pPr>
            <w:r w:rsidRPr="00EB27F3">
              <w:t>No</w:t>
            </w:r>
          </w:p>
        </w:tc>
        <w:tc>
          <w:tcPr>
            <w:tcW w:w="3210" w:type="dxa"/>
          </w:tcPr>
          <w:p w14:paraId="31A4A5DD" w14:textId="77777777" w:rsidR="008A630C" w:rsidRPr="00EB27F3" w:rsidRDefault="008A630C" w:rsidP="001F6353">
            <w:pPr>
              <w:spacing w:line="360" w:lineRule="auto"/>
              <w:jc w:val="center"/>
            </w:pPr>
            <w:r w:rsidRPr="00EB27F3">
              <w:t>26</w:t>
            </w:r>
          </w:p>
        </w:tc>
        <w:tc>
          <w:tcPr>
            <w:tcW w:w="3210" w:type="dxa"/>
          </w:tcPr>
          <w:p w14:paraId="147BE8AD" w14:textId="77777777" w:rsidR="008A630C" w:rsidRPr="00EB27F3" w:rsidRDefault="008A630C" w:rsidP="001F6353">
            <w:pPr>
              <w:spacing w:line="360" w:lineRule="auto"/>
              <w:jc w:val="center"/>
            </w:pPr>
            <w:r w:rsidRPr="00EB27F3">
              <w:t>52.0</w:t>
            </w:r>
          </w:p>
        </w:tc>
      </w:tr>
    </w:tbl>
    <w:p w14:paraId="5F74BBA7" w14:textId="77777777" w:rsidR="008A630C" w:rsidRPr="00EB27F3" w:rsidRDefault="008A630C" w:rsidP="008A630C">
      <w:pPr>
        <w:spacing w:line="360" w:lineRule="auto"/>
      </w:pPr>
    </w:p>
    <w:p w14:paraId="1C4FE816" w14:textId="77777777" w:rsidR="008A630C" w:rsidRDefault="008A630C" w:rsidP="00A911B1">
      <w:pPr>
        <w:spacing w:line="480" w:lineRule="auto"/>
        <w:jc w:val="both"/>
        <w:rPr>
          <w:b/>
        </w:rPr>
      </w:pPr>
      <w:r w:rsidRPr="00EB27F3">
        <w:lastRenderedPageBreak/>
        <w:t xml:space="preserve">Table 4 presents the findings from the physical examination of the 50 patients in the study. Regarding pulse, 72% of patients (36 individuals) had a normal pulse, while 28% (14 patients) had a raised pulse. All patients (100%) had a normal temperature, with no patients exhibiting a raised temperature. As for tenderness, 48% (24 patients) showed tenderness during the examination, while 52% (26 patients) did not. </w:t>
      </w:r>
    </w:p>
    <w:p w14:paraId="4087557B" w14:textId="77777777" w:rsidR="008A630C" w:rsidRDefault="008A630C" w:rsidP="00577A3F">
      <w:pPr>
        <w:spacing w:line="360" w:lineRule="auto"/>
        <w:jc w:val="both"/>
        <w:rPr>
          <w:b/>
        </w:rPr>
      </w:pPr>
    </w:p>
    <w:p w14:paraId="22E72015" w14:textId="77777777" w:rsidR="008A630C" w:rsidRDefault="008A630C" w:rsidP="0062772E">
      <w:pPr>
        <w:spacing w:line="360" w:lineRule="auto"/>
        <w:jc w:val="both"/>
        <w:rPr>
          <w:b/>
          <w:bCs/>
        </w:rPr>
      </w:pPr>
      <w:r w:rsidRPr="00EB27F3">
        <w:rPr>
          <w:b/>
          <w:bCs/>
        </w:rPr>
        <w:t xml:space="preserve">Table 5: Distribution of the study </w:t>
      </w:r>
      <w:r w:rsidR="00B85C44">
        <w:rPr>
          <w:b/>
          <w:bCs/>
        </w:rPr>
        <w:t>participants</w:t>
      </w:r>
      <w:r w:rsidR="00B85C44" w:rsidRPr="00EB27F3">
        <w:rPr>
          <w:b/>
          <w:bCs/>
        </w:rPr>
        <w:t xml:space="preserve"> </w:t>
      </w:r>
      <w:r w:rsidRPr="00EB27F3">
        <w:rPr>
          <w:b/>
          <w:bCs/>
        </w:rPr>
        <w:t xml:space="preserve">by gray scale </w:t>
      </w:r>
      <w:r w:rsidR="00E019DE">
        <w:rPr>
          <w:b/>
          <w:bCs/>
        </w:rPr>
        <w:t xml:space="preserve">findings </w:t>
      </w:r>
      <w:r w:rsidRPr="00EB27F3">
        <w:rPr>
          <w:b/>
          <w:bCs/>
        </w:rPr>
        <w:t>(n=50)</w:t>
      </w:r>
    </w:p>
    <w:p w14:paraId="17C69BA6" w14:textId="77777777" w:rsidR="00145E74" w:rsidRPr="00145E74" w:rsidRDefault="00145E74" w:rsidP="0062772E">
      <w:pPr>
        <w:spacing w:line="360" w:lineRule="auto"/>
        <w:jc w:val="both"/>
        <w:rPr>
          <w:b/>
          <w:bCs/>
          <w:sz w:val="14"/>
        </w:rPr>
      </w:pPr>
    </w:p>
    <w:tbl>
      <w:tblPr>
        <w:tblStyle w:val="TableGrid"/>
        <w:tblW w:w="0" w:type="auto"/>
        <w:tblLook w:val="04A0" w:firstRow="1" w:lastRow="0" w:firstColumn="1" w:lastColumn="0" w:noHBand="0" w:noVBand="1"/>
      </w:tblPr>
      <w:tblGrid>
        <w:gridCol w:w="3618"/>
        <w:gridCol w:w="2520"/>
        <w:gridCol w:w="2387"/>
      </w:tblGrid>
      <w:tr w:rsidR="008A630C" w:rsidRPr="00EB27F3" w14:paraId="0C9ADFED" w14:textId="77777777" w:rsidTr="008A630C">
        <w:tc>
          <w:tcPr>
            <w:tcW w:w="3618" w:type="dxa"/>
          </w:tcPr>
          <w:p w14:paraId="394DF6DD" w14:textId="77777777" w:rsidR="008A630C" w:rsidRPr="00EB27F3" w:rsidRDefault="008A630C" w:rsidP="00D8413D">
            <w:pPr>
              <w:spacing w:line="360" w:lineRule="auto"/>
              <w:jc w:val="center"/>
              <w:rPr>
                <w:b/>
                <w:bCs/>
              </w:rPr>
            </w:pPr>
            <w:r w:rsidRPr="00EB27F3">
              <w:rPr>
                <w:b/>
                <w:bCs/>
              </w:rPr>
              <w:t xml:space="preserve">Gray scale </w:t>
            </w:r>
            <w:r>
              <w:rPr>
                <w:b/>
                <w:bCs/>
              </w:rPr>
              <w:t xml:space="preserve">findings </w:t>
            </w:r>
            <w:r w:rsidRPr="00EB27F3">
              <w:rPr>
                <w:b/>
                <w:bCs/>
              </w:rPr>
              <w:t>of the lesion</w:t>
            </w:r>
          </w:p>
        </w:tc>
        <w:tc>
          <w:tcPr>
            <w:tcW w:w="2520" w:type="dxa"/>
          </w:tcPr>
          <w:p w14:paraId="7F0441AA" w14:textId="77777777" w:rsidR="008A630C" w:rsidRPr="00EB27F3" w:rsidRDefault="008A630C" w:rsidP="00D8413D">
            <w:pPr>
              <w:spacing w:line="360" w:lineRule="auto"/>
              <w:jc w:val="center"/>
              <w:rPr>
                <w:b/>
                <w:bCs/>
              </w:rPr>
            </w:pPr>
            <w:r w:rsidRPr="00EB27F3">
              <w:rPr>
                <w:b/>
                <w:bCs/>
              </w:rPr>
              <w:t>Number of patients</w:t>
            </w:r>
          </w:p>
        </w:tc>
        <w:tc>
          <w:tcPr>
            <w:tcW w:w="2387" w:type="dxa"/>
          </w:tcPr>
          <w:p w14:paraId="61581E9A" w14:textId="77777777" w:rsidR="008A630C" w:rsidRPr="00EB27F3" w:rsidRDefault="008A630C" w:rsidP="00D8413D">
            <w:pPr>
              <w:spacing w:line="360" w:lineRule="auto"/>
              <w:jc w:val="center"/>
              <w:rPr>
                <w:b/>
                <w:bCs/>
              </w:rPr>
            </w:pPr>
            <w:r w:rsidRPr="00EB27F3">
              <w:rPr>
                <w:b/>
                <w:bCs/>
              </w:rPr>
              <w:t>Percentage</w:t>
            </w:r>
          </w:p>
        </w:tc>
      </w:tr>
      <w:tr w:rsidR="008A630C" w:rsidRPr="00EB27F3" w14:paraId="1D595E93" w14:textId="77777777" w:rsidTr="008A630C">
        <w:tc>
          <w:tcPr>
            <w:tcW w:w="3618" w:type="dxa"/>
          </w:tcPr>
          <w:p w14:paraId="2C8D42BE" w14:textId="77777777" w:rsidR="008A630C" w:rsidRPr="00EB27F3" w:rsidRDefault="008A630C" w:rsidP="00D8413D">
            <w:pPr>
              <w:spacing w:line="360" w:lineRule="auto"/>
              <w:jc w:val="center"/>
              <w:rPr>
                <w:b/>
              </w:rPr>
            </w:pPr>
            <w:r w:rsidRPr="00EB27F3">
              <w:rPr>
                <w:b/>
                <w:bCs/>
              </w:rPr>
              <w:t>Type of the lesion</w:t>
            </w:r>
          </w:p>
        </w:tc>
        <w:tc>
          <w:tcPr>
            <w:tcW w:w="2520" w:type="dxa"/>
          </w:tcPr>
          <w:p w14:paraId="42463CFA" w14:textId="77777777" w:rsidR="008A630C" w:rsidRPr="00EB27F3" w:rsidRDefault="008A630C" w:rsidP="0062772E">
            <w:pPr>
              <w:spacing w:line="360" w:lineRule="auto"/>
            </w:pPr>
          </w:p>
        </w:tc>
        <w:tc>
          <w:tcPr>
            <w:tcW w:w="2387" w:type="dxa"/>
          </w:tcPr>
          <w:p w14:paraId="1B9E2760" w14:textId="77777777" w:rsidR="008A630C" w:rsidRPr="00EB27F3" w:rsidRDefault="008A630C" w:rsidP="0062772E">
            <w:pPr>
              <w:spacing w:line="360" w:lineRule="auto"/>
            </w:pPr>
          </w:p>
        </w:tc>
      </w:tr>
      <w:tr w:rsidR="008A630C" w:rsidRPr="00EB27F3" w14:paraId="60C5F915" w14:textId="77777777" w:rsidTr="008A630C">
        <w:tc>
          <w:tcPr>
            <w:tcW w:w="3618" w:type="dxa"/>
          </w:tcPr>
          <w:p w14:paraId="088DF8EF" w14:textId="77777777" w:rsidR="008A630C" w:rsidRPr="00EB27F3" w:rsidRDefault="008A630C" w:rsidP="00D8413D">
            <w:pPr>
              <w:spacing w:line="360" w:lineRule="auto"/>
              <w:jc w:val="center"/>
            </w:pPr>
            <w:r w:rsidRPr="00EB27F3">
              <w:t>Focal</w:t>
            </w:r>
          </w:p>
        </w:tc>
        <w:tc>
          <w:tcPr>
            <w:tcW w:w="2520" w:type="dxa"/>
          </w:tcPr>
          <w:p w14:paraId="49939FE5" w14:textId="77777777" w:rsidR="008A630C" w:rsidRPr="00EB27F3" w:rsidRDefault="008A630C" w:rsidP="001F6353">
            <w:pPr>
              <w:spacing w:line="360" w:lineRule="auto"/>
              <w:jc w:val="center"/>
            </w:pPr>
            <w:r w:rsidRPr="00EB27F3">
              <w:t>33</w:t>
            </w:r>
          </w:p>
        </w:tc>
        <w:tc>
          <w:tcPr>
            <w:tcW w:w="2387" w:type="dxa"/>
          </w:tcPr>
          <w:p w14:paraId="3F6A0170" w14:textId="77777777" w:rsidR="008A630C" w:rsidRPr="00EB27F3" w:rsidRDefault="008A630C" w:rsidP="001F6353">
            <w:pPr>
              <w:spacing w:line="360" w:lineRule="auto"/>
              <w:jc w:val="center"/>
            </w:pPr>
            <w:r w:rsidRPr="00EB27F3">
              <w:t>66.0</w:t>
            </w:r>
          </w:p>
        </w:tc>
      </w:tr>
      <w:tr w:rsidR="008A630C" w:rsidRPr="00EB27F3" w14:paraId="6E20E32D" w14:textId="77777777" w:rsidTr="008A630C">
        <w:tc>
          <w:tcPr>
            <w:tcW w:w="3618" w:type="dxa"/>
          </w:tcPr>
          <w:p w14:paraId="25F17AD7" w14:textId="77777777" w:rsidR="008A630C" w:rsidRPr="00EB27F3" w:rsidRDefault="008A630C" w:rsidP="00D8413D">
            <w:pPr>
              <w:spacing w:line="360" w:lineRule="auto"/>
              <w:jc w:val="center"/>
            </w:pPr>
            <w:r w:rsidRPr="00EB27F3">
              <w:t>Diffuse</w:t>
            </w:r>
          </w:p>
        </w:tc>
        <w:tc>
          <w:tcPr>
            <w:tcW w:w="2520" w:type="dxa"/>
          </w:tcPr>
          <w:p w14:paraId="3C024646" w14:textId="77777777" w:rsidR="008A630C" w:rsidRPr="00EB27F3" w:rsidRDefault="008A630C" w:rsidP="001F6353">
            <w:pPr>
              <w:spacing w:line="360" w:lineRule="auto"/>
              <w:jc w:val="center"/>
            </w:pPr>
            <w:r w:rsidRPr="00EB27F3">
              <w:t>17</w:t>
            </w:r>
          </w:p>
        </w:tc>
        <w:tc>
          <w:tcPr>
            <w:tcW w:w="2387" w:type="dxa"/>
          </w:tcPr>
          <w:p w14:paraId="3E4EBFCD" w14:textId="77777777" w:rsidR="008A630C" w:rsidRPr="00EB27F3" w:rsidRDefault="008A630C" w:rsidP="001F6353">
            <w:pPr>
              <w:spacing w:line="360" w:lineRule="auto"/>
              <w:jc w:val="center"/>
            </w:pPr>
            <w:r w:rsidRPr="00EB27F3">
              <w:t>34.0</w:t>
            </w:r>
          </w:p>
        </w:tc>
      </w:tr>
      <w:tr w:rsidR="00B00ABB" w:rsidRPr="00EB27F3" w14:paraId="59E70DA8" w14:textId="77777777" w:rsidTr="008A630C">
        <w:tc>
          <w:tcPr>
            <w:tcW w:w="3618" w:type="dxa"/>
          </w:tcPr>
          <w:p w14:paraId="7EB82F07" w14:textId="77777777" w:rsidR="00B00ABB" w:rsidRPr="00B00ABB" w:rsidRDefault="00B00ABB" w:rsidP="00D8413D">
            <w:pPr>
              <w:spacing w:line="360" w:lineRule="auto"/>
              <w:jc w:val="center"/>
              <w:rPr>
                <w:b/>
              </w:rPr>
            </w:pPr>
            <w:r w:rsidRPr="00B00ABB">
              <w:rPr>
                <w:b/>
              </w:rPr>
              <w:t>Size of the lesion</w:t>
            </w:r>
          </w:p>
        </w:tc>
        <w:tc>
          <w:tcPr>
            <w:tcW w:w="2520" w:type="dxa"/>
          </w:tcPr>
          <w:p w14:paraId="7AF11F25" w14:textId="77777777" w:rsidR="00B00ABB" w:rsidRPr="00EB27F3" w:rsidRDefault="00B00ABB" w:rsidP="001F6353">
            <w:pPr>
              <w:spacing w:line="360" w:lineRule="auto"/>
              <w:jc w:val="center"/>
            </w:pPr>
          </w:p>
        </w:tc>
        <w:tc>
          <w:tcPr>
            <w:tcW w:w="2387" w:type="dxa"/>
          </w:tcPr>
          <w:p w14:paraId="0F44B52C" w14:textId="77777777" w:rsidR="00B00ABB" w:rsidRPr="00EB27F3" w:rsidRDefault="00B00ABB" w:rsidP="001F6353">
            <w:pPr>
              <w:spacing w:line="360" w:lineRule="auto"/>
              <w:jc w:val="center"/>
            </w:pPr>
          </w:p>
        </w:tc>
      </w:tr>
      <w:tr w:rsidR="00B00ABB" w:rsidRPr="00EB27F3" w14:paraId="3FC66AF0" w14:textId="77777777" w:rsidTr="008A630C">
        <w:tc>
          <w:tcPr>
            <w:tcW w:w="3618" w:type="dxa"/>
          </w:tcPr>
          <w:p w14:paraId="1003DA79" w14:textId="77777777" w:rsidR="00B00ABB" w:rsidRDefault="00B00ABB" w:rsidP="00D8413D">
            <w:pPr>
              <w:spacing w:line="360" w:lineRule="auto"/>
              <w:jc w:val="center"/>
            </w:pPr>
            <w:r>
              <w:t>≤1.5 cm</w:t>
            </w:r>
          </w:p>
        </w:tc>
        <w:tc>
          <w:tcPr>
            <w:tcW w:w="2520" w:type="dxa"/>
          </w:tcPr>
          <w:p w14:paraId="7EE111C5" w14:textId="77777777" w:rsidR="00B00ABB" w:rsidRPr="00EB27F3" w:rsidRDefault="00B00ABB" w:rsidP="001F6353">
            <w:pPr>
              <w:spacing w:line="360" w:lineRule="auto"/>
              <w:jc w:val="center"/>
            </w:pPr>
            <w:r>
              <w:t>0</w:t>
            </w:r>
          </w:p>
        </w:tc>
        <w:tc>
          <w:tcPr>
            <w:tcW w:w="2387" w:type="dxa"/>
          </w:tcPr>
          <w:p w14:paraId="1B73AD27" w14:textId="77777777" w:rsidR="00B00ABB" w:rsidRPr="00EB27F3" w:rsidRDefault="00B00ABB" w:rsidP="001F6353">
            <w:pPr>
              <w:spacing w:line="360" w:lineRule="auto"/>
              <w:jc w:val="center"/>
            </w:pPr>
            <w:r>
              <w:t>0</w:t>
            </w:r>
          </w:p>
        </w:tc>
      </w:tr>
      <w:tr w:rsidR="00B00ABB" w:rsidRPr="00EB27F3" w14:paraId="0FB18767" w14:textId="77777777" w:rsidTr="008A630C">
        <w:tc>
          <w:tcPr>
            <w:tcW w:w="3618" w:type="dxa"/>
          </w:tcPr>
          <w:p w14:paraId="3A0154C0" w14:textId="77777777" w:rsidR="00B00ABB" w:rsidRDefault="00B00ABB" w:rsidP="00D8413D">
            <w:pPr>
              <w:spacing w:line="360" w:lineRule="auto"/>
              <w:jc w:val="center"/>
            </w:pPr>
            <w:r>
              <w:t>&gt;1.5 cm</w:t>
            </w:r>
          </w:p>
        </w:tc>
        <w:tc>
          <w:tcPr>
            <w:tcW w:w="2520" w:type="dxa"/>
          </w:tcPr>
          <w:p w14:paraId="601D223D" w14:textId="77777777" w:rsidR="00B00ABB" w:rsidRDefault="00B00ABB" w:rsidP="001F6353">
            <w:pPr>
              <w:spacing w:line="360" w:lineRule="auto"/>
              <w:jc w:val="center"/>
            </w:pPr>
            <w:r>
              <w:t>50</w:t>
            </w:r>
          </w:p>
        </w:tc>
        <w:tc>
          <w:tcPr>
            <w:tcW w:w="2387" w:type="dxa"/>
          </w:tcPr>
          <w:p w14:paraId="58B76BDB" w14:textId="77777777" w:rsidR="00B00ABB" w:rsidRDefault="00B00ABB" w:rsidP="001F6353">
            <w:pPr>
              <w:spacing w:line="360" w:lineRule="auto"/>
              <w:jc w:val="center"/>
            </w:pPr>
            <w:r>
              <w:t>100.0</w:t>
            </w:r>
          </w:p>
        </w:tc>
      </w:tr>
      <w:tr w:rsidR="008A630C" w:rsidRPr="00EB27F3" w14:paraId="6593AF36" w14:textId="77777777" w:rsidTr="008A630C">
        <w:tc>
          <w:tcPr>
            <w:tcW w:w="3618" w:type="dxa"/>
          </w:tcPr>
          <w:p w14:paraId="28A441E7" w14:textId="77777777" w:rsidR="008A630C" w:rsidRPr="00EB27F3" w:rsidRDefault="008A630C" w:rsidP="00D8413D">
            <w:pPr>
              <w:spacing w:line="360" w:lineRule="auto"/>
              <w:jc w:val="center"/>
              <w:rPr>
                <w:b/>
              </w:rPr>
            </w:pPr>
            <w:r w:rsidRPr="00EB27F3">
              <w:rPr>
                <w:b/>
              </w:rPr>
              <w:t>Echogenicity of the lesion</w:t>
            </w:r>
          </w:p>
        </w:tc>
        <w:tc>
          <w:tcPr>
            <w:tcW w:w="2520" w:type="dxa"/>
          </w:tcPr>
          <w:p w14:paraId="4080F955" w14:textId="77777777" w:rsidR="008A630C" w:rsidRPr="00EB27F3" w:rsidRDefault="008A630C" w:rsidP="001F6353">
            <w:pPr>
              <w:spacing w:line="360" w:lineRule="auto"/>
              <w:jc w:val="center"/>
            </w:pPr>
          </w:p>
        </w:tc>
        <w:tc>
          <w:tcPr>
            <w:tcW w:w="2387" w:type="dxa"/>
          </w:tcPr>
          <w:p w14:paraId="2EEA177C" w14:textId="77777777" w:rsidR="008A630C" w:rsidRPr="00EB27F3" w:rsidRDefault="008A630C" w:rsidP="001F6353">
            <w:pPr>
              <w:spacing w:line="360" w:lineRule="auto"/>
              <w:jc w:val="center"/>
            </w:pPr>
          </w:p>
        </w:tc>
      </w:tr>
      <w:tr w:rsidR="008A630C" w:rsidRPr="00EB27F3" w14:paraId="426DD688" w14:textId="77777777" w:rsidTr="008A630C">
        <w:tc>
          <w:tcPr>
            <w:tcW w:w="3618" w:type="dxa"/>
          </w:tcPr>
          <w:p w14:paraId="6DB5892D" w14:textId="77777777" w:rsidR="008A630C" w:rsidRPr="00EB27F3" w:rsidRDefault="008A630C" w:rsidP="00D8413D">
            <w:pPr>
              <w:spacing w:line="360" w:lineRule="auto"/>
              <w:jc w:val="center"/>
            </w:pPr>
            <w:r w:rsidRPr="00EB27F3">
              <w:t>Homogeneously hypoechoic</w:t>
            </w:r>
          </w:p>
        </w:tc>
        <w:tc>
          <w:tcPr>
            <w:tcW w:w="2520" w:type="dxa"/>
          </w:tcPr>
          <w:p w14:paraId="685C6607" w14:textId="77777777" w:rsidR="008A630C" w:rsidRPr="00EB27F3" w:rsidRDefault="008A630C" w:rsidP="001F6353">
            <w:pPr>
              <w:spacing w:line="360" w:lineRule="auto"/>
              <w:jc w:val="center"/>
            </w:pPr>
            <w:r w:rsidRPr="00EB27F3">
              <w:t>14</w:t>
            </w:r>
          </w:p>
        </w:tc>
        <w:tc>
          <w:tcPr>
            <w:tcW w:w="2387" w:type="dxa"/>
          </w:tcPr>
          <w:p w14:paraId="3BC2FCED" w14:textId="77777777" w:rsidR="008A630C" w:rsidRPr="00EB27F3" w:rsidRDefault="008A630C" w:rsidP="001F6353">
            <w:pPr>
              <w:spacing w:line="360" w:lineRule="auto"/>
              <w:jc w:val="center"/>
            </w:pPr>
            <w:r w:rsidRPr="00EB27F3">
              <w:t>28.0</w:t>
            </w:r>
          </w:p>
        </w:tc>
      </w:tr>
      <w:tr w:rsidR="008A630C" w:rsidRPr="00EB27F3" w14:paraId="1675F711" w14:textId="77777777" w:rsidTr="008A630C">
        <w:tc>
          <w:tcPr>
            <w:tcW w:w="3618" w:type="dxa"/>
          </w:tcPr>
          <w:p w14:paraId="0ACBEF5C" w14:textId="77777777" w:rsidR="008A630C" w:rsidRPr="00EB27F3" w:rsidRDefault="008A630C" w:rsidP="00D8413D">
            <w:pPr>
              <w:spacing w:line="360" w:lineRule="auto"/>
              <w:jc w:val="center"/>
            </w:pPr>
            <w:r w:rsidRPr="00EB27F3">
              <w:t>Mixed echogenic heterogen</w:t>
            </w:r>
            <w:r>
              <w:t>e</w:t>
            </w:r>
            <w:r w:rsidRPr="00EB27F3">
              <w:t>ous</w:t>
            </w:r>
          </w:p>
        </w:tc>
        <w:tc>
          <w:tcPr>
            <w:tcW w:w="2520" w:type="dxa"/>
          </w:tcPr>
          <w:p w14:paraId="4CAA48A1" w14:textId="77777777" w:rsidR="008A630C" w:rsidRPr="00EB27F3" w:rsidRDefault="008A630C" w:rsidP="001F6353">
            <w:pPr>
              <w:spacing w:line="360" w:lineRule="auto"/>
              <w:jc w:val="center"/>
            </w:pPr>
            <w:r w:rsidRPr="00EB27F3">
              <w:t>36</w:t>
            </w:r>
          </w:p>
        </w:tc>
        <w:tc>
          <w:tcPr>
            <w:tcW w:w="2387" w:type="dxa"/>
          </w:tcPr>
          <w:p w14:paraId="3BB128C6" w14:textId="77777777" w:rsidR="008A630C" w:rsidRPr="00EB27F3" w:rsidRDefault="008A630C" w:rsidP="001F6353">
            <w:pPr>
              <w:spacing w:line="360" w:lineRule="auto"/>
              <w:jc w:val="center"/>
            </w:pPr>
            <w:r w:rsidRPr="00EB27F3">
              <w:t>72.0</w:t>
            </w:r>
          </w:p>
        </w:tc>
      </w:tr>
      <w:tr w:rsidR="008A630C" w:rsidRPr="00EB27F3" w14:paraId="3100E6BA" w14:textId="77777777" w:rsidTr="008A630C">
        <w:tc>
          <w:tcPr>
            <w:tcW w:w="3618" w:type="dxa"/>
          </w:tcPr>
          <w:p w14:paraId="4694176D" w14:textId="77777777" w:rsidR="008A630C" w:rsidRPr="00EB27F3" w:rsidRDefault="008A630C" w:rsidP="00D8413D">
            <w:pPr>
              <w:spacing w:line="360" w:lineRule="auto"/>
              <w:jc w:val="center"/>
              <w:rPr>
                <w:b/>
              </w:rPr>
            </w:pPr>
            <w:r w:rsidRPr="00EB27F3">
              <w:rPr>
                <w:b/>
              </w:rPr>
              <w:t>Margin of lesion</w:t>
            </w:r>
          </w:p>
        </w:tc>
        <w:tc>
          <w:tcPr>
            <w:tcW w:w="2520" w:type="dxa"/>
          </w:tcPr>
          <w:p w14:paraId="3A5378AE" w14:textId="77777777" w:rsidR="008A630C" w:rsidRPr="00EB27F3" w:rsidRDefault="008A630C" w:rsidP="001F6353">
            <w:pPr>
              <w:spacing w:line="360" w:lineRule="auto"/>
              <w:jc w:val="center"/>
            </w:pPr>
          </w:p>
        </w:tc>
        <w:tc>
          <w:tcPr>
            <w:tcW w:w="2387" w:type="dxa"/>
          </w:tcPr>
          <w:p w14:paraId="2F497B03" w14:textId="77777777" w:rsidR="008A630C" w:rsidRPr="00EB27F3" w:rsidRDefault="008A630C" w:rsidP="001F6353">
            <w:pPr>
              <w:spacing w:line="360" w:lineRule="auto"/>
              <w:jc w:val="center"/>
            </w:pPr>
          </w:p>
        </w:tc>
      </w:tr>
      <w:tr w:rsidR="008A630C" w:rsidRPr="00EB27F3" w14:paraId="7870A893" w14:textId="77777777" w:rsidTr="008A630C">
        <w:tc>
          <w:tcPr>
            <w:tcW w:w="3618" w:type="dxa"/>
          </w:tcPr>
          <w:p w14:paraId="0AA02FBC" w14:textId="77777777" w:rsidR="008A630C" w:rsidRPr="00EB27F3" w:rsidRDefault="008A630C" w:rsidP="00D8413D">
            <w:pPr>
              <w:spacing w:line="360" w:lineRule="auto"/>
              <w:jc w:val="center"/>
            </w:pPr>
            <w:proofErr w:type="gramStart"/>
            <w:r w:rsidRPr="00EB27F3">
              <w:t>Well</w:t>
            </w:r>
            <w:proofErr w:type="gramEnd"/>
            <w:r w:rsidRPr="00EB27F3">
              <w:t xml:space="preserve"> defined</w:t>
            </w:r>
          </w:p>
        </w:tc>
        <w:tc>
          <w:tcPr>
            <w:tcW w:w="2520" w:type="dxa"/>
          </w:tcPr>
          <w:p w14:paraId="3E5401AF" w14:textId="77777777" w:rsidR="008A630C" w:rsidRPr="00EB27F3" w:rsidRDefault="008A630C" w:rsidP="001F6353">
            <w:pPr>
              <w:spacing w:line="360" w:lineRule="auto"/>
              <w:jc w:val="center"/>
            </w:pPr>
            <w:r w:rsidRPr="00EB27F3">
              <w:t>10</w:t>
            </w:r>
          </w:p>
        </w:tc>
        <w:tc>
          <w:tcPr>
            <w:tcW w:w="2387" w:type="dxa"/>
          </w:tcPr>
          <w:p w14:paraId="37D16DDE" w14:textId="77777777" w:rsidR="008A630C" w:rsidRPr="00EB27F3" w:rsidRDefault="008A630C" w:rsidP="001F6353">
            <w:pPr>
              <w:spacing w:line="360" w:lineRule="auto"/>
              <w:jc w:val="center"/>
            </w:pPr>
            <w:r w:rsidRPr="00EB27F3">
              <w:t>20.0</w:t>
            </w:r>
          </w:p>
        </w:tc>
      </w:tr>
      <w:tr w:rsidR="008A630C" w:rsidRPr="00EB27F3" w14:paraId="7B8C6635" w14:textId="77777777" w:rsidTr="008A630C">
        <w:tc>
          <w:tcPr>
            <w:tcW w:w="3618" w:type="dxa"/>
          </w:tcPr>
          <w:p w14:paraId="150001D2" w14:textId="77777777" w:rsidR="008A630C" w:rsidRPr="00EB27F3" w:rsidRDefault="008A630C" w:rsidP="00D8413D">
            <w:pPr>
              <w:spacing w:line="360" w:lineRule="auto"/>
              <w:jc w:val="center"/>
            </w:pPr>
            <w:r w:rsidRPr="00EB27F3">
              <w:t>Poorly defined</w:t>
            </w:r>
          </w:p>
        </w:tc>
        <w:tc>
          <w:tcPr>
            <w:tcW w:w="2520" w:type="dxa"/>
          </w:tcPr>
          <w:p w14:paraId="3C5296DA" w14:textId="77777777" w:rsidR="008A630C" w:rsidRPr="00EB27F3" w:rsidRDefault="008A630C" w:rsidP="001F6353">
            <w:pPr>
              <w:spacing w:line="360" w:lineRule="auto"/>
              <w:jc w:val="center"/>
            </w:pPr>
            <w:r w:rsidRPr="00EB27F3">
              <w:t>40</w:t>
            </w:r>
          </w:p>
        </w:tc>
        <w:tc>
          <w:tcPr>
            <w:tcW w:w="2387" w:type="dxa"/>
          </w:tcPr>
          <w:p w14:paraId="47720090" w14:textId="77777777" w:rsidR="008A630C" w:rsidRPr="00EB27F3" w:rsidRDefault="008A630C" w:rsidP="001F6353">
            <w:pPr>
              <w:spacing w:line="360" w:lineRule="auto"/>
              <w:jc w:val="center"/>
            </w:pPr>
            <w:r w:rsidRPr="00EB27F3">
              <w:t>80.0</w:t>
            </w:r>
          </w:p>
        </w:tc>
      </w:tr>
    </w:tbl>
    <w:p w14:paraId="5439ED8C" w14:textId="77777777" w:rsidR="008A630C" w:rsidRPr="00EB27F3" w:rsidRDefault="008A630C" w:rsidP="008A630C">
      <w:pPr>
        <w:spacing w:line="360" w:lineRule="auto"/>
      </w:pPr>
    </w:p>
    <w:p w14:paraId="4D5AFC16" w14:textId="77777777" w:rsidR="008A630C" w:rsidRDefault="00B85C44" w:rsidP="008A630C">
      <w:pPr>
        <w:spacing w:line="480" w:lineRule="auto"/>
        <w:jc w:val="both"/>
      </w:pPr>
      <w:r w:rsidRPr="00B85C44">
        <w:t xml:space="preserve">The distribution of the 50 patients according to the grayscale features of their lesions as seen on imaging is shown in Table 5. </w:t>
      </w:r>
      <w:r w:rsidR="008A630C" w:rsidRPr="00EB27F3">
        <w:t xml:space="preserve">Regarding the type of lesion, 66% (33 patients) had focal lesions, while 34% (17 patients) had diffuse lesions. </w:t>
      </w:r>
      <w:r w:rsidR="00B00ABB" w:rsidRPr="00EB27F3">
        <w:t xml:space="preserve">All patients (100%) </w:t>
      </w:r>
      <w:r w:rsidR="00B00ABB" w:rsidRPr="00B00ABB">
        <w:t xml:space="preserve">had size of the lesion </w:t>
      </w:r>
      <w:r w:rsidR="00B00ABB">
        <w:t>&gt;1.5 cm.</w:t>
      </w:r>
      <w:r w:rsidR="00B00ABB" w:rsidRPr="00EB27F3">
        <w:t xml:space="preserve"> </w:t>
      </w:r>
      <w:r w:rsidR="008A630C" w:rsidRPr="00EB27F3">
        <w:t xml:space="preserve">In terms of echogenicity, 72% (36 patients) exhibited mixed echogenic heterogeneous lesions, 28% (14 patients) had homogeneously hypoechoic lesions. As for the margin of the lesions, 80% (40 patients) had poorly defined margins, while only 20% (10 patients) had well-defined margins. </w:t>
      </w:r>
    </w:p>
    <w:p w14:paraId="3685A4DF" w14:textId="77777777" w:rsidR="00F15F7A" w:rsidRDefault="00F15F7A" w:rsidP="003003AE">
      <w:pPr>
        <w:spacing w:line="360" w:lineRule="auto"/>
        <w:jc w:val="both"/>
        <w:rPr>
          <w:b/>
          <w:bCs/>
        </w:rPr>
      </w:pPr>
      <w:r w:rsidRPr="00EB27F3">
        <w:rPr>
          <w:b/>
          <w:bCs/>
        </w:rPr>
        <w:lastRenderedPageBreak/>
        <w:t xml:space="preserve">Table 6: </w:t>
      </w:r>
      <w:r w:rsidR="003003AE" w:rsidRPr="003003AE">
        <w:rPr>
          <w:b/>
          <w:bCs/>
        </w:rPr>
        <w:t xml:space="preserve">The </w:t>
      </w:r>
      <w:r w:rsidR="003003AE">
        <w:rPr>
          <w:b/>
          <w:bCs/>
        </w:rPr>
        <w:t>study</w:t>
      </w:r>
      <w:r w:rsidR="003003AE" w:rsidRPr="003003AE">
        <w:rPr>
          <w:b/>
          <w:bCs/>
        </w:rPr>
        <w:t xml:space="preserve"> patients' distribution </w:t>
      </w:r>
      <w:r w:rsidRPr="00EB27F3">
        <w:rPr>
          <w:b/>
          <w:bCs/>
        </w:rPr>
        <w:t xml:space="preserve">by </w:t>
      </w:r>
      <w:r w:rsidR="009B3886" w:rsidRPr="009B3886">
        <w:rPr>
          <w:b/>
          <w:bCs/>
        </w:rPr>
        <w:t>color Doppler</w:t>
      </w:r>
      <w:r w:rsidRPr="00EB27F3">
        <w:rPr>
          <w:b/>
          <w:bCs/>
        </w:rPr>
        <w:t xml:space="preserve"> finding (n=50)</w:t>
      </w:r>
    </w:p>
    <w:p w14:paraId="4012C06D" w14:textId="77777777" w:rsidR="00B55CD6" w:rsidRPr="00B55CD6" w:rsidRDefault="00B55CD6" w:rsidP="0062772E">
      <w:pPr>
        <w:spacing w:line="360" w:lineRule="auto"/>
        <w:jc w:val="both"/>
        <w:rPr>
          <w:b/>
          <w:bCs/>
          <w:sz w:val="12"/>
        </w:rPr>
      </w:pPr>
    </w:p>
    <w:tbl>
      <w:tblPr>
        <w:tblStyle w:val="TableGrid"/>
        <w:tblW w:w="0" w:type="auto"/>
        <w:tblLook w:val="04A0" w:firstRow="1" w:lastRow="0" w:firstColumn="1" w:lastColumn="0" w:noHBand="0" w:noVBand="1"/>
      </w:tblPr>
      <w:tblGrid>
        <w:gridCol w:w="3078"/>
        <w:gridCol w:w="2589"/>
        <w:gridCol w:w="2858"/>
      </w:tblGrid>
      <w:tr w:rsidR="00F15F7A" w:rsidRPr="00EB27F3" w14:paraId="0C64CC63" w14:textId="77777777" w:rsidTr="00F0666F">
        <w:tc>
          <w:tcPr>
            <w:tcW w:w="3078" w:type="dxa"/>
          </w:tcPr>
          <w:p w14:paraId="2A6CDF07" w14:textId="77777777" w:rsidR="00F15F7A" w:rsidRPr="00EB27F3" w:rsidRDefault="009B3886" w:rsidP="00D8413D">
            <w:pPr>
              <w:spacing w:line="360" w:lineRule="auto"/>
              <w:jc w:val="center"/>
              <w:rPr>
                <w:b/>
                <w:bCs/>
              </w:rPr>
            </w:pPr>
            <w:r>
              <w:rPr>
                <w:b/>
                <w:bCs/>
              </w:rPr>
              <w:t>C</w:t>
            </w:r>
            <w:r w:rsidRPr="009B3886">
              <w:rPr>
                <w:b/>
                <w:bCs/>
              </w:rPr>
              <w:t>olor Doppler</w:t>
            </w:r>
            <w:r w:rsidR="00F15F7A" w:rsidRPr="00EB27F3">
              <w:rPr>
                <w:b/>
                <w:bCs/>
              </w:rPr>
              <w:t xml:space="preserve"> finding of testicular lesion</w:t>
            </w:r>
          </w:p>
        </w:tc>
        <w:tc>
          <w:tcPr>
            <w:tcW w:w="2589" w:type="dxa"/>
          </w:tcPr>
          <w:p w14:paraId="2DB4E9AF" w14:textId="77777777" w:rsidR="00F15F7A" w:rsidRPr="00EB27F3" w:rsidRDefault="00F15F7A" w:rsidP="00D8413D">
            <w:pPr>
              <w:spacing w:line="360" w:lineRule="auto"/>
              <w:jc w:val="center"/>
              <w:rPr>
                <w:b/>
                <w:bCs/>
              </w:rPr>
            </w:pPr>
            <w:r w:rsidRPr="00EB27F3">
              <w:rPr>
                <w:b/>
                <w:bCs/>
              </w:rPr>
              <w:t>Number of patients</w:t>
            </w:r>
          </w:p>
        </w:tc>
        <w:tc>
          <w:tcPr>
            <w:tcW w:w="2858" w:type="dxa"/>
          </w:tcPr>
          <w:p w14:paraId="1075A5C2" w14:textId="77777777" w:rsidR="00F15F7A" w:rsidRPr="00EB27F3" w:rsidRDefault="00F15F7A" w:rsidP="00D8413D">
            <w:pPr>
              <w:spacing w:line="360" w:lineRule="auto"/>
              <w:jc w:val="center"/>
              <w:rPr>
                <w:b/>
                <w:bCs/>
              </w:rPr>
            </w:pPr>
            <w:r w:rsidRPr="00EB27F3">
              <w:rPr>
                <w:b/>
                <w:bCs/>
              </w:rPr>
              <w:t>Percentage</w:t>
            </w:r>
          </w:p>
        </w:tc>
      </w:tr>
      <w:tr w:rsidR="00F15F7A" w:rsidRPr="00EB27F3" w14:paraId="645A736F" w14:textId="77777777" w:rsidTr="00F0666F">
        <w:tc>
          <w:tcPr>
            <w:tcW w:w="3078" w:type="dxa"/>
          </w:tcPr>
          <w:p w14:paraId="12019B54" w14:textId="77777777" w:rsidR="00F15F7A" w:rsidRPr="00EB27F3" w:rsidRDefault="00F15F7A" w:rsidP="00D8413D">
            <w:pPr>
              <w:spacing w:line="360" w:lineRule="auto"/>
              <w:jc w:val="center"/>
              <w:rPr>
                <w:b/>
              </w:rPr>
            </w:pPr>
            <w:r w:rsidRPr="00EB27F3">
              <w:rPr>
                <w:b/>
              </w:rPr>
              <w:t>Grades of vascularity</w:t>
            </w:r>
          </w:p>
        </w:tc>
        <w:tc>
          <w:tcPr>
            <w:tcW w:w="2589" w:type="dxa"/>
          </w:tcPr>
          <w:p w14:paraId="62B0A32E" w14:textId="77777777" w:rsidR="00F15F7A" w:rsidRPr="00EB27F3" w:rsidRDefault="00F15F7A" w:rsidP="001F6353">
            <w:pPr>
              <w:spacing w:line="360" w:lineRule="auto"/>
              <w:jc w:val="center"/>
            </w:pPr>
          </w:p>
        </w:tc>
        <w:tc>
          <w:tcPr>
            <w:tcW w:w="2858" w:type="dxa"/>
          </w:tcPr>
          <w:p w14:paraId="2D71085C" w14:textId="77777777" w:rsidR="00F15F7A" w:rsidRPr="00EB27F3" w:rsidRDefault="00F15F7A" w:rsidP="0062772E">
            <w:pPr>
              <w:spacing w:line="360" w:lineRule="auto"/>
            </w:pPr>
          </w:p>
        </w:tc>
      </w:tr>
      <w:tr w:rsidR="00F15F7A" w:rsidRPr="00EB27F3" w14:paraId="125F4DEE" w14:textId="77777777" w:rsidTr="00F0666F">
        <w:tc>
          <w:tcPr>
            <w:tcW w:w="3078" w:type="dxa"/>
          </w:tcPr>
          <w:p w14:paraId="7D0B4422" w14:textId="77777777" w:rsidR="00F15F7A" w:rsidRPr="00EB27F3" w:rsidRDefault="00246337" w:rsidP="00D8413D">
            <w:pPr>
              <w:spacing w:line="360" w:lineRule="auto"/>
              <w:jc w:val="center"/>
            </w:pPr>
            <w:r>
              <w:t>Grade 1</w:t>
            </w:r>
          </w:p>
        </w:tc>
        <w:tc>
          <w:tcPr>
            <w:tcW w:w="2589" w:type="dxa"/>
          </w:tcPr>
          <w:p w14:paraId="3441D240" w14:textId="77777777" w:rsidR="00F15F7A" w:rsidRPr="00EB27F3" w:rsidRDefault="00F15F7A" w:rsidP="001F6353">
            <w:pPr>
              <w:spacing w:line="360" w:lineRule="auto"/>
              <w:jc w:val="center"/>
            </w:pPr>
            <w:r w:rsidRPr="00EB27F3">
              <w:t>5</w:t>
            </w:r>
          </w:p>
        </w:tc>
        <w:tc>
          <w:tcPr>
            <w:tcW w:w="2858" w:type="dxa"/>
          </w:tcPr>
          <w:p w14:paraId="5C2BAB81" w14:textId="77777777" w:rsidR="00F15F7A" w:rsidRPr="00EB27F3" w:rsidRDefault="00F15F7A" w:rsidP="001F6353">
            <w:pPr>
              <w:spacing w:line="360" w:lineRule="auto"/>
              <w:jc w:val="center"/>
            </w:pPr>
            <w:r w:rsidRPr="00EB27F3">
              <w:t>10.0</w:t>
            </w:r>
          </w:p>
        </w:tc>
      </w:tr>
      <w:tr w:rsidR="00F15F7A" w:rsidRPr="00EB27F3" w14:paraId="7CC8B0C1" w14:textId="77777777" w:rsidTr="00F0666F">
        <w:tc>
          <w:tcPr>
            <w:tcW w:w="3078" w:type="dxa"/>
          </w:tcPr>
          <w:p w14:paraId="6D3D63AC" w14:textId="77777777" w:rsidR="00F15F7A" w:rsidRPr="00EB27F3" w:rsidRDefault="00246337" w:rsidP="00D8413D">
            <w:pPr>
              <w:spacing w:line="360" w:lineRule="auto"/>
              <w:jc w:val="center"/>
            </w:pPr>
            <w:r>
              <w:t>Grade 2</w:t>
            </w:r>
          </w:p>
        </w:tc>
        <w:tc>
          <w:tcPr>
            <w:tcW w:w="2589" w:type="dxa"/>
          </w:tcPr>
          <w:p w14:paraId="6725B0DF" w14:textId="77777777" w:rsidR="00F15F7A" w:rsidRPr="00EB27F3" w:rsidRDefault="00F15F7A" w:rsidP="001F6353">
            <w:pPr>
              <w:spacing w:line="360" w:lineRule="auto"/>
              <w:jc w:val="center"/>
            </w:pPr>
            <w:r w:rsidRPr="00EB27F3">
              <w:t>32</w:t>
            </w:r>
          </w:p>
        </w:tc>
        <w:tc>
          <w:tcPr>
            <w:tcW w:w="2858" w:type="dxa"/>
          </w:tcPr>
          <w:p w14:paraId="2BFF50BA" w14:textId="77777777" w:rsidR="00F15F7A" w:rsidRPr="00EB27F3" w:rsidRDefault="00F15F7A" w:rsidP="001F6353">
            <w:pPr>
              <w:spacing w:line="360" w:lineRule="auto"/>
              <w:jc w:val="center"/>
            </w:pPr>
            <w:r w:rsidRPr="00EB27F3">
              <w:t>64.0</w:t>
            </w:r>
          </w:p>
        </w:tc>
      </w:tr>
      <w:tr w:rsidR="00F15F7A" w:rsidRPr="00EB27F3" w14:paraId="6C7B9DE9" w14:textId="77777777" w:rsidTr="00F0666F">
        <w:tc>
          <w:tcPr>
            <w:tcW w:w="3078" w:type="dxa"/>
          </w:tcPr>
          <w:p w14:paraId="3A31DD5E" w14:textId="77777777" w:rsidR="00F15F7A" w:rsidRPr="00EB27F3" w:rsidRDefault="00246337" w:rsidP="00D8413D">
            <w:pPr>
              <w:spacing w:line="360" w:lineRule="auto"/>
              <w:jc w:val="center"/>
            </w:pPr>
            <w:r>
              <w:t>Grade 3</w:t>
            </w:r>
          </w:p>
        </w:tc>
        <w:tc>
          <w:tcPr>
            <w:tcW w:w="2589" w:type="dxa"/>
          </w:tcPr>
          <w:p w14:paraId="26061F5D" w14:textId="77777777" w:rsidR="00F15F7A" w:rsidRPr="00EB27F3" w:rsidRDefault="00F15F7A" w:rsidP="001F6353">
            <w:pPr>
              <w:spacing w:line="360" w:lineRule="auto"/>
              <w:jc w:val="center"/>
            </w:pPr>
            <w:r w:rsidRPr="00EB27F3">
              <w:t>13</w:t>
            </w:r>
          </w:p>
        </w:tc>
        <w:tc>
          <w:tcPr>
            <w:tcW w:w="2858" w:type="dxa"/>
          </w:tcPr>
          <w:p w14:paraId="53EDFFD0" w14:textId="77777777" w:rsidR="00F15F7A" w:rsidRPr="00EB27F3" w:rsidRDefault="00F15F7A" w:rsidP="001F6353">
            <w:pPr>
              <w:spacing w:line="360" w:lineRule="auto"/>
              <w:jc w:val="center"/>
            </w:pPr>
            <w:r w:rsidRPr="00EB27F3">
              <w:t>26.0</w:t>
            </w:r>
          </w:p>
        </w:tc>
      </w:tr>
      <w:tr w:rsidR="00F15F7A" w:rsidRPr="00EB27F3" w14:paraId="170147EA" w14:textId="77777777" w:rsidTr="00F0666F">
        <w:tc>
          <w:tcPr>
            <w:tcW w:w="3078" w:type="dxa"/>
          </w:tcPr>
          <w:p w14:paraId="5D65DB32" w14:textId="77777777" w:rsidR="00F15F7A" w:rsidRPr="00EB27F3" w:rsidRDefault="00F15F7A" w:rsidP="00D8413D">
            <w:pPr>
              <w:spacing w:line="360" w:lineRule="auto"/>
              <w:jc w:val="center"/>
              <w:rPr>
                <w:b/>
              </w:rPr>
            </w:pPr>
            <w:r w:rsidRPr="00EB27F3">
              <w:rPr>
                <w:b/>
                <w:bCs/>
              </w:rPr>
              <w:t>Pattern of vascularity</w:t>
            </w:r>
          </w:p>
        </w:tc>
        <w:tc>
          <w:tcPr>
            <w:tcW w:w="2589" w:type="dxa"/>
          </w:tcPr>
          <w:p w14:paraId="2796E834" w14:textId="77777777" w:rsidR="00F15F7A" w:rsidRPr="00EB27F3" w:rsidRDefault="00F15F7A" w:rsidP="001F6353">
            <w:pPr>
              <w:spacing w:line="360" w:lineRule="auto"/>
              <w:jc w:val="center"/>
            </w:pPr>
          </w:p>
        </w:tc>
        <w:tc>
          <w:tcPr>
            <w:tcW w:w="2858" w:type="dxa"/>
          </w:tcPr>
          <w:p w14:paraId="6356E0F7" w14:textId="77777777" w:rsidR="00F15F7A" w:rsidRPr="00EB27F3" w:rsidRDefault="00F15F7A" w:rsidP="001F6353">
            <w:pPr>
              <w:spacing w:line="360" w:lineRule="auto"/>
              <w:jc w:val="center"/>
            </w:pPr>
          </w:p>
        </w:tc>
      </w:tr>
      <w:tr w:rsidR="00F15F7A" w:rsidRPr="00EB27F3" w14:paraId="261169D1" w14:textId="77777777" w:rsidTr="00F0666F">
        <w:tc>
          <w:tcPr>
            <w:tcW w:w="3078" w:type="dxa"/>
          </w:tcPr>
          <w:p w14:paraId="273089DE" w14:textId="77777777" w:rsidR="00F15F7A" w:rsidRPr="00EB27F3" w:rsidRDefault="00F15F7A" w:rsidP="00D8413D">
            <w:pPr>
              <w:spacing w:line="360" w:lineRule="auto"/>
              <w:jc w:val="center"/>
            </w:pPr>
            <w:r w:rsidRPr="00EB27F3">
              <w:t>Regular (branching linear)</w:t>
            </w:r>
          </w:p>
        </w:tc>
        <w:tc>
          <w:tcPr>
            <w:tcW w:w="2589" w:type="dxa"/>
          </w:tcPr>
          <w:p w14:paraId="0C25C36C" w14:textId="77777777" w:rsidR="00F15F7A" w:rsidRPr="00EB27F3" w:rsidRDefault="00F15F7A" w:rsidP="001F6353">
            <w:pPr>
              <w:spacing w:line="360" w:lineRule="auto"/>
              <w:jc w:val="center"/>
            </w:pPr>
            <w:r w:rsidRPr="00EB27F3">
              <w:t>2</w:t>
            </w:r>
          </w:p>
        </w:tc>
        <w:tc>
          <w:tcPr>
            <w:tcW w:w="2858" w:type="dxa"/>
          </w:tcPr>
          <w:p w14:paraId="1FC6BB70" w14:textId="77777777" w:rsidR="00F15F7A" w:rsidRPr="00EB27F3" w:rsidRDefault="00F15F7A" w:rsidP="001F6353">
            <w:pPr>
              <w:spacing w:line="360" w:lineRule="auto"/>
              <w:jc w:val="center"/>
            </w:pPr>
            <w:r w:rsidRPr="00EB27F3">
              <w:t>4.0</w:t>
            </w:r>
          </w:p>
        </w:tc>
      </w:tr>
      <w:tr w:rsidR="00F15F7A" w:rsidRPr="00EB27F3" w14:paraId="299B8D59" w14:textId="77777777" w:rsidTr="00F0666F">
        <w:tc>
          <w:tcPr>
            <w:tcW w:w="3078" w:type="dxa"/>
          </w:tcPr>
          <w:p w14:paraId="05153E43" w14:textId="77777777" w:rsidR="00F15F7A" w:rsidRPr="00EB27F3" w:rsidRDefault="00F15F7A" w:rsidP="00D8413D">
            <w:pPr>
              <w:spacing w:line="360" w:lineRule="auto"/>
              <w:jc w:val="center"/>
            </w:pPr>
            <w:r w:rsidRPr="00EB27F3">
              <w:t>Non-branching linear</w:t>
            </w:r>
          </w:p>
        </w:tc>
        <w:tc>
          <w:tcPr>
            <w:tcW w:w="2589" w:type="dxa"/>
          </w:tcPr>
          <w:p w14:paraId="1B0240D2" w14:textId="77777777" w:rsidR="00F15F7A" w:rsidRPr="00EB27F3" w:rsidRDefault="00F15F7A" w:rsidP="001F6353">
            <w:pPr>
              <w:spacing w:line="360" w:lineRule="auto"/>
              <w:jc w:val="center"/>
            </w:pPr>
            <w:r w:rsidRPr="00EB27F3">
              <w:t>15</w:t>
            </w:r>
          </w:p>
        </w:tc>
        <w:tc>
          <w:tcPr>
            <w:tcW w:w="2858" w:type="dxa"/>
          </w:tcPr>
          <w:p w14:paraId="407D7FC5" w14:textId="77777777" w:rsidR="00F15F7A" w:rsidRPr="00EB27F3" w:rsidRDefault="00F15F7A" w:rsidP="001F6353">
            <w:pPr>
              <w:spacing w:line="360" w:lineRule="auto"/>
              <w:jc w:val="center"/>
            </w:pPr>
            <w:r w:rsidRPr="00EB27F3">
              <w:t>30.0</w:t>
            </w:r>
          </w:p>
        </w:tc>
      </w:tr>
      <w:tr w:rsidR="00F15F7A" w:rsidRPr="00EB27F3" w14:paraId="327C717B" w14:textId="77777777" w:rsidTr="00F0666F">
        <w:tc>
          <w:tcPr>
            <w:tcW w:w="3078" w:type="dxa"/>
          </w:tcPr>
          <w:p w14:paraId="4F8A4E92" w14:textId="77777777" w:rsidR="00F15F7A" w:rsidRPr="00EB27F3" w:rsidRDefault="00F0666F" w:rsidP="00D8413D">
            <w:pPr>
              <w:spacing w:line="360" w:lineRule="auto"/>
              <w:jc w:val="center"/>
            </w:pPr>
            <w:r>
              <w:t xml:space="preserve">Irregular chaotic </w:t>
            </w:r>
            <w:r w:rsidR="00F15F7A" w:rsidRPr="00EB27F3">
              <w:t xml:space="preserve">/ </w:t>
            </w:r>
            <w:proofErr w:type="spellStart"/>
            <w:r>
              <w:t>criss-cross</w:t>
            </w:r>
            <w:proofErr w:type="spellEnd"/>
          </w:p>
        </w:tc>
        <w:tc>
          <w:tcPr>
            <w:tcW w:w="2589" w:type="dxa"/>
          </w:tcPr>
          <w:p w14:paraId="07F51C92" w14:textId="77777777" w:rsidR="00F15F7A" w:rsidRPr="00EB27F3" w:rsidRDefault="00F15F7A" w:rsidP="001F6353">
            <w:pPr>
              <w:spacing w:line="360" w:lineRule="auto"/>
              <w:jc w:val="center"/>
            </w:pPr>
            <w:r w:rsidRPr="00EB27F3">
              <w:t>33</w:t>
            </w:r>
          </w:p>
        </w:tc>
        <w:tc>
          <w:tcPr>
            <w:tcW w:w="2858" w:type="dxa"/>
          </w:tcPr>
          <w:p w14:paraId="6155C53C" w14:textId="77777777" w:rsidR="00F15F7A" w:rsidRPr="00EB27F3" w:rsidRDefault="00F15F7A" w:rsidP="001F6353">
            <w:pPr>
              <w:spacing w:line="360" w:lineRule="auto"/>
              <w:jc w:val="center"/>
            </w:pPr>
            <w:r w:rsidRPr="00EB27F3">
              <w:t>66.0</w:t>
            </w:r>
          </w:p>
        </w:tc>
      </w:tr>
      <w:tr w:rsidR="00F15F7A" w:rsidRPr="00EB27F3" w14:paraId="22057630" w14:textId="77777777" w:rsidTr="00F0666F">
        <w:tc>
          <w:tcPr>
            <w:tcW w:w="3078" w:type="dxa"/>
          </w:tcPr>
          <w:p w14:paraId="6B1A37A0" w14:textId="77777777" w:rsidR="00F15F7A" w:rsidRPr="00EB27F3" w:rsidRDefault="00F15F7A" w:rsidP="00D8413D">
            <w:pPr>
              <w:spacing w:line="360" w:lineRule="auto"/>
              <w:jc w:val="center"/>
              <w:rPr>
                <w:b/>
              </w:rPr>
            </w:pPr>
            <w:r w:rsidRPr="00EB27F3">
              <w:rPr>
                <w:b/>
              </w:rPr>
              <w:t>PSV (Peak systolic velocity)</w:t>
            </w:r>
          </w:p>
        </w:tc>
        <w:tc>
          <w:tcPr>
            <w:tcW w:w="2589" w:type="dxa"/>
          </w:tcPr>
          <w:p w14:paraId="67D4DAF3" w14:textId="77777777" w:rsidR="00F15F7A" w:rsidRPr="00EB27F3" w:rsidRDefault="00F15F7A" w:rsidP="001F6353">
            <w:pPr>
              <w:spacing w:line="360" w:lineRule="auto"/>
              <w:jc w:val="center"/>
            </w:pPr>
          </w:p>
        </w:tc>
        <w:tc>
          <w:tcPr>
            <w:tcW w:w="2858" w:type="dxa"/>
          </w:tcPr>
          <w:p w14:paraId="6BE096C8" w14:textId="77777777" w:rsidR="00F15F7A" w:rsidRPr="00EB27F3" w:rsidRDefault="00F15F7A" w:rsidP="001F6353">
            <w:pPr>
              <w:spacing w:line="360" w:lineRule="auto"/>
              <w:jc w:val="center"/>
            </w:pPr>
          </w:p>
        </w:tc>
      </w:tr>
      <w:tr w:rsidR="00F15F7A" w:rsidRPr="00EB27F3" w14:paraId="4E0DEA64" w14:textId="77777777" w:rsidTr="00F0666F">
        <w:tc>
          <w:tcPr>
            <w:tcW w:w="3078" w:type="dxa"/>
          </w:tcPr>
          <w:p w14:paraId="4693C8E8" w14:textId="77777777" w:rsidR="00F15F7A" w:rsidRPr="00EB27F3" w:rsidRDefault="00F15F7A" w:rsidP="00D8413D">
            <w:pPr>
              <w:spacing w:line="360" w:lineRule="auto"/>
              <w:jc w:val="center"/>
            </w:pPr>
            <w:r w:rsidRPr="00EB27F3">
              <w:t>Normal</w:t>
            </w:r>
          </w:p>
        </w:tc>
        <w:tc>
          <w:tcPr>
            <w:tcW w:w="2589" w:type="dxa"/>
          </w:tcPr>
          <w:p w14:paraId="2E8F5256" w14:textId="77777777" w:rsidR="00F15F7A" w:rsidRPr="00EB27F3" w:rsidRDefault="00F15F7A" w:rsidP="001F6353">
            <w:pPr>
              <w:spacing w:line="360" w:lineRule="auto"/>
              <w:jc w:val="center"/>
            </w:pPr>
            <w:r w:rsidRPr="00EB27F3">
              <w:t>8</w:t>
            </w:r>
          </w:p>
        </w:tc>
        <w:tc>
          <w:tcPr>
            <w:tcW w:w="2858" w:type="dxa"/>
          </w:tcPr>
          <w:p w14:paraId="4B566FDA" w14:textId="77777777" w:rsidR="00F15F7A" w:rsidRPr="00EB27F3" w:rsidRDefault="00F15F7A" w:rsidP="001F6353">
            <w:pPr>
              <w:spacing w:line="360" w:lineRule="auto"/>
              <w:jc w:val="center"/>
            </w:pPr>
            <w:r w:rsidRPr="00EB27F3">
              <w:t>16.0</w:t>
            </w:r>
          </w:p>
        </w:tc>
      </w:tr>
      <w:tr w:rsidR="00F15F7A" w:rsidRPr="00EB27F3" w14:paraId="211B6A74" w14:textId="77777777" w:rsidTr="00F0666F">
        <w:tc>
          <w:tcPr>
            <w:tcW w:w="3078" w:type="dxa"/>
          </w:tcPr>
          <w:p w14:paraId="06E5E343" w14:textId="77777777" w:rsidR="00F15F7A" w:rsidRPr="00EB27F3" w:rsidRDefault="00F15F7A" w:rsidP="00D8413D">
            <w:pPr>
              <w:spacing w:line="360" w:lineRule="auto"/>
              <w:jc w:val="center"/>
            </w:pPr>
            <w:r w:rsidRPr="00EB27F3">
              <w:t>Increased</w:t>
            </w:r>
          </w:p>
        </w:tc>
        <w:tc>
          <w:tcPr>
            <w:tcW w:w="2589" w:type="dxa"/>
          </w:tcPr>
          <w:p w14:paraId="3C4C2827" w14:textId="77777777" w:rsidR="00F15F7A" w:rsidRPr="00EB27F3" w:rsidRDefault="00F15F7A" w:rsidP="001F6353">
            <w:pPr>
              <w:spacing w:line="360" w:lineRule="auto"/>
              <w:jc w:val="center"/>
            </w:pPr>
            <w:r w:rsidRPr="00EB27F3">
              <w:t>38</w:t>
            </w:r>
          </w:p>
        </w:tc>
        <w:tc>
          <w:tcPr>
            <w:tcW w:w="2858" w:type="dxa"/>
          </w:tcPr>
          <w:p w14:paraId="50AD3D74" w14:textId="77777777" w:rsidR="00F15F7A" w:rsidRPr="00EB27F3" w:rsidRDefault="00F15F7A" w:rsidP="001F6353">
            <w:pPr>
              <w:spacing w:line="360" w:lineRule="auto"/>
              <w:jc w:val="center"/>
            </w:pPr>
            <w:r w:rsidRPr="00EB27F3">
              <w:t>76.0</w:t>
            </w:r>
          </w:p>
        </w:tc>
      </w:tr>
      <w:tr w:rsidR="00F15F7A" w:rsidRPr="00EB27F3" w14:paraId="3610268E" w14:textId="77777777" w:rsidTr="00F0666F">
        <w:tc>
          <w:tcPr>
            <w:tcW w:w="3078" w:type="dxa"/>
          </w:tcPr>
          <w:p w14:paraId="33CF996A" w14:textId="77777777" w:rsidR="00F15F7A" w:rsidRPr="00EB27F3" w:rsidRDefault="00F15F7A" w:rsidP="00D8413D">
            <w:pPr>
              <w:spacing w:line="360" w:lineRule="auto"/>
              <w:jc w:val="center"/>
            </w:pPr>
            <w:r w:rsidRPr="00EB27F3">
              <w:t>Decreased</w:t>
            </w:r>
          </w:p>
        </w:tc>
        <w:tc>
          <w:tcPr>
            <w:tcW w:w="2589" w:type="dxa"/>
          </w:tcPr>
          <w:p w14:paraId="3E3D56F8" w14:textId="77777777" w:rsidR="00F15F7A" w:rsidRPr="00EB27F3" w:rsidRDefault="00F15F7A" w:rsidP="001F6353">
            <w:pPr>
              <w:spacing w:line="360" w:lineRule="auto"/>
              <w:jc w:val="center"/>
            </w:pPr>
            <w:r w:rsidRPr="00EB27F3">
              <w:t>4</w:t>
            </w:r>
          </w:p>
        </w:tc>
        <w:tc>
          <w:tcPr>
            <w:tcW w:w="2858" w:type="dxa"/>
          </w:tcPr>
          <w:p w14:paraId="523E2B4E" w14:textId="77777777" w:rsidR="00F15F7A" w:rsidRPr="00EB27F3" w:rsidRDefault="00F15F7A" w:rsidP="001F6353">
            <w:pPr>
              <w:spacing w:line="360" w:lineRule="auto"/>
              <w:jc w:val="center"/>
            </w:pPr>
            <w:r w:rsidRPr="00EB27F3">
              <w:t>8.0</w:t>
            </w:r>
          </w:p>
        </w:tc>
      </w:tr>
      <w:tr w:rsidR="00F15F7A" w:rsidRPr="00EB27F3" w14:paraId="50399585" w14:textId="77777777" w:rsidTr="00F0666F">
        <w:tc>
          <w:tcPr>
            <w:tcW w:w="3078" w:type="dxa"/>
          </w:tcPr>
          <w:p w14:paraId="24A3D98C" w14:textId="77777777" w:rsidR="00F15F7A" w:rsidRPr="00EB27F3" w:rsidRDefault="00F15F7A" w:rsidP="00D8413D">
            <w:pPr>
              <w:spacing w:line="360" w:lineRule="auto"/>
              <w:jc w:val="center"/>
              <w:rPr>
                <w:b/>
              </w:rPr>
            </w:pPr>
            <w:r w:rsidRPr="00EB27F3">
              <w:rPr>
                <w:b/>
              </w:rPr>
              <w:t>EDV (End diastolic velocity)</w:t>
            </w:r>
          </w:p>
        </w:tc>
        <w:tc>
          <w:tcPr>
            <w:tcW w:w="2589" w:type="dxa"/>
          </w:tcPr>
          <w:p w14:paraId="3CDDA008" w14:textId="77777777" w:rsidR="00F15F7A" w:rsidRPr="00EB27F3" w:rsidRDefault="00F15F7A" w:rsidP="001F6353">
            <w:pPr>
              <w:spacing w:line="360" w:lineRule="auto"/>
              <w:jc w:val="center"/>
            </w:pPr>
          </w:p>
        </w:tc>
        <w:tc>
          <w:tcPr>
            <w:tcW w:w="2858" w:type="dxa"/>
          </w:tcPr>
          <w:p w14:paraId="1D513A62" w14:textId="77777777" w:rsidR="00F15F7A" w:rsidRPr="00EB27F3" w:rsidRDefault="00F15F7A" w:rsidP="001F6353">
            <w:pPr>
              <w:spacing w:line="360" w:lineRule="auto"/>
              <w:jc w:val="center"/>
            </w:pPr>
          </w:p>
        </w:tc>
      </w:tr>
      <w:tr w:rsidR="00F15F7A" w:rsidRPr="00EB27F3" w14:paraId="7FE436CC" w14:textId="77777777" w:rsidTr="00F0666F">
        <w:tc>
          <w:tcPr>
            <w:tcW w:w="3078" w:type="dxa"/>
          </w:tcPr>
          <w:p w14:paraId="4C29F9F0" w14:textId="77777777" w:rsidR="00F15F7A" w:rsidRPr="00EB27F3" w:rsidRDefault="00F15F7A" w:rsidP="00D8413D">
            <w:pPr>
              <w:spacing w:line="360" w:lineRule="auto"/>
              <w:jc w:val="center"/>
            </w:pPr>
            <w:r w:rsidRPr="00EB27F3">
              <w:t>Normal</w:t>
            </w:r>
          </w:p>
        </w:tc>
        <w:tc>
          <w:tcPr>
            <w:tcW w:w="2589" w:type="dxa"/>
          </w:tcPr>
          <w:p w14:paraId="0166583D" w14:textId="77777777" w:rsidR="00F15F7A" w:rsidRPr="00EB27F3" w:rsidRDefault="00F15F7A" w:rsidP="001F6353">
            <w:pPr>
              <w:spacing w:line="360" w:lineRule="auto"/>
              <w:jc w:val="center"/>
            </w:pPr>
            <w:r w:rsidRPr="00EB27F3">
              <w:t>10</w:t>
            </w:r>
          </w:p>
        </w:tc>
        <w:tc>
          <w:tcPr>
            <w:tcW w:w="2858" w:type="dxa"/>
          </w:tcPr>
          <w:p w14:paraId="4E53CCCA" w14:textId="77777777" w:rsidR="00F15F7A" w:rsidRPr="00EB27F3" w:rsidRDefault="00F15F7A" w:rsidP="001F6353">
            <w:pPr>
              <w:spacing w:line="360" w:lineRule="auto"/>
              <w:jc w:val="center"/>
            </w:pPr>
            <w:r w:rsidRPr="00EB27F3">
              <w:t>20.0</w:t>
            </w:r>
          </w:p>
        </w:tc>
      </w:tr>
      <w:tr w:rsidR="00F15F7A" w:rsidRPr="00EB27F3" w14:paraId="2AA9C35C" w14:textId="77777777" w:rsidTr="00F0666F">
        <w:tc>
          <w:tcPr>
            <w:tcW w:w="3078" w:type="dxa"/>
          </w:tcPr>
          <w:p w14:paraId="71173E78" w14:textId="77777777" w:rsidR="00F15F7A" w:rsidRPr="00EB27F3" w:rsidRDefault="00F15F7A" w:rsidP="00D8413D">
            <w:pPr>
              <w:spacing w:line="360" w:lineRule="auto"/>
              <w:jc w:val="center"/>
            </w:pPr>
            <w:r w:rsidRPr="00EB27F3">
              <w:t>Increased</w:t>
            </w:r>
          </w:p>
        </w:tc>
        <w:tc>
          <w:tcPr>
            <w:tcW w:w="2589" w:type="dxa"/>
          </w:tcPr>
          <w:p w14:paraId="23C4864B" w14:textId="77777777" w:rsidR="00F15F7A" w:rsidRPr="00EB27F3" w:rsidRDefault="00F15F7A" w:rsidP="001F6353">
            <w:pPr>
              <w:spacing w:line="360" w:lineRule="auto"/>
              <w:jc w:val="center"/>
            </w:pPr>
            <w:r w:rsidRPr="00EB27F3">
              <w:t>36</w:t>
            </w:r>
          </w:p>
        </w:tc>
        <w:tc>
          <w:tcPr>
            <w:tcW w:w="2858" w:type="dxa"/>
          </w:tcPr>
          <w:p w14:paraId="4560B919" w14:textId="77777777" w:rsidR="00F15F7A" w:rsidRPr="00EB27F3" w:rsidRDefault="00F15F7A" w:rsidP="001F6353">
            <w:pPr>
              <w:spacing w:line="360" w:lineRule="auto"/>
              <w:jc w:val="center"/>
            </w:pPr>
            <w:r w:rsidRPr="00EB27F3">
              <w:t>72.0</w:t>
            </w:r>
          </w:p>
        </w:tc>
      </w:tr>
      <w:tr w:rsidR="00F15F7A" w:rsidRPr="00EB27F3" w14:paraId="73B8C157" w14:textId="77777777" w:rsidTr="00F0666F">
        <w:tc>
          <w:tcPr>
            <w:tcW w:w="3078" w:type="dxa"/>
          </w:tcPr>
          <w:p w14:paraId="4DB85AA4" w14:textId="77777777" w:rsidR="00F15F7A" w:rsidRPr="00EB27F3" w:rsidRDefault="00F15F7A" w:rsidP="00D8413D">
            <w:pPr>
              <w:spacing w:line="360" w:lineRule="auto"/>
              <w:jc w:val="center"/>
            </w:pPr>
            <w:r w:rsidRPr="00EB27F3">
              <w:t>Decreased</w:t>
            </w:r>
          </w:p>
        </w:tc>
        <w:tc>
          <w:tcPr>
            <w:tcW w:w="2589" w:type="dxa"/>
          </w:tcPr>
          <w:p w14:paraId="347A2497" w14:textId="77777777" w:rsidR="00F15F7A" w:rsidRPr="00EB27F3" w:rsidRDefault="00F15F7A" w:rsidP="001F6353">
            <w:pPr>
              <w:spacing w:line="360" w:lineRule="auto"/>
              <w:jc w:val="center"/>
            </w:pPr>
            <w:r w:rsidRPr="00EB27F3">
              <w:t>4</w:t>
            </w:r>
          </w:p>
        </w:tc>
        <w:tc>
          <w:tcPr>
            <w:tcW w:w="2858" w:type="dxa"/>
          </w:tcPr>
          <w:p w14:paraId="4CDA749E" w14:textId="77777777" w:rsidR="00F15F7A" w:rsidRPr="00EB27F3" w:rsidRDefault="00F15F7A" w:rsidP="001F6353">
            <w:pPr>
              <w:spacing w:line="360" w:lineRule="auto"/>
              <w:jc w:val="center"/>
            </w:pPr>
            <w:r w:rsidRPr="00EB27F3">
              <w:t>8.0</w:t>
            </w:r>
          </w:p>
        </w:tc>
      </w:tr>
      <w:tr w:rsidR="00F15F7A" w:rsidRPr="00EB27F3" w14:paraId="36BC3E3E" w14:textId="77777777" w:rsidTr="00F0666F">
        <w:tc>
          <w:tcPr>
            <w:tcW w:w="3078" w:type="dxa"/>
          </w:tcPr>
          <w:p w14:paraId="11DE0EAF" w14:textId="77777777" w:rsidR="00F15F7A" w:rsidRPr="00EB27F3" w:rsidRDefault="00F15F7A" w:rsidP="00D8413D">
            <w:pPr>
              <w:spacing w:line="360" w:lineRule="auto"/>
              <w:jc w:val="center"/>
              <w:rPr>
                <w:b/>
              </w:rPr>
            </w:pPr>
            <w:r w:rsidRPr="00EB27F3">
              <w:rPr>
                <w:b/>
              </w:rPr>
              <w:t>RI (Resistivity Index)</w:t>
            </w:r>
          </w:p>
        </w:tc>
        <w:tc>
          <w:tcPr>
            <w:tcW w:w="2589" w:type="dxa"/>
          </w:tcPr>
          <w:p w14:paraId="0EE60E98" w14:textId="77777777" w:rsidR="00F15F7A" w:rsidRPr="00EB27F3" w:rsidRDefault="00F15F7A" w:rsidP="001F6353">
            <w:pPr>
              <w:spacing w:line="360" w:lineRule="auto"/>
              <w:jc w:val="center"/>
            </w:pPr>
          </w:p>
        </w:tc>
        <w:tc>
          <w:tcPr>
            <w:tcW w:w="2858" w:type="dxa"/>
          </w:tcPr>
          <w:p w14:paraId="2ACA877B" w14:textId="77777777" w:rsidR="00F15F7A" w:rsidRPr="00EB27F3" w:rsidRDefault="00F15F7A" w:rsidP="001F6353">
            <w:pPr>
              <w:spacing w:line="360" w:lineRule="auto"/>
              <w:jc w:val="center"/>
            </w:pPr>
          </w:p>
        </w:tc>
      </w:tr>
      <w:tr w:rsidR="00A8053E" w:rsidRPr="00EB27F3" w14:paraId="7F035C3E" w14:textId="77777777" w:rsidTr="00F0666F">
        <w:tc>
          <w:tcPr>
            <w:tcW w:w="3078" w:type="dxa"/>
          </w:tcPr>
          <w:p w14:paraId="6EACB214" w14:textId="77777777" w:rsidR="00A8053E" w:rsidRPr="00EB27F3" w:rsidRDefault="00A8053E" w:rsidP="00D8413D">
            <w:pPr>
              <w:spacing w:line="360" w:lineRule="auto"/>
              <w:jc w:val="center"/>
              <w:rPr>
                <w:b/>
              </w:rPr>
            </w:pPr>
            <w:r w:rsidRPr="00EB27F3">
              <w:t>&lt;0.41</w:t>
            </w:r>
          </w:p>
        </w:tc>
        <w:tc>
          <w:tcPr>
            <w:tcW w:w="2589" w:type="dxa"/>
          </w:tcPr>
          <w:p w14:paraId="72389622" w14:textId="77777777" w:rsidR="00A8053E" w:rsidRPr="00EB27F3" w:rsidRDefault="00A8053E" w:rsidP="001F6353">
            <w:pPr>
              <w:spacing w:line="360" w:lineRule="auto"/>
              <w:jc w:val="center"/>
            </w:pPr>
            <w:r>
              <w:t>3</w:t>
            </w:r>
          </w:p>
        </w:tc>
        <w:tc>
          <w:tcPr>
            <w:tcW w:w="2858" w:type="dxa"/>
          </w:tcPr>
          <w:p w14:paraId="7FE493B4" w14:textId="77777777" w:rsidR="00A8053E" w:rsidRPr="00EB27F3" w:rsidRDefault="00A8053E" w:rsidP="001F6353">
            <w:pPr>
              <w:spacing w:line="360" w:lineRule="auto"/>
              <w:jc w:val="center"/>
            </w:pPr>
            <w:r>
              <w:t>6%</w:t>
            </w:r>
          </w:p>
        </w:tc>
      </w:tr>
      <w:tr w:rsidR="00A8053E" w:rsidRPr="00EB27F3" w14:paraId="3E15417C" w14:textId="77777777" w:rsidTr="00F0666F">
        <w:tc>
          <w:tcPr>
            <w:tcW w:w="3078" w:type="dxa"/>
          </w:tcPr>
          <w:p w14:paraId="3EF6C078" w14:textId="77777777" w:rsidR="00A8053E" w:rsidRPr="00EB27F3" w:rsidRDefault="00A8053E" w:rsidP="00D8413D">
            <w:pPr>
              <w:spacing w:line="360" w:lineRule="auto"/>
              <w:jc w:val="center"/>
            </w:pPr>
            <w:r>
              <w:t>≥</w:t>
            </w:r>
            <w:r w:rsidRPr="00EB27F3">
              <w:t>0.41</w:t>
            </w:r>
          </w:p>
        </w:tc>
        <w:tc>
          <w:tcPr>
            <w:tcW w:w="2589" w:type="dxa"/>
          </w:tcPr>
          <w:p w14:paraId="1B427E82" w14:textId="77777777" w:rsidR="00A8053E" w:rsidRPr="00EB27F3" w:rsidRDefault="00A8053E" w:rsidP="001F6353">
            <w:pPr>
              <w:spacing w:line="360" w:lineRule="auto"/>
              <w:jc w:val="center"/>
            </w:pPr>
            <w:r>
              <w:t>47</w:t>
            </w:r>
          </w:p>
        </w:tc>
        <w:tc>
          <w:tcPr>
            <w:tcW w:w="2858" w:type="dxa"/>
          </w:tcPr>
          <w:p w14:paraId="60FBFC91" w14:textId="77777777" w:rsidR="00A8053E" w:rsidRPr="00EB27F3" w:rsidRDefault="00A8053E" w:rsidP="001F6353">
            <w:pPr>
              <w:spacing w:line="360" w:lineRule="auto"/>
              <w:jc w:val="center"/>
            </w:pPr>
            <w:r>
              <w:t>94%</w:t>
            </w:r>
          </w:p>
        </w:tc>
      </w:tr>
    </w:tbl>
    <w:p w14:paraId="507E00B9" w14:textId="77777777" w:rsidR="00F15F7A" w:rsidRPr="00B66F91" w:rsidRDefault="00F15F7A" w:rsidP="00F15F7A">
      <w:pPr>
        <w:spacing w:line="360" w:lineRule="auto"/>
        <w:rPr>
          <w:sz w:val="16"/>
        </w:rPr>
      </w:pPr>
    </w:p>
    <w:p w14:paraId="0CEE8869" w14:textId="77777777" w:rsidR="00ED4F6D" w:rsidRPr="00094EDE" w:rsidRDefault="00094EDE" w:rsidP="00B66F91">
      <w:pPr>
        <w:spacing w:line="480" w:lineRule="auto"/>
        <w:jc w:val="both"/>
      </w:pPr>
      <w:r w:rsidRPr="00094EDE">
        <w:t xml:space="preserve">Table 6 provides a summary of the research patients' distribution according to color Doppler findings of their testicular lesions. Vascularity grades among the 50 patients were classified as Grade 1 in 10% of </w:t>
      </w:r>
      <w:r w:rsidR="00B66F91" w:rsidRPr="00094EDE">
        <w:t>cases</w:t>
      </w:r>
      <w:r w:rsidRPr="00094EDE">
        <w:t xml:space="preserve">, Grade 2 in 64% of cases, and Grade 3 in 26% of cases. </w:t>
      </w:r>
      <w:r w:rsidR="00F15F7A" w:rsidRPr="00EB27F3">
        <w:t>Regarding the pattern of vascularity</w:t>
      </w:r>
      <w:r w:rsidR="00B66F91">
        <w:t>, the majority (66%) exhibited</w:t>
      </w:r>
      <w:r w:rsidR="00F15F7A" w:rsidRPr="00EB27F3">
        <w:t xml:space="preserve"> scattered or random vascu</w:t>
      </w:r>
      <w:r w:rsidR="00B66F91">
        <w:t xml:space="preserve">lar pattern, while 30% showed </w:t>
      </w:r>
      <w:r w:rsidR="00F15F7A" w:rsidRPr="00EB27F3">
        <w:t xml:space="preserve">non-branching linear pattern, </w:t>
      </w:r>
      <w:r w:rsidR="00B66F91">
        <w:t xml:space="preserve">and only 4% displayed </w:t>
      </w:r>
      <w:r w:rsidR="00F15F7A" w:rsidRPr="00EB27F3">
        <w:t xml:space="preserve">regular branching linear pattern. The peak systolic velocity (PSV) was normal in 16% of patients, increased in 76%, and decreased in 8%. </w:t>
      </w:r>
      <w:r w:rsidR="00F15F7A" w:rsidRPr="00EB27F3">
        <w:lastRenderedPageBreak/>
        <w:t>Similarly, end diastolic velocity (EDV) was normal in 20%, increased in 72%, and decreased in 8% of patients. The resist</w:t>
      </w:r>
      <w:r w:rsidR="00B55CD6">
        <w:t xml:space="preserve">ivity index (RI) revealed that only </w:t>
      </w:r>
      <w:r w:rsidR="00F15F7A" w:rsidRPr="00EB27F3">
        <w:t>6% of the patients had a RI</w:t>
      </w:r>
      <w:r w:rsidR="00B55CD6">
        <w:t xml:space="preserve"> value &lt;0.41, while the remaining 9</w:t>
      </w:r>
      <w:r w:rsidR="00F15F7A" w:rsidRPr="00EB27F3">
        <w:t xml:space="preserve">4% had RI values </w:t>
      </w:r>
      <w:r w:rsidR="00B55CD6">
        <w:t>≥</w:t>
      </w:r>
      <w:r w:rsidR="00B55CD6" w:rsidRPr="00EB27F3">
        <w:t>0.41</w:t>
      </w:r>
      <w:r w:rsidR="00F15F7A" w:rsidRPr="00EB27F3">
        <w:t xml:space="preserve">. These findings highlight the variability in vascular and flow dynamics among testicular lesions, with a notable prevalence of increased PSV and EDV and </w:t>
      </w:r>
      <w:r w:rsidR="00BD0789">
        <w:t xml:space="preserve">irregular chaotic </w:t>
      </w:r>
      <w:r w:rsidR="00BD0789" w:rsidRPr="00EB27F3">
        <w:t xml:space="preserve">/ </w:t>
      </w:r>
      <w:proofErr w:type="spellStart"/>
      <w:r w:rsidR="00BD0789">
        <w:t>criss-cross</w:t>
      </w:r>
      <w:proofErr w:type="spellEnd"/>
      <w:r w:rsidR="00BD0789" w:rsidRPr="00EB27F3">
        <w:t xml:space="preserve"> </w:t>
      </w:r>
      <w:r w:rsidR="00F15F7A" w:rsidRPr="00EB27F3">
        <w:t>vascular patterns, which may be indicative of underlying pathological processes.</w:t>
      </w:r>
    </w:p>
    <w:p w14:paraId="35F3D765" w14:textId="77777777" w:rsidR="00F15F7A" w:rsidRPr="00EB27F3" w:rsidRDefault="00F15F7A" w:rsidP="007118CF">
      <w:pPr>
        <w:spacing w:line="360" w:lineRule="auto"/>
        <w:jc w:val="both"/>
        <w:rPr>
          <w:b/>
          <w:bCs/>
        </w:rPr>
      </w:pPr>
      <w:r w:rsidRPr="00EB27F3">
        <w:rPr>
          <w:b/>
          <w:bCs/>
        </w:rPr>
        <w:t xml:space="preserve">Table 7: </w:t>
      </w:r>
      <w:r w:rsidR="00B530CE">
        <w:rPr>
          <w:b/>
          <w:bCs/>
        </w:rPr>
        <w:t>S</w:t>
      </w:r>
      <w:r w:rsidR="005B2C77">
        <w:rPr>
          <w:b/>
          <w:bCs/>
        </w:rPr>
        <w:t>tudy patients</w:t>
      </w:r>
      <w:r w:rsidR="00B530CE">
        <w:rPr>
          <w:b/>
          <w:bCs/>
        </w:rPr>
        <w:t>’</w:t>
      </w:r>
      <w:r w:rsidR="005B2C77">
        <w:rPr>
          <w:b/>
          <w:bCs/>
        </w:rPr>
        <w:t xml:space="preserve"> </w:t>
      </w:r>
      <w:r w:rsidR="00F63EBD">
        <w:rPr>
          <w:b/>
          <w:bCs/>
        </w:rPr>
        <w:t>distribution</w:t>
      </w:r>
      <w:r w:rsidR="00B530CE">
        <w:rPr>
          <w:b/>
          <w:bCs/>
        </w:rPr>
        <w:t xml:space="preserve"> </w:t>
      </w:r>
      <w:r w:rsidR="005B2C77">
        <w:rPr>
          <w:b/>
          <w:bCs/>
        </w:rPr>
        <w:t>by color Doppler u</w:t>
      </w:r>
      <w:r w:rsidRPr="00EB27F3">
        <w:rPr>
          <w:b/>
          <w:bCs/>
        </w:rPr>
        <w:t xml:space="preserve">ltrasound (CDUS) diagnosis (n=50) </w:t>
      </w:r>
    </w:p>
    <w:tbl>
      <w:tblPr>
        <w:tblStyle w:val="TableGrid"/>
        <w:tblW w:w="0" w:type="auto"/>
        <w:tblLook w:val="04A0" w:firstRow="1" w:lastRow="0" w:firstColumn="1" w:lastColumn="0" w:noHBand="0" w:noVBand="1"/>
      </w:tblPr>
      <w:tblGrid>
        <w:gridCol w:w="2858"/>
        <w:gridCol w:w="2807"/>
        <w:gridCol w:w="2860"/>
      </w:tblGrid>
      <w:tr w:rsidR="00F15F7A" w:rsidRPr="00EB27F3" w14:paraId="5FA5CA66" w14:textId="77777777" w:rsidTr="0062772E">
        <w:tc>
          <w:tcPr>
            <w:tcW w:w="3210" w:type="dxa"/>
          </w:tcPr>
          <w:p w14:paraId="669B20D2" w14:textId="77777777" w:rsidR="00F15F7A" w:rsidRPr="00EB27F3" w:rsidRDefault="005B2C77" w:rsidP="00D8413D">
            <w:pPr>
              <w:spacing w:line="360" w:lineRule="auto"/>
              <w:jc w:val="center"/>
              <w:rPr>
                <w:b/>
                <w:bCs/>
              </w:rPr>
            </w:pPr>
            <w:r>
              <w:rPr>
                <w:b/>
                <w:bCs/>
              </w:rPr>
              <w:t>Color Doppler u</w:t>
            </w:r>
            <w:r w:rsidR="00F15F7A" w:rsidRPr="00EB27F3">
              <w:rPr>
                <w:b/>
                <w:bCs/>
              </w:rPr>
              <w:t>ltrasound diagnosis</w:t>
            </w:r>
          </w:p>
        </w:tc>
        <w:tc>
          <w:tcPr>
            <w:tcW w:w="3210" w:type="dxa"/>
          </w:tcPr>
          <w:p w14:paraId="6846FE0A" w14:textId="77777777" w:rsidR="00F15F7A" w:rsidRPr="00EB27F3" w:rsidRDefault="00F15F7A" w:rsidP="00D8413D">
            <w:pPr>
              <w:spacing w:line="360" w:lineRule="auto"/>
              <w:jc w:val="center"/>
              <w:rPr>
                <w:b/>
                <w:bCs/>
              </w:rPr>
            </w:pPr>
            <w:r w:rsidRPr="00EB27F3">
              <w:rPr>
                <w:b/>
                <w:bCs/>
              </w:rPr>
              <w:t>Number of patients</w:t>
            </w:r>
          </w:p>
        </w:tc>
        <w:tc>
          <w:tcPr>
            <w:tcW w:w="3210" w:type="dxa"/>
          </w:tcPr>
          <w:p w14:paraId="068CB91A" w14:textId="77777777" w:rsidR="00F15F7A" w:rsidRPr="00EB27F3" w:rsidRDefault="00F15F7A" w:rsidP="00D8413D">
            <w:pPr>
              <w:spacing w:line="360" w:lineRule="auto"/>
              <w:jc w:val="center"/>
              <w:rPr>
                <w:b/>
                <w:bCs/>
              </w:rPr>
            </w:pPr>
            <w:r w:rsidRPr="00EB27F3">
              <w:rPr>
                <w:b/>
                <w:bCs/>
              </w:rPr>
              <w:t>Percentage</w:t>
            </w:r>
          </w:p>
        </w:tc>
      </w:tr>
      <w:tr w:rsidR="00F15F7A" w:rsidRPr="00EB27F3" w14:paraId="088995C6" w14:textId="77777777" w:rsidTr="0062772E">
        <w:tc>
          <w:tcPr>
            <w:tcW w:w="3210" w:type="dxa"/>
          </w:tcPr>
          <w:p w14:paraId="76528E7B" w14:textId="77777777" w:rsidR="00F15F7A" w:rsidRPr="00EB27F3" w:rsidRDefault="00F15F7A" w:rsidP="00D8413D">
            <w:pPr>
              <w:spacing w:line="360" w:lineRule="auto"/>
              <w:jc w:val="center"/>
              <w:rPr>
                <w:b/>
                <w:bCs/>
              </w:rPr>
            </w:pPr>
            <w:r w:rsidRPr="00EB27F3">
              <w:rPr>
                <w:b/>
                <w:bCs/>
              </w:rPr>
              <w:t>Benign</w:t>
            </w:r>
          </w:p>
        </w:tc>
        <w:tc>
          <w:tcPr>
            <w:tcW w:w="3210" w:type="dxa"/>
          </w:tcPr>
          <w:p w14:paraId="5831064F" w14:textId="77777777" w:rsidR="00F15F7A" w:rsidRPr="00EB27F3" w:rsidRDefault="00F15F7A" w:rsidP="00D8413D">
            <w:pPr>
              <w:spacing w:line="360" w:lineRule="auto"/>
              <w:jc w:val="center"/>
            </w:pPr>
            <w:r w:rsidRPr="00EB27F3">
              <w:t>11</w:t>
            </w:r>
          </w:p>
        </w:tc>
        <w:tc>
          <w:tcPr>
            <w:tcW w:w="3210" w:type="dxa"/>
          </w:tcPr>
          <w:p w14:paraId="6BCBE7D4" w14:textId="77777777" w:rsidR="00F15F7A" w:rsidRPr="00EB27F3" w:rsidRDefault="00F15F7A" w:rsidP="00D8413D">
            <w:pPr>
              <w:spacing w:line="360" w:lineRule="auto"/>
              <w:jc w:val="center"/>
            </w:pPr>
            <w:r w:rsidRPr="00EB27F3">
              <w:t>22.0</w:t>
            </w:r>
          </w:p>
        </w:tc>
      </w:tr>
      <w:tr w:rsidR="00F15F7A" w:rsidRPr="00EB27F3" w14:paraId="44735B91" w14:textId="77777777" w:rsidTr="0062772E">
        <w:tc>
          <w:tcPr>
            <w:tcW w:w="3210" w:type="dxa"/>
          </w:tcPr>
          <w:p w14:paraId="214373D2" w14:textId="77777777" w:rsidR="00F15F7A" w:rsidRPr="00EB27F3" w:rsidRDefault="00F15F7A" w:rsidP="00D8413D">
            <w:pPr>
              <w:spacing w:line="360" w:lineRule="auto"/>
              <w:jc w:val="center"/>
              <w:rPr>
                <w:b/>
                <w:bCs/>
              </w:rPr>
            </w:pPr>
            <w:r w:rsidRPr="00EB27F3">
              <w:rPr>
                <w:b/>
                <w:bCs/>
              </w:rPr>
              <w:t>Malignant</w:t>
            </w:r>
          </w:p>
        </w:tc>
        <w:tc>
          <w:tcPr>
            <w:tcW w:w="3210" w:type="dxa"/>
          </w:tcPr>
          <w:p w14:paraId="33BEFD2E" w14:textId="77777777" w:rsidR="00F15F7A" w:rsidRPr="00EB27F3" w:rsidRDefault="00F15F7A" w:rsidP="00D8413D">
            <w:pPr>
              <w:spacing w:line="360" w:lineRule="auto"/>
              <w:jc w:val="center"/>
            </w:pPr>
            <w:r w:rsidRPr="00EB27F3">
              <w:t>39</w:t>
            </w:r>
          </w:p>
        </w:tc>
        <w:tc>
          <w:tcPr>
            <w:tcW w:w="3210" w:type="dxa"/>
          </w:tcPr>
          <w:p w14:paraId="4103A8E6" w14:textId="77777777" w:rsidR="00F15F7A" w:rsidRPr="00EB27F3" w:rsidRDefault="00F15F7A" w:rsidP="00D8413D">
            <w:pPr>
              <w:spacing w:line="360" w:lineRule="auto"/>
              <w:jc w:val="center"/>
            </w:pPr>
            <w:r w:rsidRPr="00EB27F3">
              <w:t>78.0</w:t>
            </w:r>
          </w:p>
        </w:tc>
      </w:tr>
    </w:tbl>
    <w:p w14:paraId="188CA59E" w14:textId="77777777" w:rsidR="00F15F7A" w:rsidRPr="007118CF" w:rsidRDefault="00F15F7A" w:rsidP="00F15F7A">
      <w:pPr>
        <w:spacing w:line="360" w:lineRule="auto"/>
        <w:rPr>
          <w:sz w:val="14"/>
        </w:rPr>
      </w:pPr>
    </w:p>
    <w:p w14:paraId="66BA4D00" w14:textId="77777777" w:rsidR="00F15F7A" w:rsidRDefault="00F15F7A" w:rsidP="007118CF">
      <w:pPr>
        <w:spacing w:line="360" w:lineRule="auto"/>
        <w:jc w:val="both"/>
      </w:pPr>
      <w:r w:rsidRPr="00EB27F3">
        <w:t xml:space="preserve">Table 7 presents the Color Doppler Ultrasound (CDUS) diagnosis of testicular </w:t>
      </w:r>
      <w:r w:rsidR="004364CE">
        <w:t>mass</w:t>
      </w:r>
      <w:r w:rsidRPr="00EB27F3">
        <w:t xml:space="preserve"> in the 50 study patients. The majority of patients, 78% (39 patients), were diagnosed with malignant lesions, while only 22% (11 patients) were diagnosed with benign lesions. </w:t>
      </w:r>
    </w:p>
    <w:p w14:paraId="1428F875" w14:textId="77777777" w:rsidR="00B57BF5" w:rsidRPr="00B66F91" w:rsidRDefault="00B57BF5" w:rsidP="007118CF">
      <w:pPr>
        <w:spacing w:line="360" w:lineRule="auto"/>
        <w:jc w:val="both"/>
        <w:rPr>
          <w:sz w:val="8"/>
        </w:rPr>
      </w:pPr>
    </w:p>
    <w:p w14:paraId="02D052DC" w14:textId="77777777" w:rsidR="007118CF" w:rsidRPr="005D2B63" w:rsidRDefault="00C37A60" w:rsidP="007118CF">
      <w:pPr>
        <w:spacing w:line="360" w:lineRule="auto"/>
        <w:jc w:val="both"/>
        <w:rPr>
          <w:sz w:val="20"/>
        </w:rPr>
      </w:pPr>
      <w:r>
        <w:rPr>
          <w:noProof/>
        </w:rPr>
        <w:drawing>
          <wp:inline distT="0" distB="0" distL="0" distR="0" wp14:anchorId="233B9370" wp14:editId="3F93F72B">
            <wp:extent cx="5251118" cy="2926412"/>
            <wp:effectExtent l="19050" t="0" r="25732" b="7288"/>
            <wp:docPr id="9" name="Chart 1">
              <a:extLst xmlns:a="http://schemas.openxmlformats.org/drawingml/2006/main">
                <a:ext uri="{FF2B5EF4-FFF2-40B4-BE49-F238E27FC236}">
                  <a16:creationId xmlns:a16="http://schemas.microsoft.com/office/drawing/2014/main" id="{89239455-86E8-2921-3233-499FE836F3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D0777CC" w14:textId="77777777" w:rsidR="00C37A60" w:rsidRDefault="00C37A60" w:rsidP="00B530CE">
      <w:pPr>
        <w:spacing w:line="360" w:lineRule="auto"/>
        <w:jc w:val="both"/>
        <w:rPr>
          <w:b/>
          <w:bCs/>
        </w:rPr>
      </w:pPr>
      <w:r>
        <w:rPr>
          <w:b/>
          <w:bCs/>
        </w:rPr>
        <w:t xml:space="preserve">Figure 4: </w:t>
      </w:r>
      <w:r w:rsidR="00B530CE">
        <w:rPr>
          <w:b/>
          <w:bCs/>
        </w:rPr>
        <w:t xml:space="preserve">Study patients’ </w:t>
      </w:r>
      <w:r w:rsidR="00F63EBD">
        <w:rPr>
          <w:b/>
          <w:bCs/>
        </w:rPr>
        <w:t>distribution</w:t>
      </w:r>
      <w:r w:rsidR="00B530CE">
        <w:rPr>
          <w:b/>
          <w:bCs/>
        </w:rPr>
        <w:t xml:space="preserve"> </w:t>
      </w:r>
      <w:r w:rsidR="00EE0CA6">
        <w:rPr>
          <w:b/>
          <w:bCs/>
        </w:rPr>
        <w:t>according to</w:t>
      </w:r>
      <w:r>
        <w:rPr>
          <w:b/>
          <w:bCs/>
        </w:rPr>
        <w:t xml:space="preserve"> c</w:t>
      </w:r>
      <w:r w:rsidR="00EE0CA6">
        <w:rPr>
          <w:b/>
          <w:bCs/>
        </w:rPr>
        <w:t>olor Doppler u</w:t>
      </w:r>
      <w:r w:rsidRPr="00EB27F3">
        <w:rPr>
          <w:b/>
          <w:bCs/>
        </w:rPr>
        <w:t>ltrasound (CDUS) diagnosis</w:t>
      </w:r>
    </w:p>
    <w:p w14:paraId="728B9796" w14:textId="77777777" w:rsidR="00F15F7A" w:rsidRPr="00EB27F3" w:rsidRDefault="00F15F7A" w:rsidP="0062772E">
      <w:pPr>
        <w:spacing w:line="360" w:lineRule="auto"/>
        <w:jc w:val="both"/>
        <w:rPr>
          <w:b/>
          <w:bCs/>
        </w:rPr>
      </w:pPr>
      <w:r w:rsidRPr="00EB27F3">
        <w:rPr>
          <w:b/>
          <w:bCs/>
        </w:rPr>
        <w:lastRenderedPageBreak/>
        <w:t xml:space="preserve">Table 8: </w:t>
      </w:r>
      <w:r w:rsidR="00F63EBD">
        <w:rPr>
          <w:b/>
          <w:bCs/>
        </w:rPr>
        <w:t xml:space="preserve">Study patients’ distribution </w:t>
      </w:r>
      <w:r w:rsidR="005B2C77">
        <w:rPr>
          <w:b/>
          <w:bCs/>
        </w:rPr>
        <w:t>by h</w:t>
      </w:r>
      <w:r w:rsidRPr="00EB27F3">
        <w:rPr>
          <w:b/>
          <w:bCs/>
        </w:rPr>
        <w:t xml:space="preserve">istopathological diagnosis (n=50) </w:t>
      </w:r>
    </w:p>
    <w:p w14:paraId="70435B74" w14:textId="77777777" w:rsidR="00F15F7A" w:rsidRPr="007118CF" w:rsidRDefault="00F15F7A" w:rsidP="00F15F7A">
      <w:pPr>
        <w:spacing w:line="360" w:lineRule="auto"/>
        <w:rPr>
          <w:sz w:val="12"/>
        </w:rPr>
      </w:pPr>
    </w:p>
    <w:tbl>
      <w:tblPr>
        <w:tblStyle w:val="TableGrid"/>
        <w:tblW w:w="0" w:type="auto"/>
        <w:tblLook w:val="04A0" w:firstRow="1" w:lastRow="0" w:firstColumn="1" w:lastColumn="0" w:noHBand="0" w:noVBand="1"/>
      </w:tblPr>
      <w:tblGrid>
        <w:gridCol w:w="2956"/>
        <w:gridCol w:w="2755"/>
        <w:gridCol w:w="2814"/>
      </w:tblGrid>
      <w:tr w:rsidR="00F15F7A" w:rsidRPr="00EB27F3" w14:paraId="3F36FBBB" w14:textId="77777777" w:rsidTr="0062772E">
        <w:tc>
          <w:tcPr>
            <w:tcW w:w="3210" w:type="dxa"/>
          </w:tcPr>
          <w:p w14:paraId="63185984" w14:textId="77777777" w:rsidR="00F15F7A" w:rsidRPr="00EB27F3" w:rsidRDefault="00F15F7A" w:rsidP="00D8413D">
            <w:pPr>
              <w:spacing w:line="360" w:lineRule="auto"/>
              <w:jc w:val="center"/>
              <w:rPr>
                <w:b/>
                <w:bCs/>
              </w:rPr>
            </w:pPr>
            <w:r w:rsidRPr="00EB27F3">
              <w:rPr>
                <w:b/>
                <w:bCs/>
              </w:rPr>
              <w:t>Histopathological diagnosis</w:t>
            </w:r>
          </w:p>
        </w:tc>
        <w:tc>
          <w:tcPr>
            <w:tcW w:w="3210" w:type="dxa"/>
          </w:tcPr>
          <w:p w14:paraId="382EF7D8" w14:textId="77777777" w:rsidR="00F15F7A" w:rsidRPr="00EB27F3" w:rsidRDefault="00F15F7A" w:rsidP="00D8413D">
            <w:pPr>
              <w:spacing w:line="360" w:lineRule="auto"/>
              <w:jc w:val="center"/>
              <w:rPr>
                <w:b/>
                <w:bCs/>
              </w:rPr>
            </w:pPr>
            <w:r w:rsidRPr="00EB27F3">
              <w:rPr>
                <w:b/>
                <w:bCs/>
              </w:rPr>
              <w:t>Number of patients</w:t>
            </w:r>
          </w:p>
        </w:tc>
        <w:tc>
          <w:tcPr>
            <w:tcW w:w="3210" w:type="dxa"/>
          </w:tcPr>
          <w:p w14:paraId="7CE6D99B" w14:textId="77777777" w:rsidR="00F15F7A" w:rsidRPr="00EB27F3" w:rsidRDefault="00F15F7A" w:rsidP="00D8413D">
            <w:pPr>
              <w:spacing w:line="360" w:lineRule="auto"/>
              <w:jc w:val="center"/>
              <w:rPr>
                <w:b/>
                <w:bCs/>
              </w:rPr>
            </w:pPr>
            <w:r w:rsidRPr="00EB27F3">
              <w:rPr>
                <w:b/>
                <w:bCs/>
              </w:rPr>
              <w:t>Percentage</w:t>
            </w:r>
          </w:p>
        </w:tc>
      </w:tr>
      <w:tr w:rsidR="00F15F7A" w:rsidRPr="00EB27F3" w14:paraId="0AD3E470" w14:textId="77777777" w:rsidTr="0062772E">
        <w:tc>
          <w:tcPr>
            <w:tcW w:w="3210" w:type="dxa"/>
          </w:tcPr>
          <w:p w14:paraId="3B64087B" w14:textId="77777777" w:rsidR="00F15F7A" w:rsidRPr="00EB27F3" w:rsidRDefault="00F15F7A" w:rsidP="00D8413D">
            <w:pPr>
              <w:spacing w:line="360" w:lineRule="auto"/>
              <w:jc w:val="center"/>
              <w:rPr>
                <w:b/>
                <w:bCs/>
              </w:rPr>
            </w:pPr>
            <w:r w:rsidRPr="00EB27F3">
              <w:rPr>
                <w:b/>
                <w:bCs/>
              </w:rPr>
              <w:t>Benign</w:t>
            </w:r>
          </w:p>
        </w:tc>
        <w:tc>
          <w:tcPr>
            <w:tcW w:w="3210" w:type="dxa"/>
          </w:tcPr>
          <w:p w14:paraId="07A61E78" w14:textId="77777777" w:rsidR="00F15F7A" w:rsidRPr="00EB27F3" w:rsidRDefault="00F15F7A" w:rsidP="00D8413D">
            <w:pPr>
              <w:spacing w:line="360" w:lineRule="auto"/>
              <w:jc w:val="center"/>
            </w:pPr>
            <w:r w:rsidRPr="00EB27F3">
              <w:t>13</w:t>
            </w:r>
          </w:p>
        </w:tc>
        <w:tc>
          <w:tcPr>
            <w:tcW w:w="3210" w:type="dxa"/>
          </w:tcPr>
          <w:p w14:paraId="0AEB9586" w14:textId="77777777" w:rsidR="00F15F7A" w:rsidRPr="00EB27F3" w:rsidRDefault="00F15F7A" w:rsidP="00D8413D">
            <w:pPr>
              <w:spacing w:line="360" w:lineRule="auto"/>
              <w:jc w:val="center"/>
            </w:pPr>
            <w:r w:rsidRPr="00EB27F3">
              <w:t>26.0</w:t>
            </w:r>
          </w:p>
        </w:tc>
      </w:tr>
      <w:tr w:rsidR="00F15F7A" w:rsidRPr="00EB27F3" w14:paraId="11957FDA" w14:textId="77777777" w:rsidTr="0062772E">
        <w:tc>
          <w:tcPr>
            <w:tcW w:w="3210" w:type="dxa"/>
          </w:tcPr>
          <w:p w14:paraId="7DEF5D59" w14:textId="77777777" w:rsidR="00F15F7A" w:rsidRPr="00EB27F3" w:rsidRDefault="00F15F7A" w:rsidP="00D8413D">
            <w:pPr>
              <w:spacing w:line="360" w:lineRule="auto"/>
              <w:jc w:val="center"/>
              <w:rPr>
                <w:b/>
                <w:bCs/>
              </w:rPr>
            </w:pPr>
            <w:r w:rsidRPr="00EB27F3">
              <w:rPr>
                <w:b/>
                <w:bCs/>
              </w:rPr>
              <w:t>Malignant</w:t>
            </w:r>
          </w:p>
        </w:tc>
        <w:tc>
          <w:tcPr>
            <w:tcW w:w="3210" w:type="dxa"/>
          </w:tcPr>
          <w:p w14:paraId="62DD162B" w14:textId="77777777" w:rsidR="00F15F7A" w:rsidRPr="00EB27F3" w:rsidRDefault="00F15F7A" w:rsidP="00D8413D">
            <w:pPr>
              <w:spacing w:line="360" w:lineRule="auto"/>
              <w:jc w:val="center"/>
            </w:pPr>
            <w:r w:rsidRPr="00EB27F3">
              <w:t>37</w:t>
            </w:r>
          </w:p>
        </w:tc>
        <w:tc>
          <w:tcPr>
            <w:tcW w:w="3210" w:type="dxa"/>
          </w:tcPr>
          <w:p w14:paraId="56A84CC2" w14:textId="77777777" w:rsidR="00F15F7A" w:rsidRPr="00EB27F3" w:rsidRDefault="00F15F7A" w:rsidP="00D8413D">
            <w:pPr>
              <w:spacing w:line="360" w:lineRule="auto"/>
              <w:jc w:val="center"/>
            </w:pPr>
            <w:r w:rsidRPr="00EB27F3">
              <w:t>74.0</w:t>
            </w:r>
          </w:p>
        </w:tc>
      </w:tr>
    </w:tbl>
    <w:p w14:paraId="2F568BB6" w14:textId="77777777" w:rsidR="00F15F7A" w:rsidRPr="00EB27F3" w:rsidRDefault="00F15F7A" w:rsidP="00F15F7A">
      <w:pPr>
        <w:spacing w:line="360" w:lineRule="auto"/>
      </w:pPr>
    </w:p>
    <w:p w14:paraId="263AA3D4" w14:textId="77777777" w:rsidR="00F64CA9" w:rsidRDefault="00B530CE" w:rsidP="00F15F7A">
      <w:pPr>
        <w:spacing w:line="480" w:lineRule="auto"/>
        <w:jc w:val="both"/>
      </w:pPr>
      <w:r w:rsidRPr="00B530CE">
        <w:t xml:space="preserve">The 50 research participants' testicular mass histological diagnosis is shown in Table 8. Malignant lesions were found in 74% of the patients (37 patients), whereas benign lesions were found in 26% of the patients (13 patients). </w:t>
      </w:r>
    </w:p>
    <w:p w14:paraId="32ABC645" w14:textId="77777777" w:rsidR="00E42443" w:rsidRPr="00EB27F3" w:rsidRDefault="00E42443" w:rsidP="00F15F7A">
      <w:pPr>
        <w:spacing w:line="480" w:lineRule="auto"/>
        <w:jc w:val="both"/>
      </w:pPr>
    </w:p>
    <w:tbl>
      <w:tblPr>
        <w:tblStyle w:val="TableGrid"/>
        <w:tblW w:w="0" w:type="auto"/>
        <w:tblInd w:w="108" w:type="dxa"/>
        <w:tblLook w:val="04A0" w:firstRow="1" w:lastRow="0" w:firstColumn="1" w:lastColumn="0" w:noHBand="0" w:noVBand="1"/>
      </w:tblPr>
      <w:tblGrid>
        <w:gridCol w:w="8417"/>
      </w:tblGrid>
      <w:tr w:rsidR="000E080B" w:rsidRPr="000E080B" w14:paraId="37D11B91" w14:textId="77777777" w:rsidTr="00C37A60">
        <w:trPr>
          <w:trHeight w:val="5119"/>
        </w:trPr>
        <w:tc>
          <w:tcPr>
            <w:tcW w:w="8404" w:type="dxa"/>
          </w:tcPr>
          <w:p w14:paraId="02E21F22" w14:textId="77777777" w:rsidR="000E080B" w:rsidRPr="000E080B" w:rsidRDefault="000E080B" w:rsidP="000E080B">
            <w:pPr>
              <w:spacing w:line="360" w:lineRule="auto"/>
              <w:jc w:val="both"/>
              <w:rPr>
                <w:noProof/>
              </w:rPr>
            </w:pPr>
            <w:r w:rsidRPr="000E080B">
              <w:rPr>
                <w:noProof/>
              </w:rPr>
              <w:drawing>
                <wp:inline distT="0" distB="0" distL="0" distR="0" wp14:anchorId="2A7E1167" wp14:editId="416E5BA8">
                  <wp:extent cx="5251091" cy="3267986"/>
                  <wp:effectExtent l="19050" t="0" r="25759" b="8614"/>
                  <wp:docPr id="1" name="Chart 1">
                    <a:extLst xmlns:a="http://schemas.openxmlformats.org/drawingml/2006/main">
                      <a:ext uri="{FF2B5EF4-FFF2-40B4-BE49-F238E27FC236}">
                        <a16:creationId xmlns:a16="http://schemas.microsoft.com/office/drawing/2014/main" id="{8CF7728A-A07A-2976-B372-E5D9D95CEE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r>
    </w:tbl>
    <w:p w14:paraId="6C1B56B4" w14:textId="77777777" w:rsidR="00F76C75" w:rsidRDefault="002C1F15" w:rsidP="00577A3F">
      <w:pPr>
        <w:spacing w:line="360" w:lineRule="auto"/>
        <w:jc w:val="both"/>
        <w:rPr>
          <w:b/>
        </w:rPr>
      </w:pPr>
      <w:r w:rsidRPr="00465C61">
        <w:rPr>
          <w:b/>
          <w:bCs/>
        </w:rPr>
        <w:t xml:space="preserve">Figure </w:t>
      </w:r>
      <w:r>
        <w:rPr>
          <w:b/>
          <w:bCs/>
        </w:rPr>
        <w:t>5</w:t>
      </w:r>
      <w:r w:rsidRPr="00465C61">
        <w:rPr>
          <w:b/>
          <w:bCs/>
        </w:rPr>
        <w:t xml:space="preserve">: </w:t>
      </w:r>
      <w:r w:rsidR="00B66F91">
        <w:rPr>
          <w:b/>
          <w:bCs/>
        </w:rPr>
        <w:t>Study patien</w:t>
      </w:r>
      <w:r w:rsidR="00EE0CA6">
        <w:rPr>
          <w:b/>
          <w:bCs/>
        </w:rPr>
        <w:t>ts’ distribution</w:t>
      </w:r>
      <w:r w:rsidR="00B66F91">
        <w:rPr>
          <w:b/>
          <w:bCs/>
        </w:rPr>
        <w:t xml:space="preserve"> </w:t>
      </w:r>
      <w:r w:rsidR="00EE0CA6">
        <w:rPr>
          <w:b/>
          <w:bCs/>
        </w:rPr>
        <w:t>according to</w:t>
      </w:r>
      <w:r>
        <w:rPr>
          <w:b/>
          <w:bCs/>
        </w:rPr>
        <w:t xml:space="preserve"> h</w:t>
      </w:r>
      <w:r w:rsidRPr="00465C61">
        <w:rPr>
          <w:b/>
          <w:bCs/>
        </w:rPr>
        <w:t>istopathological diagnosis</w:t>
      </w:r>
    </w:p>
    <w:p w14:paraId="6FDA1DBD" w14:textId="77777777" w:rsidR="00F76C75" w:rsidRDefault="00F76C75" w:rsidP="00577A3F">
      <w:pPr>
        <w:spacing w:line="360" w:lineRule="auto"/>
        <w:jc w:val="both"/>
        <w:rPr>
          <w:b/>
        </w:rPr>
      </w:pPr>
    </w:p>
    <w:p w14:paraId="1DB3E0A9" w14:textId="77777777" w:rsidR="00F76C75" w:rsidRDefault="00F76C75" w:rsidP="00577A3F">
      <w:pPr>
        <w:spacing w:line="360" w:lineRule="auto"/>
        <w:jc w:val="both"/>
        <w:rPr>
          <w:b/>
        </w:rPr>
      </w:pPr>
    </w:p>
    <w:p w14:paraId="18BE76C2" w14:textId="77777777" w:rsidR="00F76C75" w:rsidRDefault="00F76C75" w:rsidP="00577A3F">
      <w:pPr>
        <w:spacing w:line="360" w:lineRule="auto"/>
        <w:jc w:val="both"/>
        <w:rPr>
          <w:b/>
        </w:rPr>
      </w:pPr>
    </w:p>
    <w:p w14:paraId="5DDEAF44" w14:textId="77777777" w:rsidR="00F76C75" w:rsidRDefault="00F76C75" w:rsidP="00577A3F">
      <w:pPr>
        <w:spacing w:line="360" w:lineRule="auto"/>
        <w:jc w:val="both"/>
        <w:rPr>
          <w:b/>
        </w:rPr>
      </w:pPr>
    </w:p>
    <w:p w14:paraId="42F6A5C9" w14:textId="77777777" w:rsidR="00F76C75" w:rsidRDefault="00F76C75" w:rsidP="00577A3F">
      <w:pPr>
        <w:spacing w:line="360" w:lineRule="auto"/>
        <w:jc w:val="both"/>
        <w:rPr>
          <w:b/>
        </w:rPr>
      </w:pPr>
    </w:p>
    <w:p w14:paraId="0B42E0F2" w14:textId="77777777" w:rsidR="00F76C75" w:rsidRDefault="00F76C75" w:rsidP="00577A3F">
      <w:pPr>
        <w:spacing w:line="360" w:lineRule="auto"/>
        <w:jc w:val="both"/>
        <w:rPr>
          <w:b/>
        </w:rPr>
      </w:pPr>
    </w:p>
    <w:p w14:paraId="1FBC5DFC" w14:textId="77777777" w:rsidR="00B66F91" w:rsidRDefault="00B66F91" w:rsidP="00214921">
      <w:pPr>
        <w:spacing w:line="360" w:lineRule="auto"/>
        <w:rPr>
          <w:b/>
          <w:bCs/>
        </w:rPr>
      </w:pPr>
    </w:p>
    <w:p w14:paraId="186E5D9F" w14:textId="77777777" w:rsidR="00214921" w:rsidRPr="00EB27F3" w:rsidRDefault="00214921" w:rsidP="00214921">
      <w:pPr>
        <w:spacing w:line="360" w:lineRule="auto"/>
        <w:rPr>
          <w:b/>
          <w:bCs/>
        </w:rPr>
      </w:pPr>
      <w:r>
        <w:rPr>
          <w:b/>
          <w:bCs/>
        </w:rPr>
        <w:lastRenderedPageBreak/>
        <w:t>Table 9</w:t>
      </w:r>
      <w:r w:rsidRPr="00EB27F3">
        <w:rPr>
          <w:b/>
          <w:bCs/>
        </w:rPr>
        <w:t xml:space="preserve">: </w:t>
      </w:r>
      <w:r w:rsidR="0002224C">
        <w:rPr>
          <w:b/>
          <w:bCs/>
        </w:rPr>
        <w:t xml:space="preserve">Study patients’ distribution </w:t>
      </w:r>
      <w:r>
        <w:rPr>
          <w:b/>
          <w:bCs/>
        </w:rPr>
        <w:t xml:space="preserve">according to demographic and clinical </w:t>
      </w:r>
      <w:r w:rsidR="005E4FFA">
        <w:rPr>
          <w:b/>
          <w:bCs/>
        </w:rPr>
        <w:t>variables</w:t>
      </w:r>
      <w:r w:rsidR="005E4FFA" w:rsidRPr="00EB27F3">
        <w:rPr>
          <w:b/>
          <w:bCs/>
        </w:rPr>
        <w:t xml:space="preserve"> </w:t>
      </w:r>
      <w:r w:rsidRPr="00EB27F3">
        <w:rPr>
          <w:b/>
          <w:bCs/>
        </w:rPr>
        <w:t>(n=50)</w:t>
      </w:r>
    </w:p>
    <w:tbl>
      <w:tblPr>
        <w:tblStyle w:val="TableGrid"/>
        <w:tblW w:w="0" w:type="auto"/>
        <w:tblInd w:w="108" w:type="dxa"/>
        <w:tblLook w:val="04A0" w:firstRow="1" w:lastRow="0" w:firstColumn="1" w:lastColumn="0" w:noHBand="0" w:noVBand="1"/>
      </w:tblPr>
      <w:tblGrid>
        <w:gridCol w:w="1909"/>
        <w:gridCol w:w="1622"/>
        <w:gridCol w:w="1913"/>
        <w:gridCol w:w="2296"/>
      </w:tblGrid>
      <w:tr w:rsidR="00082091" w:rsidRPr="00EB27F3" w14:paraId="3251BE7A" w14:textId="77777777" w:rsidTr="00082091">
        <w:tc>
          <w:tcPr>
            <w:tcW w:w="1909" w:type="dxa"/>
            <w:vMerge w:val="restart"/>
          </w:tcPr>
          <w:p w14:paraId="5D0A64C4" w14:textId="77777777" w:rsidR="00082091" w:rsidRPr="00EB27F3" w:rsidRDefault="00082091" w:rsidP="00D8413D">
            <w:pPr>
              <w:spacing w:line="360" w:lineRule="auto"/>
              <w:jc w:val="center"/>
            </w:pPr>
            <w:r>
              <w:rPr>
                <w:b/>
                <w:bCs/>
              </w:rPr>
              <w:t>Demographic and clinical variables</w:t>
            </w:r>
          </w:p>
        </w:tc>
        <w:tc>
          <w:tcPr>
            <w:tcW w:w="3535" w:type="dxa"/>
            <w:gridSpan w:val="2"/>
          </w:tcPr>
          <w:p w14:paraId="72C8A265" w14:textId="77777777" w:rsidR="00082091" w:rsidRPr="00EB27F3" w:rsidRDefault="00082091" w:rsidP="00E07948">
            <w:pPr>
              <w:spacing w:line="360" w:lineRule="auto"/>
              <w:jc w:val="center"/>
              <w:rPr>
                <w:b/>
                <w:bCs/>
              </w:rPr>
            </w:pPr>
            <w:r w:rsidRPr="00EB27F3">
              <w:rPr>
                <w:b/>
                <w:bCs/>
              </w:rPr>
              <w:t>Histopathological diagnosis</w:t>
            </w:r>
          </w:p>
        </w:tc>
        <w:tc>
          <w:tcPr>
            <w:tcW w:w="2296" w:type="dxa"/>
            <w:vMerge w:val="restart"/>
          </w:tcPr>
          <w:p w14:paraId="160AEBD0" w14:textId="77777777" w:rsidR="00082091" w:rsidRDefault="00082091" w:rsidP="00E07948">
            <w:pPr>
              <w:spacing w:line="360" w:lineRule="auto"/>
              <w:jc w:val="center"/>
              <w:rPr>
                <w:b/>
                <w:bCs/>
              </w:rPr>
            </w:pPr>
          </w:p>
          <w:p w14:paraId="3C054C6D" w14:textId="77777777" w:rsidR="00082091" w:rsidRPr="00EB27F3" w:rsidRDefault="00082091" w:rsidP="00E07948">
            <w:pPr>
              <w:spacing w:line="360" w:lineRule="auto"/>
              <w:jc w:val="center"/>
              <w:rPr>
                <w:b/>
                <w:bCs/>
              </w:rPr>
            </w:pPr>
            <w:r w:rsidRPr="00EB27F3">
              <w:rPr>
                <w:b/>
                <w:bCs/>
              </w:rPr>
              <w:t>P-value</w:t>
            </w:r>
          </w:p>
        </w:tc>
      </w:tr>
      <w:tr w:rsidR="00082091" w:rsidRPr="00EB27F3" w14:paraId="036265AF" w14:textId="77777777" w:rsidTr="00082091">
        <w:tc>
          <w:tcPr>
            <w:tcW w:w="1909" w:type="dxa"/>
            <w:vMerge/>
          </w:tcPr>
          <w:p w14:paraId="05050FBD" w14:textId="77777777" w:rsidR="00082091" w:rsidRPr="00EB27F3" w:rsidRDefault="00082091" w:rsidP="00D8413D">
            <w:pPr>
              <w:spacing w:line="360" w:lineRule="auto"/>
              <w:jc w:val="center"/>
            </w:pPr>
          </w:p>
        </w:tc>
        <w:tc>
          <w:tcPr>
            <w:tcW w:w="1622" w:type="dxa"/>
          </w:tcPr>
          <w:p w14:paraId="2E3968BA" w14:textId="77777777" w:rsidR="00082091" w:rsidRPr="00EB27F3" w:rsidRDefault="00082091" w:rsidP="00E07948">
            <w:pPr>
              <w:spacing w:line="360" w:lineRule="auto"/>
              <w:jc w:val="center"/>
              <w:rPr>
                <w:b/>
                <w:bCs/>
              </w:rPr>
            </w:pPr>
            <w:r w:rsidRPr="00EB27F3">
              <w:rPr>
                <w:b/>
                <w:bCs/>
              </w:rPr>
              <w:t>Benign</w:t>
            </w:r>
          </w:p>
          <w:p w14:paraId="6B7381B5" w14:textId="77777777" w:rsidR="00082091" w:rsidRPr="00EB27F3" w:rsidRDefault="00082091" w:rsidP="00E07948">
            <w:pPr>
              <w:spacing w:line="360" w:lineRule="auto"/>
              <w:jc w:val="center"/>
              <w:rPr>
                <w:b/>
                <w:bCs/>
              </w:rPr>
            </w:pPr>
            <w:r w:rsidRPr="00EB27F3">
              <w:rPr>
                <w:b/>
                <w:bCs/>
              </w:rPr>
              <w:t>n (%)</w:t>
            </w:r>
          </w:p>
        </w:tc>
        <w:tc>
          <w:tcPr>
            <w:tcW w:w="1913" w:type="dxa"/>
          </w:tcPr>
          <w:p w14:paraId="4943EA4D" w14:textId="77777777" w:rsidR="00082091" w:rsidRPr="00EB27F3" w:rsidRDefault="00082091" w:rsidP="00E07948">
            <w:pPr>
              <w:spacing w:line="360" w:lineRule="auto"/>
              <w:jc w:val="center"/>
              <w:rPr>
                <w:b/>
                <w:bCs/>
              </w:rPr>
            </w:pPr>
            <w:r w:rsidRPr="00EB27F3">
              <w:rPr>
                <w:b/>
                <w:bCs/>
              </w:rPr>
              <w:t>Malignant</w:t>
            </w:r>
          </w:p>
          <w:p w14:paraId="4D805507" w14:textId="77777777" w:rsidR="00082091" w:rsidRPr="00EB27F3" w:rsidRDefault="00082091" w:rsidP="00E07948">
            <w:pPr>
              <w:spacing w:line="360" w:lineRule="auto"/>
              <w:jc w:val="center"/>
              <w:rPr>
                <w:b/>
                <w:bCs/>
              </w:rPr>
            </w:pPr>
            <w:r w:rsidRPr="00EB27F3">
              <w:rPr>
                <w:b/>
                <w:bCs/>
              </w:rPr>
              <w:t>n (%)</w:t>
            </w:r>
          </w:p>
        </w:tc>
        <w:tc>
          <w:tcPr>
            <w:tcW w:w="2296" w:type="dxa"/>
            <w:vMerge/>
          </w:tcPr>
          <w:p w14:paraId="4F4ACB34" w14:textId="77777777" w:rsidR="00082091" w:rsidRPr="00EB27F3" w:rsidRDefault="00082091" w:rsidP="00E07948">
            <w:pPr>
              <w:spacing w:line="360" w:lineRule="auto"/>
              <w:jc w:val="center"/>
              <w:rPr>
                <w:b/>
                <w:bCs/>
              </w:rPr>
            </w:pPr>
          </w:p>
        </w:tc>
      </w:tr>
      <w:tr w:rsidR="00082091" w:rsidRPr="00EB27F3" w14:paraId="0300B6D6" w14:textId="77777777" w:rsidTr="00082091">
        <w:tc>
          <w:tcPr>
            <w:tcW w:w="1909" w:type="dxa"/>
          </w:tcPr>
          <w:p w14:paraId="70E38B3E" w14:textId="77777777" w:rsidR="00082091" w:rsidRPr="00EB27F3" w:rsidRDefault="00082091" w:rsidP="00D8413D">
            <w:pPr>
              <w:spacing w:line="360" w:lineRule="auto"/>
              <w:jc w:val="center"/>
              <w:rPr>
                <w:b/>
                <w:bCs/>
              </w:rPr>
            </w:pPr>
            <w:r w:rsidRPr="00EB27F3">
              <w:rPr>
                <w:b/>
                <w:bCs/>
              </w:rPr>
              <w:t>Age (in years)</w:t>
            </w:r>
          </w:p>
        </w:tc>
        <w:tc>
          <w:tcPr>
            <w:tcW w:w="3535" w:type="dxa"/>
            <w:gridSpan w:val="2"/>
          </w:tcPr>
          <w:p w14:paraId="6461AADA" w14:textId="77777777" w:rsidR="00082091" w:rsidRPr="00EB27F3" w:rsidRDefault="00082091" w:rsidP="00E07948">
            <w:pPr>
              <w:spacing w:line="360" w:lineRule="auto"/>
            </w:pPr>
          </w:p>
        </w:tc>
        <w:tc>
          <w:tcPr>
            <w:tcW w:w="2296" w:type="dxa"/>
          </w:tcPr>
          <w:p w14:paraId="11E46B9A" w14:textId="77777777" w:rsidR="00082091" w:rsidRPr="00EB27F3" w:rsidRDefault="00082091" w:rsidP="00E07948">
            <w:pPr>
              <w:spacing w:line="360" w:lineRule="auto"/>
            </w:pPr>
          </w:p>
        </w:tc>
      </w:tr>
      <w:tr w:rsidR="00082091" w:rsidRPr="00EB27F3" w14:paraId="437E78BD" w14:textId="77777777" w:rsidTr="00082091">
        <w:tc>
          <w:tcPr>
            <w:tcW w:w="1909" w:type="dxa"/>
          </w:tcPr>
          <w:p w14:paraId="4D72D295" w14:textId="77777777" w:rsidR="00082091" w:rsidRPr="00EB27F3" w:rsidRDefault="00082091" w:rsidP="00D8413D">
            <w:pPr>
              <w:spacing w:line="360" w:lineRule="auto"/>
              <w:jc w:val="center"/>
            </w:pPr>
            <w:r w:rsidRPr="00EB27F3">
              <w:t>≤30</w:t>
            </w:r>
          </w:p>
        </w:tc>
        <w:tc>
          <w:tcPr>
            <w:tcW w:w="1622" w:type="dxa"/>
          </w:tcPr>
          <w:p w14:paraId="490589BA" w14:textId="77777777" w:rsidR="00082091" w:rsidRPr="00EB27F3" w:rsidRDefault="00082091" w:rsidP="00C37A60">
            <w:pPr>
              <w:spacing w:line="360" w:lineRule="auto"/>
              <w:jc w:val="center"/>
            </w:pPr>
            <w:r w:rsidRPr="00EB27F3">
              <w:t>7 (53.8)</w:t>
            </w:r>
          </w:p>
        </w:tc>
        <w:tc>
          <w:tcPr>
            <w:tcW w:w="1913" w:type="dxa"/>
          </w:tcPr>
          <w:p w14:paraId="74818F1E" w14:textId="77777777" w:rsidR="00082091" w:rsidRPr="00EB27F3" w:rsidRDefault="00082091" w:rsidP="00C37A60">
            <w:pPr>
              <w:spacing w:line="360" w:lineRule="auto"/>
              <w:jc w:val="center"/>
            </w:pPr>
            <w:r w:rsidRPr="00EB27F3">
              <w:t>13 (35.1)</w:t>
            </w:r>
          </w:p>
        </w:tc>
        <w:tc>
          <w:tcPr>
            <w:tcW w:w="2296" w:type="dxa"/>
            <w:vMerge w:val="restart"/>
          </w:tcPr>
          <w:p w14:paraId="295C56FA" w14:textId="77777777" w:rsidR="00082091" w:rsidRDefault="00082091" w:rsidP="00C37A60">
            <w:pPr>
              <w:spacing w:line="360" w:lineRule="auto"/>
              <w:jc w:val="center"/>
            </w:pPr>
          </w:p>
          <w:p w14:paraId="56819002" w14:textId="77777777" w:rsidR="00082091" w:rsidRPr="00EB27F3" w:rsidRDefault="00082091" w:rsidP="00C37A60">
            <w:pPr>
              <w:spacing w:line="360" w:lineRule="auto"/>
              <w:jc w:val="center"/>
            </w:pPr>
            <w:r w:rsidRPr="00EB27F3">
              <w:t>0.290</w:t>
            </w:r>
          </w:p>
        </w:tc>
      </w:tr>
      <w:tr w:rsidR="00082091" w:rsidRPr="00EB27F3" w14:paraId="53A8A966" w14:textId="77777777" w:rsidTr="00082091">
        <w:tc>
          <w:tcPr>
            <w:tcW w:w="1909" w:type="dxa"/>
          </w:tcPr>
          <w:p w14:paraId="65EAC698" w14:textId="77777777" w:rsidR="00082091" w:rsidRPr="00EB27F3" w:rsidRDefault="00082091" w:rsidP="00D8413D">
            <w:pPr>
              <w:spacing w:line="360" w:lineRule="auto"/>
              <w:jc w:val="center"/>
            </w:pPr>
            <w:r w:rsidRPr="00EB27F3">
              <w:t>31-40</w:t>
            </w:r>
          </w:p>
        </w:tc>
        <w:tc>
          <w:tcPr>
            <w:tcW w:w="1622" w:type="dxa"/>
          </w:tcPr>
          <w:p w14:paraId="7AD1B08C" w14:textId="77777777" w:rsidR="00082091" w:rsidRPr="00EB27F3" w:rsidRDefault="00082091" w:rsidP="00C37A60">
            <w:pPr>
              <w:spacing w:line="360" w:lineRule="auto"/>
              <w:jc w:val="center"/>
            </w:pPr>
            <w:r w:rsidRPr="00EB27F3">
              <w:t>5 (38.5)</w:t>
            </w:r>
          </w:p>
        </w:tc>
        <w:tc>
          <w:tcPr>
            <w:tcW w:w="1913" w:type="dxa"/>
          </w:tcPr>
          <w:p w14:paraId="596EEA50" w14:textId="77777777" w:rsidR="00082091" w:rsidRPr="00EB27F3" w:rsidRDefault="00082091" w:rsidP="00C37A60">
            <w:pPr>
              <w:spacing w:line="360" w:lineRule="auto"/>
              <w:jc w:val="center"/>
            </w:pPr>
            <w:r w:rsidRPr="00EB27F3">
              <w:t>14 (37.8)</w:t>
            </w:r>
          </w:p>
        </w:tc>
        <w:tc>
          <w:tcPr>
            <w:tcW w:w="2296" w:type="dxa"/>
            <w:vMerge/>
          </w:tcPr>
          <w:p w14:paraId="0F1FD7DB" w14:textId="77777777" w:rsidR="00082091" w:rsidRPr="00EB27F3" w:rsidRDefault="00082091" w:rsidP="00C37A60">
            <w:pPr>
              <w:spacing w:line="360" w:lineRule="auto"/>
              <w:jc w:val="center"/>
            </w:pPr>
          </w:p>
        </w:tc>
      </w:tr>
      <w:tr w:rsidR="00082091" w:rsidRPr="00EB27F3" w14:paraId="0F0E4484" w14:textId="77777777" w:rsidTr="00082091">
        <w:tc>
          <w:tcPr>
            <w:tcW w:w="1909" w:type="dxa"/>
          </w:tcPr>
          <w:p w14:paraId="08779AC8" w14:textId="77777777" w:rsidR="00082091" w:rsidRPr="00EB27F3" w:rsidRDefault="00082091" w:rsidP="00D8413D">
            <w:pPr>
              <w:spacing w:line="360" w:lineRule="auto"/>
              <w:jc w:val="center"/>
            </w:pPr>
            <w:r w:rsidRPr="00EB27F3">
              <w:t>&gt;40</w:t>
            </w:r>
          </w:p>
        </w:tc>
        <w:tc>
          <w:tcPr>
            <w:tcW w:w="1622" w:type="dxa"/>
          </w:tcPr>
          <w:p w14:paraId="6F798D45" w14:textId="77777777" w:rsidR="00082091" w:rsidRPr="00EB27F3" w:rsidRDefault="00082091" w:rsidP="00C37A60">
            <w:pPr>
              <w:spacing w:line="360" w:lineRule="auto"/>
              <w:jc w:val="center"/>
            </w:pPr>
            <w:r w:rsidRPr="00EB27F3">
              <w:t>1 (7.7)</w:t>
            </w:r>
          </w:p>
        </w:tc>
        <w:tc>
          <w:tcPr>
            <w:tcW w:w="1913" w:type="dxa"/>
          </w:tcPr>
          <w:p w14:paraId="252D8D20" w14:textId="77777777" w:rsidR="00082091" w:rsidRPr="00EB27F3" w:rsidRDefault="00082091" w:rsidP="00C37A60">
            <w:pPr>
              <w:spacing w:line="360" w:lineRule="auto"/>
              <w:jc w:val="center"/>
            </w:pPr>
            <w:r w:rsidRPr="00EB27F3">
              <w:t>10 (27.0)</w:t>
            </w:r>
          </w:p>
        </w:tc>
        <w:tc>
          <w:tcPr>
            <w:tcW w:w="2296" w:type="dxa"/>
            <w:vMerge/>
          </w:tcPr>
          <w:p w14:paraId="5F8BBE3E" w14:textId="77777777" w:rsidR="00082091" w:rsidRPr="00EB27F3" w:rsidRDefault="00082091" w:rsidP="00C37A60">
            <w:pPr>
              <w:spacing w:line="360" w:lineRule="auto"/>
              <w:jc w:val="center"/>
            </w:pPr>
          </w:p>
        </w:tc>
      </w:tr>
      <w:tr w:rsidR="00082091" w:rsidRPr="00EB27F3" w14:paraId="5955EB67" w14:textId="77777777" w:rsidTr="00082091">
        <w:tc>
          <w:tcPr>
            <w:tcW w:w="1909" w:type="dxa"/>
          </w:tcPr>
          <w:p w14:paraId="31673653" w14:textId="77777777" w:rsidR="00082091" w:rsidRPr="00EB27F3" w:rsidRDefault="00082091" w:rsidP="00D8413D">
            <w:pPr>
              <w:spacing w:line="360" w:lineRule="auto"/>
              <w:jc w:val="center"/>
              <w:rPr>
                <w:b/>
                <w:bCs/>
              </w:rPr>
            </w:pPr>
            <w:r w:rsidRPr="00EB27F3">
              <w:rPr>
                <w:b/>
                <w:bCs/>
              </w:rPr>
              <w:t>Marital status</w:t>
            </w:r>
          </w:p>
        </w:tc>
        <w:tc>
          <w:tcPr>
            <w:tcW w:w="3535" w:type="dxa"/>
            <w:gridSpan w:val="2"/>
          </w:tcPr>
          <w:p w14:paraId="5F9BD4BC" w14:textId="77777777" w:rsidR="00082091" w:rsidRPr="00EB27F3" w:rsidRDefault="00082091" w:rsidP="00C37A60">
            <w:pPr>
              <w:spacing w:line="360" w:lineRule="auto"/>
              <w:jc w:val="center"/>
            </w:pPr>
          </w:p>
        </w:tc>
        <w:tc>
          <w:tcPr>
            <w:tcW w:w="2296" w:type="dxa"/>
          </w:tcPr>
          <w:p w14:paraId="783D0E2E" w14:textId="77777777" w:rsidR="00082091" w:rsidRPr="00EB27F3" w:rsidRDefault="00082091" w:rsidP="00C37A60">
            <w:pPr>
              <w:spacing w:line="360" w:lineRule="auto"/>
              <w:jc w:val="center"/>
            </w:pPr>
          </w:p>
        </w:tc>
      </w:tr>
      <w:tr w:rsidR="00082091" w:rsidRPr="00EB27F3" w14:paraId="2094FE02" w14:textId="77777777" w:rsidTr="00082091">
        <w:tc>
          <w:tcPr>
            <w:tcW w:w="1909" w:type="dxa"/>
          </w:tcPr>
          <w:p w14:paraId="5034AF73" w14:textId="77777777" w:rsidR="00082091" w:rsidRPr="00EB27F3" w:rsidRDefault="00082091" w:rsidP="00D8413D">
            <w:pPr>
              <w:spacing w:line="360" w:lineRule="auto"/>
              <w:jc w:val="center"/>
            </w:pPr>
            <w:r w:rsidRPr="00EB27F3">
              <w:t>Married</w:t>
            </w:r>
          </w:p>
        </w:tc>
        <w:tc>
          <w:tcPr>
            <w:tcW w:w="1622" w:type="dxa"/>
          </w:tcPr>
          <w:p w14:paraId="103BB13D" w14:textId="77777777" w:rsidR="00082091" w:rsidRPr="00EB27F3" w:rsidRDefault="00082091" w:rsidP="00C37A60">
            <w:pPr>
              <w:spacing w:line="360" w:lineRule="auto"/>
              <w:jc w:val="center"/>
            </w:pPr>
            <w:r w:rsidRPr="00EB27F3">
              <w:t>7 (53.8)</w:t>
            </w:r>
          </w:p>
        </w:tc>
        <w:tc>
          <w:tcPr>
            <w:tcW w:w="1913" w:type="dxa"/>
          </w:tcPr>
          <w:p w14:paraId="5D0B1832" w14:textId="77777777" w:rsidR="00082091" w:rsidRPr="00EB27F3" w:rsidRDefault="00082091" w:rsidP="00C37A60">
            <w:pPr>
              <w:spacing w:line="360" w:lineRule="auto"/>
              <w:jc w:val="center"/>
            </w:pPr>
            <w:r w:rsidRPr="00EB27F3">
              <w:t>22 (59.5)</w:t>
            </w:r>
          </w:p>
        </w:tc>
        <w:tc>
          <w:tcPr>
            <w:tcW w:w="2296" w:type="dxa"/>
            <w:vMerge w:val="restart"/>
          </w:tcPr>
          <w:p w14:paraId="0DAC285C" w14:textId="77777777" w:rsidR="00082091" w:rsidRPr="00EB27F3" w:rsidRDefault="00082091" w:rsidP="00C37A60">
            <w:pPr>
              <w:spacing w:line="360" w:lineRule="auto"/>
              <w:jc w:val="center"/>
            </w:pPr>
            <w:r>
              <w:t>0.754</w:t>
            </w:r>
          </w:p>
        </w:tc>
      </w:tr>
      <w:tr w:rsidR="00082091" w:rsidRPr="00EB27F3" w14:paraId="2C7E5A8B" w14:textId="77777777" w:rsidTr="00082091">
        <w:tc>
          <w:tcPr>
            <w:tcW w:w="1909" w:type="dxa"/>
          </w:tcPr>
          <w:p w14:paraId="0EE14921" w14:textId="77777777" w:rsidR="00082091" w:rsidRPr="00EB27F3" w:rsidRDefault="00082091" w:rsidP="00D8413D">
            <w:pPr>
              <w:spacing w:line="360" w:lineRule="auto"/>
              <w:jc w:val="center"/>
            </w:pPr>
            <w:r w:rsidRPr="00EB27F3">
              <w:t>Unmarried</w:t>
            </w:r>
          </w:p>
        </w:tc>
        <w:tc>
          <w:tcPr>
            <w:tcW w:w="1622" w:type="dxa"/>
          </w:tcPr>
          <w:p w14:paraId="73BF2584" w14:textId="77777777" w:rsidR="00082091" w:rsidRPr="00EB27F3" w:rsidRDefault="00082091" w:rsidP="00C37A60">
            <w:pPr>
              <w:spacing w:line="360" w:lineRule="auto"/>
              <w:jc w:val="center"/>
            </w:pPr>
            <w:r w:rsidRPr="00EB27F3">
              <w:t>6 (46.2)</w:t>
            </w:r>
          </w:p>
        </w:tc>
        <w:tc>
          <w:tcPr>
            <w:tcW w:w="1913" w:type="dxa"/>
          </w:tcPr>
          <w:p w14:paraId="070F3171" w14:textId="77777777" w:rsidR="00082091" w:rsidRPr="00EB27F3" w:rsidRDefault="00082091" w:rsidP="00C37A60">
            <w:pPr>
              <w:spacing w:line="360" w:lineRule="auto"/>
              <w:jc w:val="center"/>
            </w:pPr>
            <w:r w:rsidRPr="00EB27F3">
              <w:t>15 (40.5)</w:t>
            </w:r>
          </w:p>
        </w:tc>
        <w:tc>
          <w:tcPr>
            <w:tcW w:w="2296" w:type="dxa"/>
            <w:vMerge/>
          </w:tcPr>
          <w:p w14:paraId="6CE87285" w14:textId="77777777" w:rsidR="00082091" w:rsidRPr="00EB27F3" w:rsidRDefault="00082091" w:rsidP="00C37A60">
            <w:pPr>
              <w:spacing w:line="360" w:lineRule="auto"/>
              <w:jc w:val="center"/>
            </w:pPr>
          </w:p>
        </w:tc>
      </w:tr>
      <w:tr w:rsidR="00082091" w:rsidRPr="00EB27F3" w14:paraId="4DC76DA6" w14:textId="77777777" w:rsidTr="00082091">
        <w:tc>
          <w:tcPr>
            <w:tcW w:w="1909" w:type="dxa"/>
          </w:tcPr>
          <w:p w14:paraId="066454A6" w14:textId="77777777" w:rsidR="00082091" w:rsidRPr="00EB27F3" w:rsidRDefault="00082091" w:rsidP="00D8413D">
            <w:pPr>
              <w:spacing w:line="360" w:lineRule="auto"/>
              <w:jc w:val="center"/>
              <w:rPr>
                <w:b/>
                <w:bCs/>
              </w:rPr>
            </w:pPr>
            <w:r>
              <w:rPr>
                <w:b/>
                <w:bCs/>
              </w:rPr>
              <w:t>C</w:t>
            </w:r>
            <w:r w:rsidRPr="00EB27F3">
              <w:rPr>
                <w:b/>
                <w:bCs/>
              </w:rPr>
              <w:t>linical presentation</w:t>
            </w:r>
          </w:p>
        </w:tc>
        <w:tc>
          <w:tcPr>
            <w:tcW w:w="3535" w:type="dxa"/>
            <w:gridSpan w:val="2"/>
          </w:tcPr>
          <w:p w14:paraId="52102917" w14:textId="77777777" w:rsidR="00082091" w:rsidRPr="00EB27F3" w:rsidRDefault="00082091" w:rsidP="00C37A60">
            <w:pPr>
              <w:spacing w:line="360" w:lineRule="auto"/>
              <w:jc w:val="center"/>
            </w:pPr>
          </w:p>
        </w:tc>
        <w:tc>
          <w:tcPr>
            <w:tcW w:w="2296" w:type="dxa"/>
          </w:tcPr>
          <w:p w14:paraId="51052774" w14:textId="77777777" w:rsidR="00082091" w:rsidRPr="00EB27F3" w:rsidRDefault="00082091" w:rsidP="00C37A60">
            <w:pPr>
              <w:spacing w:line="360" w:lineRule="auto"/>
              <w:jc w:val="center"/>
            </w:pPr>
          </w:p>
        </w:tc>
      </w:tr>
      <w:tr w:rsidR="00082091" w:rsidRPr="00EB27F3" w14:paraId="104AB5FC" w14:textId="77777777" w:rsidTr="00082091">
        <w:tc>
          <w:tcPr>
            <w:tcW w:w="1909" w:type="dxa"/>
          </w:tcPr>
          <w:p w14:paraId="76C65158" w14:textId="77777777" w:rsidR="00082091" w:rsidRPr="00EB27F3" w:rsidRDefault="00082091" w:rsidP="00D8413D">
            <w:pPr>
              <w:spacing w:line="360" w:lineRule="auto"/>
              <w:jc w:val="center"/>
            </w:pPr>
            <w:r w:rsidRPr="00EB27F3">
              <w:t>Pain</w:t>
            </w:r>
          </w:p>
        </w:tc>
        <w:tc>
          <w:tcPr>
            <w:tcW w:w="1622" w:type="dxa"/>
          </w:tcPr>
          <w:p w14:paraId="312B8738" w14:textId="77777777" w:rsidR="00082091" w:rsidRPr="00EB27F3" w:rsidRDefault="00082091" w:rsidP="00C37A60">
            <w:pPr>
              <w:spacing w:line="360" w:lineRule="auto"/>
              <w:jc w:val="center"/>
            </w:pPr>
            <w:r w:rsidRPr="00EB27F3">
              <w:t>11 (84.6)</w:t>
            </w:r>
          </w:p>
        </w:tc>
        <w:tc>
          <w:tcPr>
            <w:tcW w:w="1913" w:type="dxa"/>
          </w:tcPr>
          <w:p w14:paraId="6DEF38B2" w14:textId="77777777" w:rsidR="00082091" w:rsidRPr="00EB27F3" w:rsidRDefault="00082091" w:rsidP="00C37A60">
            <w:pPr>
              <w:spacing w:line="360" w:lineRule="auto"/>
              <w:jc w:val="center"/>
            </w:pPr>
            <w:r w:rsidRPr="00EB27F3">
              <w:t>7 (18.9)</w:t>
            </w:r>
          </w:p>
        </w:tc>
        <w:tc>
          <w:tcPr>
            <w:tcW w:w="2296" w:type="dxa"/>
          </w:tcPr>
          <w:p w14:paraId="0D5EFE34" w14:textId="77777777" w:rsidR="00082091" w:rsidRPr="00EB27F3" w:rsidRDefault="00082091" w:rsidP="00C37A60">
            <w:pPr>
              <w:spacing w:line="360" w:lineRule="auto"/>
              <w:jc w:val="center"/>
            </w:pPr>
            <w:r w:rsidRPr="00EB27F3">
              <w:t>&lt;0.001</w:t>
            </w:r>
          </w:p>
        </w:tc>
      </w:tr>
      <w:tr w:rsidR="00082091" w:rsidRPr="00EB27F3" w14:paraId="63FA99FD" w14:textId="77777777" w:rsidTr="00082091">
        <w:tc>
          <w:tcPr>
            <w:tcW w:w="1909" w:type="dxa"/>
          </w:tcPr>
          <w:p w14:paraId="1D3434A7" w14:textId="77777777" w:rsidR="00082091" w:rsidRPr="00EB27F3" w:rsidRDefault="00082091" w:rsidP="00D8413D">
            <w:pPr>
              <w:spacing w:line="360" w:lineRule="auto"/>
              <w:jc w:val="center"/>
            </w:pPr>
            <w:r w:rsidRPr="00EB27F3">
              <w:t>Swelling</w:t>
            </w:r>
          </w:p>
        </w:tc>
        <w:tc>
          <w:tcPr>
            <w:tcW w:w="1622" w:type="dxa"/>
          </w:tcPr>
          <w:p w14:paraId="76D4B5AB" w14:textId="77777777" w:rsidR="00082091" w:rsidRPr="00EB27F3" w:rsidRDefault="00082091" w:rsidP="00C37A60">
            <w:pPr>
              <w:spacing w:line="360" w:lineRule="auto"/>
              <w:jc w:val="center"/>
            </w:pPr>
            <w:r w:rsidRPr="00EB27F3">
              <w:t>13 (100.0)</w:t>
            </w:r>
          </w:p>
        </w:tc>
        <w:tc>
          <w:tcPr>
            <w:tcW w:w="1913" w:type="dxa"/>
          </w:tcPr>
          <w:p w14:paraId="594A5A81" w14:textId="77777777" w:rsidR="00082091" w:rsidRPr="00EB27F3" w:rsidRDefault="00082091" w:rsidP="00C37A60">
            <w:pPr>
              <w:spacing w:line="360" w:lineRule="auto"/>
              <w:jc w:val="center"/>
            </w:pPr>
            <w:r w:rsidRPr="00EB27F3">
              <w:t>37 (100.0)</w:t>
            </w:r>
          </w:p>
        </w:tc>
        <w:tc>
          <w:tcPr>
            <w:tcW w:w="2296" w:type="dxa"/>
          </w:tcPr>
          <w:p w14:paraId="147EEA99" w14:textId="77777777" w:rsidR="00082091" w:rsidRPr="00EB27F3" w:rsidRDefault="00082091" w:rsidP="00C37A60">
            <w:pPr>
              <w:spacing w:line="360" w:lineRule="auto"/>
              <w:jc w:val="center"/>
            </w:pPr>
            <w:r>
              <w:t>-</w:t>
            </w:r>
          </w:p>
        </w:tc>
      </w:tr>
      <w:tr w:rsidR="00082091" w:rsidRPr="00EB27F3" w14:paraId="67004E36" w14:textId="77777777" w:rsidTr="00082091">
        <w:tc>
          <w:tcPr>
            <w:tcW w:w="1909" w:type="dxa"/>
          </w:tcPr>
          <w:p w14:paraId="1FF277C6" w14:textId="77777777" w:rsidR="00082091" w:rsidRPr="00EB27F3" w:rsidRDefault="00082091" w:rsidP="00D8413D">
            <w:pPr>
              <w:spacing w:line="360" w:lineRule="auto"/>
              <w:jc w:val="center"/>
            </w:pPr>
            <w:r w:rsidRPr="00EB27F3">
              <w:t>Fever</w:t>
            </w:r>
          </w:p>
        </w:tc>
        <w:tc>
          <w:tcPr>
            <w:tcW w:w="1622" w:type="dxa"/>
          </w:tcPr>
          <w:p w14:paraId="33E999E2" w14:textId="77777777" w:rsidR="00082091" w:rsidRPr="00EB27F3" w:rsidRDefault="00082091" w:rsidP="00C37A60">
            <w:pPr>
              <w:spacing w:line="360" w:lineRule="auto"/>
              <w:jc w:val="center"/>
            </w:pPr>
            <w:r w:rsidRPr="00EB27F3">
              <w:t>4 (30.8)</w:t>
            </w:r>
          </w:p>
        </w:tc>
        <w:tc>
          <w:tcPr>
            <w:tcW w:w="1913" w:type="dxa"/>
          </w:tcPr>
          <w:p w14:paraId="23C13A5C" w14:textId="77777777" w:rsidR="00082091" w:rsidRPr="00EB27F3" w:rsidRDefault="00082091" w:rsidP="00C37A60">
            <w:pPr>
              <w:spacing w:line="360" w:lineRule="auto"/>
              <w:jc w:val="center"/>
            </w:pPr>
            <w:r w:rsidRPr="00EB27F3">
              <w:t>0 (0.0)</w:t>
            </w:r>
          </w:p>
        </w:tc>
        <w:tc>
          <w:tcPr>
            <w:tcW w:w="2296" w:type="dxa"/>
          </w:tcPr>
          <w:p w14:paraId="46E8AB4C" w14:textId="77777777" w:rsidR="00082091" w:rsidRPr="00EB27F3" w:rsidRDefault="00082091" w:rsidP="00C37A60">
            <w:pPr>
              <w:spacing w:line="360" w:lineRule="auto"/>
              <w:jc w:val="center"/>
            </w:pPr>
            <w:r w:rsidRPr="00EB27F3">
              <w:t>0.003</w:t>
            </w:r>
          </w:p>
        </w:tc>
      </w:tr>
      <w:tr w:rsidR="00082091" w:rsidRPr="00EB27F3" w14:paraId="0152357B" w14:textId="77777777" w:rsidTr="00082091">
        <w:tc>
          <w:tcPr>
            <w:tcW w:w="1909" w:type="dxa"/>
          </w:tcPr>
          <w:p w14:paraId="11C55206" w14:textId="77777777" w:rsidR="00082091" w:rsidRPr="00EB27F3" w:rsidRDefault="00082091" w:rsidP="00D8413D">
            <w:pPr>
              <w:spacing w:line="360" w:lineRule="auto"/>
              <w:jc w:val="center"/>
              <w:rPr>
                <w:b/>
                <w:bCs/>
              </w:rPr>
            </w:pPr>
            <w:r w:rsidRPr="00EB27F3">
              <w:rPr>
                <w:b/>
                <w:bCs/>
              </w:rPr>
              <w:t>Physical examination</w:t>
            </w:r>
          </w:p>
        </w:tc>
        <w:tc>
          <w:tcPr>
            <w:tcW w:w="3535" w:type="dxa"/>
            <w:gridSpan w:val="2"/>
          </w:tcPr>
          <w:p w14:paraId="59E872F1" w14:textId="77777777" w:rsidR="00082091" w:rsidRPr="00EB27F3" w:rsidRDefault="00082091" w:rsidP="00E07948">
            <w:pPr>
              <w:spacing w:line="360" w:lineRule="auto"/>
            </w:pPr>
          </w:p>
        </w:tc>
        <w:tc>
          <w:tcPr>
            <w:tcW w:w="2296" w:type="dxa"/>
          </w:tcPr>
          <w:p w14:paraId="458E5B52" w14:textId="77777777" w:rsidR="00082091" w:rsidRPr="00EB27F3" w:rsidRDefault="00082091" w:rsidP="00E07948">
            <w:pPr>
              <w:spacing w:line="360" w:lineRule="auto"/>
            </w:pPr>
          </w:p>
        </w:tc>
      </w:tr>
      <w:tr w:rsidR="00082091" w:rsidRPr="00EB27F3" w14:paraId="01062F61" w14:textId="77777777" w:rsidTr="00082091">
        <w:tc>
          <w:tcPr>
            <w:tcW w:w="1909" w:type="dxa"/>
          </w:tcPr>
          <w:p w14:paraId="49DA573F" w14:textId="77777777" w:rsidR="00082091" w:rsidRPr="00EB27F3" w:rsidRDefault="00082091" w:rsidP="00D8413D">
            <w:pPr>
              <w:spacing w:line="360" w:lineRule="auto"/>
              <w:jc w:val="center"/>
            </w:pPr>
            <w:r w:rsidRPr="00EB27F3">
              <w:rPr>
                <w:b/>
              </w:rPr>
              <w:t>Pulse</w:t>
            </w:r>
          </w:p>
        </w:tc>
        <w:tc>
          <w:tcPr>
            <w:tcW w:w="3535" w:type="dxa"/>
            <w:gridSpan w:val="2"/>
          </w:tcPr>
          <w:p w14:paraId="5851E221" w14:textId="77777777" w:rsidR="00082091" w:rsidRPr="00EB27F3" w:rsidRDefault="00082091" w:rsidP="00E07948">
            <w:pPr>
              <w:spacing w:line="360" w:lineRule="auto"/>
            </w:pPr>
          </w:p>
        </w:tc>
        <w:tc>
          <w:tcPr>
            <w:tcW w:w="2296" w:type="dxa"/>
          </w:tcPr>
          <w:p w14:paraId="585CF3EA" w14:textId="77777777" w:rsidR="00082091" w:rsidRPr="00EB27F3" w:rsidRDefault="00082091" w:rsidP="00E07948">
            <w:pPr>
              <w:spacing w:line="360" w:lineRule="auto"/>
            </w:pPr>
          </w:p>
        </w:tc>
      </w:tr>
      <w:tr w:rsidR="00082091" w:rsidRPr="00EB27F3" w14:paraId="6A182041" w14:textId="77777777" w:rsidTr="00082091">
        <w:tc>
          <w:tcPr>
            <w:tcW w:w="1909" w:type="dxa"/>
          </w:tcPr>
          <w:p w14:paraId="655447C5" w14:textId="77777777" w:rsidR="00082091" w:rsidRPr="00EB27F3" w:rsidRDefault="00082091" w:rsidP="00D8413D">
            <w:pPr>
              <w:spacing w:line="360" w:lineRule="auto"/>
              <w:jc w:val="center"/>
            </w:pPr>
            <w:r w:rsidRPr="00EB27F3">
              <w:t>Normal</w:t>
            </w:r>
          </w:p>
        </w:tc>
        <w:tc>
          <w:tcPr>
            <w:tcW w:w="1622" w:type="dxa"/>
          </w:tcPr>
          <w:p w14:paraId="6D523EDC" w14:textId="77777777" w:rsidR="00082091" w:rsidRPr="00EB27F3" w:rsidRDefault="00082091" w:rsidP="00C37A60">
            <w:pPr>
              <w:spacing w:line="360" w:lineRule="auto"/>
              <w:jc w:val="center"/>
            </w:pPr>
            <w:r w:rsidRPr="00EB27F3">
              <w:t>5 (38.5)</w:t>
            </w:r>
          </w:p>
        </w:tc>
        <w:tc>
          <w:tcPr>
            <w:tcW w:w="1913" w:type="dxa"/>
          </w:tcPr>
          <w:p w14:paraId="0742719D" w14:textId="77777777" w:rsidR="00082091" w:rsidRPr="00EB27F3" w:rsidRDefault="00082091" w:rsidP="00C37A60">
            <w:pPr>
              <w:spacing w:line="360" w:lineRule="auto"/>
              <w:jc w:val="center"/>
            </w:pPr>
            <w:r w:rsidRPr="00EB27F3">
              <w:t>31 (83.8)</w:t>
            </w:r>
          </w:p>
        </w:tc>
        <w:tc>
          <w:tcPr>
            <w:tcW w:w="2296" w:type="dxa"/>
            <w:vMerge w:val="restart"/>
          </w:tcPr>
          <w:p w14:paraId="1B0D58E6" w14:textId="77777777" w:rsidR="00082091" w:rsidRPr="00EB27F3" w:rsidRDefault="00082091" w:rsidP="00C37A60">
            <w:pPr>
              <w:spacing w:line="360" w:lineRule="auto"/>
              <w:jc w:val="center"/>
            </w:pPr>
            <w:r w:rsidRPr="00EB27F3">
              <w:t>0.004</w:t>
            </w:r>
          </w:p>
        </w:tc>
      </w:tr>
      <w:tr w:rsidR="00082091" w:rsidRPr="00EB27F3" w14:paraId="301697E0" w14:textId="77777777" w:rsidTr="00082091">
        <w:tc>
          <w:tcPr>
            <w:tcW w:w="1909" w:type="dxa"/>
          </w:tcPr>
          <w:p w14:paraId="3A9A605D" w14:textId="77777777" w:rsidR="00082091" w:rsidRPr="00EB27F3" w:rsidRDefault="00082091" w:rsidP="00D8413D">
            <w:pPr>
              <w:spacing w:line="360" w:lineRule="auto"/>
              <w:jc w:val="center"/>
            </w:pPr>
            <w:r w:rsidRPr="00EB27F3">
              <w:t>Raised</w:t>
            </w:r>
          </w:p>
        </w:tc>
        <w:tc>
          <w:tcPr>
            <w:tcW w:w="1622" w:type="dxa"/>
          </w:tcPr>
          <w:p w14:paraId="4F6FA833" w14:textId="77777777" w:rsidR="00082091" w:rsidRPr="00EB27F3" w:rsidRDefault="00082091" w:rsidP="00C37A60">
            <w:pPr>
              <w:spacing w:line="360" w:lineRule="auto"/>
              <w:jc w:val="center"/>
            </w:pPr>
            <w:r w:rsidRPr="00EB27F3">
              <w:t>8 (61.5)</w:t>
            </w:r>
          </w:p>
        </w:tc>
        <w:tc>
          <w:tcPr>
            <w:tcW w:w="1913" w:type="dxa"/>
          </w:tcPr>
          <w:p w14:paraId="09949342" w14:textId="77777777" w:rsidR="00082091" w:rsidRPr="00EB27F3" w:rsidRDefault="00082091" w:rsidP="00C37A60">
            <w:pPr>
              <w:spacing w:line="360" w:lineRule="auto"/>
              <w:jc w:val="center"/>
            </w:pPr>
            <w:r w:rsidRPr="00EB27F3">
              <w:t>6 (16.2)</w:t>
            </w:r>
          </w:p>
        </w:tc>
        <w:tc>
          <w:tcPr>
            <w:tcW w:w="2296" w:type="dxa"/>
            <w:vMerge/>
          </w:tcPr>
          <w:p w14:paraId="23E1FF94" w14:textId="77777777" w:rsidR="00082091" w:rsidRPr="00EB27F3" w:rsidRDefault="00082091" w:rsidP="00C37A60">
            <w:pPr>
              <w:spacing w:line="360" w:lineRule="auto"/>
              <w:jc w:val="center"/>
            </w:pPr>
          </w:p>
        </w:tc>
      </w:tr>
      <w:tr w:rsidR="00082091" w:rsidRPr="00EB27F3" w14:paraId="314A81F0" w14:textId="77777777" w:rsidTr="00082091">
        <w:tc>
          <w:tcPr>
            <w:tcW w:w="1909" w:type="dxa"/>
          </w:tcPr>
          <w:p w14:paraId="6DCD2E4F" w14:textId="77777777" w:rsidR="00082091" w:rsidRPr="00EB27F3" w:rsidRDefault="00082091" w:rsidP="00D8413D">
            <w:pPr>
              <w:spacing w:line="360" w:lineRule="auto"/>
              <w:jc w:val="center"/>
            </w:pPr>
            <w:r w:rsidRPr="00EB27F3">
              <w:rPr>
                <w:b/>
              </w:rPr>
              <w:t>Temperature</w:t>
            </w:r>
          </w:p>
        </w:tc>
        <w:tc>
          <w:tcPr>
            <w:tcW w:w="3535" w:type="dxa"/>
            <w:gridSpan w:val="2"/>
          </w:tcPr>
          <w:p w14:paraId="737686E8" w14:textId="77777777" w:rsidR="00082091" w:rsidRPr="00EB27F3" w:rsidRDefault="00082091" w:rsidP="00C37A60">
            <w:pPr>
              <w:spacing w:line="360" w:lineRule="auto"/>
              <w:jc w:val="center"/>
            </w:pPr>
          </w:p>
        </w:tc>
        <w:tc>
          <w:tcPr>
            <w:tcW w:w="2296" w:type="dxa"/>
          </w:tcPr>
          <w:p w14:paraId="25225603" w14:textId="77777777" w:rsidR="00082091" w:rsidRPr="00EB27F3" w:rsidRDefault="00082091" w:rsidP="00C37A60">
            <w:pPr>
              <w:spacing w:line="360" w:lineRule="auto"/>
              <w:jc w:val="center"/>
            </w:pPr>
          </w:p>
        </w:tc>
      </w:tr>
      <w:tr w:rsidR="00812FA7" w:rsidRPr="00EB27F3" w14:paraId="2939FE92" w14:textId="77777777" w:rsidTr="00082091">
        <w:tc>
          <w:tcPr>
            <w:tcW w:w="1909" w:type="dxa"/>
          </w:tcPr>
          <w:p w14:paraId="1267ADA8" w14:textId="77777777" w:rsidR="00812FA7" w:rsidRPr="00EB27F3" w:rsidRDefault="00812FA7" w:rsidP="00D8413D">
            <w:pPr>
              <w:spacing w:line="360" w:lineRule="auto"/>
              <w:jc w:val="center"/>
            </w:pPr>
            <w:r w:rsidRPr="00EB27F3">
              <w:t>Normal</w:t>
            </w:r>
          </w:p>
        </w:tc>
        <w:tc>
          <w:tcPr>
            <w:tcW w:w="1622" w:type="dxa"/>
          </w:tcPr>
          <w:p w14:paraId="2E7DB4DD" w14:textId="77777777" w:rsidR="00812FA7" w:rsidRPr="00EB27F3" w:rsidRDefault="00812FA7" w:rsidP="00C37A60">
            <w:pPr>
              <w:spacing w:line="360" w:lineRule="auto"/>
              <w:jc w:val="center"/>
            </w:pPr>
            <w:r w:rsidRPr="00EB27F3">
              <w:t>13 (100.0)</w:t>
            </w:r>
          </w:p>
        </w:tc>
        <w:tc>
          <w:tcPr>
            <w:tcW w:w="1913" w:type="dxa"/>
          </w:tcPr>
          <w:p w14:paraId="279049EB" w14:textId="77777777" w:rsidR="00812FA7" w:rsidRPr="00EB27F3" w:rsidRDefault="00812FA7" w:rsidP="00C37A60">
            <w:pPr>
              <w:spacing w:line="360" w:lineRule="auto"/>
              <w:jc w:val="center"/>
            </w:pPr>
            <w:r w:rsidRPr="00EB27F3">
              <w:t>37 (100.0)</w:t>
            </w:r>
          </w:p>
        </w:tc>
        <w:tc>
          <w:tcPr>
            <w:tcW w:w="2296" w:type="dxa"/>
            <w:vMerge w:val="restart"/>
          </w:tcPr>
          <w:p w14:paraId="657088B9" w14:textId="77777777" w:rsidR="00812FA7" w:rsidRPr="00EB27F3" w:rsidRDefault="00812FA7" w:rsidP="00C37A60">
            <w:pPr>
              <w:spacing w:line="360" w:lineRule="auto"/>
              <w:jc w:val="center"/>
            </w:pPr>
            <w:r>
              <w:t>-</w:t>
            </w:r>
          </w:p>
        </w:tc>
      </w:tr>
      <w:tr w:rsidR="00812FA7" w:rsidRPr="00EB27F3" w14:paraId="155477B8" w14:textId="77777777" w:rsidTr="00082091">
        <w:tc>
          <w:tcPr>
            <w:tcW w:w="1909" w:type="dxa"/>
          </w:tcPr>
          <w:p w14:paraId="30E7E6F4" w14:textId="77777777" w:rsidR="00812FA7" w:rsidRPr="00EB27F3" w:rsidRDefault="00812FA7" w:rsidP="00D8413D">
            <w:pPr>
              <w:spacing w:line="360" w:lineRule="auto"/>
              <w:jc w:val="center"/>
            </w:pPr>
            <w:r w:rsidRPr="00EB27F3">
              <w:t>Raised</w:t>
            </w:r>
          </w:p>
        </w:tc>
        <w:tc>
          <w:tcPr>
            <w:tcW w:w="1622" w:type="dxa"/>
          </w:tcPr>
          <w:p w14:paraId="4B93F628" w14:textId="77777777" w:rsidR="00812FA7" w:rsidRPr="00EB27F3" w:rsidRDefault="00812FA7" w:rsidP="00C37A60">
            <w:pPr>
              <w:spacing w:line="360" w:lineRule="auto"/>
              <w:jc w:val="center"/>
            </w:pPr>
            <w:r>
              <w:t>0</w:t>
            </w:r>
          </w:p>
        </w:tc>
        <w:tc>
          <w:tcPr>
            <w:tcW w:w="1913" w:type="dxa"/>
          </w:tcPr>
          <w:p w14:paraId="06573C5E" w14:textId="77777777" w:rsidR="00812FA7" w:rsidRPr="00EB27F3" w:rsidRDefault="00812FA7" w:rsidP="00C37A60">
            <w:pPr>
              <w:spacing w:line="360" w:lineRule="auto"/>
              <w:jc w:val="center"/>
            </w:pPr>
            <w:r>
              <w:t>0</w:t>
            </w:r>
          </w:p>
        </w:tc>
        <w:tc>
          <w:tcPr>
            <w:tcW w:w="2296" w:type="dxa"/>
            <w:vMerge/>
          </w:tcPr>
          <w:p w14:paraId="5BB3A1D6" w14:textId="77777777" w:rsidR="00812FA7" w:rsidRDefault="00812FA7" w:rsidP="00C37A60">
            <w:pPr>
              <w:spacing w:line="360" w:lineRule="auto"/>
              <w:jc w:val="center"/>
            </w:pPr>
          </w:p>
        </w:tc>
      </w:tr>
      <w:tr w:rsidR="00082091" w:rsidRPr="00EB27F3" w14:paraId="105B93E2" w14:textId="77777777" w:rsidTr="00082091">
        <w:tc>
          <w:tcPr>
            <w:tcW w:w="1909" w:type="dxa"/>
          </w:tcPr>
          <w:p w14:paraId="648193AD" w14:textId="77777777" w:rsidR="00082091" w:rsidRPr="00EB27F3" w:rsidRDefault="00082091" w:rsidP="00D8413D">
            <w:pPr>
              <w:spacing w:line="360" w:lineRule="auto"/>
              <w:jc w:val="center"/>
            </w:pPr>
            <w:r w:rsidRPr="00EB27F3">
              <w:rPr>
                <w:b/>
              </w:rPr>
              <w:t>Tenderness</w:t>
            </w:r>
          </w:p>
        </w:tc>
        <w:tc>
          <w:tcPr>
            <w:tcW w:w="3535" w:type="dxa"/>
            <w:gridSpan w:val="2"/>
          </w:tcPr>
          <w:p w14:paraId="5A0B38C6" w14:textId="77777777" w:rsidR="00082091" w:rsidRPr="00EB27F3" w:rsidRDefault="00082091" w:rsidP="00C37A60">
            <w:pPr>
              <w:spacing w:line="360" w:lineRule="auto"/>
              <w:jc w:val="center"/>
            </w:pPr>
          </w:p>
        </w:tc>
        <w:tc>
          <w:tcPr>
            <w:tcW w:w="2296" w:type="dxa"/>
          </w:tcPr>
          <w:p w14:paraId="7B8DF777" w14:textId="77777777" w:rsidR="00082091" w:rsidRPr="00EB27F3" w:rsidRDefault="00082091" w:rsidP="00C37A60">
            <w:pPr>
              <w:spacing w:line="360" w:lineRule="auto"/>
              <w:jc w:val="center"/>
            </w:pPr>
          </w:p>
        </w:tc>
      </w:tr>
      <w:tr w:rsidR="00812FA7" w:rsidRPr="00EB27F3" w14:paraId="23A50CFC" w14:textId="77777777" w:rsidTr="00082091">
        <w:tc>
          <w:tcPr>
            <w:tcW w:w="1909" w:type="dxa"/>
          </w:tcPr>
          <w:p w14:paraId="2444FE20" w14:textId="77777777" w:rsidR="00812FA7" w:rsidRPr="00EB27F3" w:rsidRDefault="00812FA7" w:rsidP="00D8413D">
            <w:pPr>
              <w:spacing w:line="360" w:lineRule="auto"/>
              <w:jc w:val="center"/>
            </w:pPr>
            <w:r w:rsidRPr="00EB27F3">
              <w:t>Yes</w:t>
            </w:r>
          </w:p>
        </w:tc>
        <w:tc>
          <w:tcPr>
            <w:tcW w:w="1622" w:type="dxa"/>
          </w:tcPr>
          <w:p w14:paraId="05D5CDDF" w14:textId="77777777" w:rsidR="00812FA7" w:rsidRPr="00EB27F3" w:rsidRDefault="00812FA7" w:rsidP="00C37A60">
            <w:pPr>
              <w:spacing w:line="360" w:lineRule="auto"/>
              <w:jc w:val="center"/>
            </w:pPr>
            <w:r w:rsidRPr="00EB27F3">
              <w:t>10 (76.9)</w:t>
            </w:r>
          </w:p>
        </w:tc>
        <w:tc>
          <w:tcPr>
            <w:tcW w:w="1913" w:type="dxa"/>
          </w:tcPr>
          <w:p w14:paraId="764798FC" w14:textId="77777777" w:rsidR="00812FA7" w:rsidRPr="00EB27F3" w:rsidRDefault="00812FA7" w:rsidP="00C37A60">
            <w:pPr>
              <w:spacing w:line="360" w:lineRule="auto"/>
              <w:jc w:val="center"/>
            </w:pPr>
            <w:r w:rsidRPr="00EB27F3">
              <w:t>14 (37.8)</w:t>
            </w:r>
          </w:p>
        </w:tc>
        <w:tc>
          <w:tcPr>
            <w:tcW w:w="2296" w:type="dxa"/>
            <w:vMerge w:val="restart"/>
          </w:tcPr>
          <w:p w14:paraId="33C4E57F" w14:textId="77777777" w:rsidR="00812FA7" w:rsidRPr="00EB27F3" w:rsidRDefault="00812FA7" w:rsidP="00C37A60">
            <w:pPr>
              <w:spacing w:line="360" w:lineRule="auto"/>
              <w:jc w:val="center"/>
            </w:pPr>
            <w:r w:rsidRPr="00EB27F3">
              <w:t>0.024</w:t>
            </w:r>
          </w:p>
        </w:tc>
      </w:tr>
      <w:tr w:rsidR="00812FA7" w:rsidRPr="00EB27F3" w14:paraId="571535EF" w14:textId="77777777" w:rsidTr="00082091">
        <w:tc>
          <w:tcPr>
            <w:tcW w:w="1909" w:type="dxa"/>
          </w:tcPr>
          <w:p w14:paraId="0DEFDCD7" w14:textId="77777777" w:rsidR="00812FA7" w:rsidRPr="00EB27F3" w:rsidRDefault="00812FA7" w:rsidP="00D8413D">
            <w:pPr>
              <w:spacing w:line="360" w:lineRule="auto"/>
              <w:jc w:val="center"/>
            </w:pPr>
            <w:r w:rsidRPr="00EB27F3">
              <w:t>No</w:t>
            </w:r>
          </w:p>
        </w:tc>
        <w:tc>
          <w:tcPr>
            <w:tcW w:w="1622" w:type="dxa"/>
          </w:tcPr>
          <w:p w14:paraId="45F7EDE9" w14:textId="77777777" w:rsidR="00812FA7" w:rsidRPr="00EB27F3" w:rsidRDefault="00812FA7" w:rsidP="00C37A60">
            <w:pPr>
              <w:spacing w:line="360" w:lineRule="auto"/>
              <w:jc w:val="center"/>
            </w:pPr>
            <w:r w:rsidRPr="00EB27F3">
              <w:t>3 (23.1)</w:t>
            </w:r>
          </w:p>
        </w:tc>
        <w:tc>
          <w:tcPr>
            <w:tcW w:w="1913" w:type="dxa"/>
          </w:tcPr>
          <w:p w14:paraId="536EDA43" w14:textId="77777777" w:rsidR="00812FA7" w:rsidRPr="00EB27F3" w:rsidRDefault="00812FA7" w:rsidP="00C37A60">
            <w:pPr>
              <w:spacing w:line="360" w:lineRule="auto"/>
              <w:jc w:val="center"/>
            </w:pPr>
            <w:r w:rsidRPr="00EB27F3">
              <w:t>23 (62.2)</w:t>
            </w:r>
          </w:p>
        </w:tc>
        <w:tc>
          <w:tcPr>
            <w:tcW w:w="2296" w:type="dxa"/>
            <w:vMerge/>
          </w:tcPr>
          <w:p w14:paraId="5EB81547" w14:textId="77777777" w:rsidR="00812FA7" w:rsidRPr="00EB27F3" w:rsidRDefault="00812FA7" w:rsidP="00C37A60">
            <w:pPr>
              <w:spacing w:line="360" w:lineRule="auto"/>
              <w:jc w:val="center"/>
            </w:pPr>
          </w:p>
        </w:tc>
      </w:tr>
    </w:tbl>
    <w:p w14:paraId="63C2F64D" w14:textId="77777777" w:rsidR="00214921" w:rsidRDefault="00214921" w:rsidP="0062772E">
      <w:pPr>
        <w:spacing w:line="360" w:lineRule="auto"/>
        <w:jc w:val="both"/>
        <w:rPr>
          <w:b/>
          <w:bCs/>
        </w:rPr>
      </w:pPr>
    </w:p>
    <w:p w14:paraId="496FD811" w14:textId="77777777" w:rsidR="00214921" w:rsidRDefault="00214921" w:rsidP="00214921">
      <w:pPr>
        <w:spacing w:line="480" w:lineRule="auto"/>
        <w:jc w:val="both"/>
      </w:pPr>
      <w:r w:rsidRPr="0030365E">
        <w:t xml:space="preserve">Table 9 presents the distribution of study patients with </w:t>
      </w:r>
      <w:r>
        <w:t xml:space="preserve">testicular mass according to </w:t>
      </w:r>
      <w:r w:rsidRPr="00214921">
        <w:t>demographic and clinical data</w:t>
      </w:r>
      <w:r w:rsidRPr="0030365E">
        <w:t xml:space="preserve">, classified by histopathological diagnosis into benign and malignant categories. Among patients aged 30 years or younger, 53.8% had </w:t>
      </w:r>
      <w:r w:rsidRPr="0030365E">
        <w:lastRenderedPageBreak/>
        <w:t xml:space="preserve">benign tumors compared to 35.1% with malignant tumors, although </w:t>
      </w:r>
      <w:r w:rsidR="00FF0623">
        <w:t>s</w:t>
      </w:r>
      <w:r w:rsidR="00FF0623" w:rsidRPr="00FF0623">
        <w:t>tatistical significance was not achiev</w:t>
      </w:r>
      <w:r w:rsidR="00FF0623">
        <w:t>ed by this difference (p=0.290)</w:t>
      </w:r>
      <w:r w:rsidRPr="0030365E">
        <w:t>. Most patients in both groups were married, with no significant association between marital status and tumor type (p=0.754). Clinical symptoms such as pain were significantly more prevalent among benign tumor patients (84.6%) compared to those with malignant tumors (18.9%; p&lt;0.001), while fever was only observed in 30.8% of benign cases (p=0.003). Swelling was universally present in both groups.</w:t>
      </w:r>
      <w:r>
        <w:t xml:space="preserve"> </w:t>
      </w:r>
      <w:r w:rsidRPr="0030365E">
        <w:t>Physical examination revealed that a raised pulse was more common in benign cases (61.5%) than malignant cases (16.2%; p=0.004), while all patients exhibited normal temperatures. Tenderness was significantly more frequent in benign tumors (76.9%) compared to malignant ones (37.8%; p=0.024).</w:t>
      </w:r>
    </w:p>
    <w:p w14:paraId="62C0D3D3" w14:textId="77777777" w:rsidR="00214921" w:rsidRDefault="00214921" w:rsidP="00214921">
      <w:pPr>
        <w:spacing w:line="480" w:lineRule="auto"/>
        <w:jc w:val="both"/>
        <w:rPr>
          <w:b/>
          <w:bCs/>
        </w:rPr>
      </w:pPr>
    </w:p>
    <w:p w14:paraId="1A8B22B7" w14:textId="77777777" w:rsidR="00434057" w:rsidRDefault="00434057" w:rsidP="0062772E">
      <w:pPr>
        <w:spacing w:line="360" w:lineRule="auto"/>
        <w:jc w:val="both"/>
        <w:rPr>
          <w:b/>
          <w:bCs/>
        </w:rPr>
      </w:pPr>
    </w:p>
    <w:p w14:paraId="66BF90E2" w14:textId="77777777" w:rsidR="00434057" w:rsidRDefault="00434057" w:rsidP="0062772E">
      <w:pPr>
        <w:spacing w:line="360" w:lineRule="auto"/>
        <w:jc w:val="both"/>
        <w:rPr>
          <w:b/>
          <w:bCs/>
        </w:rPr>
      </w:pPr>
    </w:p>
    <w:p w14:paraId="5E26161A" w14:textId="77777777" w:rsidR="00434057" w:rsidRDefault="00434057" w:rsidP="0062772E">
      <w:pPr>
        <w:spacing w:line="360" w:lineRule="auto"/>
        <w:jc w:val="both"/>
        <w:rPr>
          <w:b/>
          <w:bCs/>
        </w:rPr>
      </w:pPr>
    </w:p>
    <w:p w14:paraId="762AC1C7" w14:textId="77777777" w:rsidR="00434057" w:rsidRDefault="00434057" w:rsidP="0062772E">
      <w:pPr>
        <w:spacing w:line="360" w:lineRule="auto"/>
        <w:jc w:val="both"/>
        <w:rPr>
          <w:b/>
          <w:bCs/>
        </w:rPr>
      </w:pPr>
    </w:p>
    <w:p w14:paraId="6158E36E" w14:textId="77777777" w:rsidR="00434057" w:rsidRDefault="00434057" w:rsidP="0062772E">
      <w:pPr>
        <w:spacing w:line="360" w:lineRule="auto"/>
        <w:jc w:val="both"/>
        <w:rPr>
          <w:b/>
          <w:bCs/>
        </w:rPr>
      </w:pPr>
    </w:p>
    <w:p w14:paraId="2A19E1C8" w14:textId="77777777" w:rsidR="00434057" w:rsidRDefault="00434057" w:rsidP="0062772E">
      <w:pPr>
        <w:spacing w:line="360" w:lineRule="auto"/>
        <w:jc w:val="both"/>
        <w:rPr>
          <w:b/>
          <w:bCs/>
        </w:rPr>
      </w:pPr>
    </w:p>
    <w:p w14:paraId="3DF781EF" w14:textId="77777777" w:rsidR="00434057" w:rsidRDefault="00434057" w:rsidP="0062772E">
      <w:pPr>
        <w:spacing w:line="360" w:lineRule="auto"/>
        <w:jc w:val="both"/>
        <w:rPr>
          <w:b/>
          <w:bCs/>
        </w:rPr>
      </w:pPr>
    </w:p>
    <w:p w14:paraId="5B408437" w14:textId="77777777" w:rsidR="00434057" w:rsidRDefault="00434057" w:rsidP="0062772E">
      <w:pPr>
        <w:spacing w:line="360" w:lineRule="auto"/>
        <w:jc w:val="both"/>
        <w:rPr>
          <w:b/>
          <w:bCs/>
        </w:rPr>
      </w:pPr>
    </w:p>
    <w:p w14:paraId="551D1C61" w14:textId="77777777" w:rsidR="00434057" w:rsidRDefault="00434057" w:rsidP="0062772E">
      <w:pPr>
        <w:spacing w:line="360" w:lineRule="auto"/>
        <w:jc w:val="both"/>
        <w:rPr>
          <w:b/>
          <w:bCs/>
        </w:rPr>
      </w:pPr>
    </w:p>
    <w:p w14:paraId="58D68C61" w14:textId="77777777" w:rsidR="00434057" w:rsidRDefault="00434057" w:rsidP="0062772E">
      <w:pPr>
        <w:spacing w:line="360" w:lineRule="auto"/>
        <w:jc w:val="both"/>
        <w:rPr>
          <w:b/>
          <w:bCs/>
        </w:rPr>
      </w:pPr>
    </w:p>
    <w:p w14:paraId="39D44898" w14:textId="77777777" w:rsidR="00434057" w:rsidRDefault="00434057" w:rsidP="0062772E">
      <w:pPr>
        <w:spacing w:line="360" w:lineRule="auto"/>
        <w:jc w:val="both"/>
        <w:rPr>
          <w:b/>
          <w:bCs/>
        </w:rPr>
      </w:pPr>
    </w:p>
    <w:p w14:paraId="1FF1C384" w14:textId="77777777" w:rsidR="00434057" w:rsidRDefault="00434057" w:rsidP="0062772E">
      <w:pPr>
        <w:spacing w:line="360" w:lineRule="auto"/>
        <w:jc w:val="both"/>
        <w:rPr>
          <w:b/>
          <w:bCs/>
        </w:rPr>
      </w:pPr>
    </w:p>
    <w:p w14:paraId="18E65FB2" w14:textId="77777777" w:rsidR="00434057" w:rsidRDefault="00434057" w:rsidP="0062772E">
      <w:pPr>
        <w:spacing w:line="360" w:lineRule="auto"/>
        <w:jc w:val="both"/>
        <w:rPr>
          <w:b/>
          <w:bCs/>
        </w:rPr>
      </w:pPr>
    </w:p>
    <w:p w14:paraId="58F1E0BE" w14:textId="77777777" w:rsidR="00434057" w:rsidRDefault="00434057" w:rsidP="0062772E">
      <w:pPr>
        <w:spacing w:line="360" w:lineRule="auto"/>
        <w:jc w:val="both"/>
        <w:rPr>
          <w:b/>
          <w:bCs/>
        </w:rPr>
      </w:pPr>
    </w:p>
    <w:p w14:paraId="5247B1E3" w14:textId="77777777" w:rsidR="00434057" w:rsidRDefault="00434057" w:rsidP="0062772E">
      <w:pPr>
        <w:spacing w:line="360" w:lineRule="auto"/>
        <w:jc w:val="both"/>
        <w:rPr>
          <w:b/>
          <w:bCs/>
        </w:rPr>
      </w:pPr>
    </w:p>
    <w:p w14:paraId="23803BA4" w14:textId="77777777" w:rsidR="00434057" w:rsidRDefault="00434057" w:rsidP="0062772E">
      <w:pPr>
        <w:spacing w:line="360" w:lineRule="auto"/>
        <w:jc w:val="both"/>
        <w:rPr>
          <w:b/>
          <w:bCs/>
        </w:rPr>
      </w:pPr>
    </w:p>
    <w:p w14:paraId="097CC4D2" w14:textId="77777777" w:rsidR="00434057" w:rsidRDefault="00434057" w:rsidP="0062772E">
      <w:pPr>
        <w:spacing w:line="360" w:lineRule="auto"/>
        <w:jc w:val="both"/>
        <w:rPr>
          <w:b/>
          <w:bCs/>
        </w:rPr>
      </w:pPr>
    </w:p>
    <w:p w14:paraId="12974F49" w14:textId="77777777" w:rsidR="00F76C75" w:rsidRDefault="004464EC" w:rsidP="00C1027A">
      <w:pPr>
        <w:spacing w:line="360" w:lineRule="auto"/>
        <w:jc w:val="both"/>
        <w:rPr>
          <w:b/>
          <w:bCs/>
        </w:rPr>
      </w:pPr>
      <w:r>
        <w:rPr>
          <w:b/>
          <w:bCs/>
        </w:rPr>
        <w:lastRenderedPageBreak/>
        <w:t>Table 10</w:t>
      </w:r>
      <w:r w:rsidR="00F76C75" w:rsidRPr="00EB27F3">
        <w:rPr>
          <w:b/>
          <w:bCs/>
        </w:rPr>
        <w:t xml:space="preserve">: </w:t>
      </w:r>
      <w:r w:rsidR="00C1027A" w:rsidRPr="00C1027A">
        <w:rPr>
          <w:b/>
          <w:bCs/>
        </w:rPr>
        <w:t xml:space="preserve">Study patient distribution based on color Doppler ultrasound results versus histopathological results </w:t>
      </w:r>
      <w:r w:rsidR="00F76C75" w:rsidRPr="005D2B63">
        <w:rPr>
          <w:b/>
          <w:bCs/>
        </w:rPr>
        <w:t>(n=50)</w:t>
      </w:r>
    </w:p>
    <w:p w14:paraId="51C95053" w14:textId="77777777" w:rsidR="00375B36" w:rsidRPr="002F16C1" w:rsidRDefault="00375B36" w:rsidP="0062772E">
      <w:pPr>
        <w:spacing w:line="360" w:lineRule="auto"/>
        <w:jc w:val="both"/>
        <w:rPr>
          <w:b/>
          <w:bCs/>
          <w:sz w:val="10"/>
        </w:rPr>
      </w:pPr>
    </w:p>
    <w:tbl>
      <w:tblPr>
        <w:tblStyle w:val="TableGrid"/>
        <w:tblW w:w="8640" w:type="dxa"/>
        <w:tblInd w:w="-72" w:type="dxa"/>
        <w:tblLayout w:type="fixed"/>
        <w:tblLook w:val="04A0" w:firstRow="1" w:lastRow="0" w:firstColumn="1" w:lastColumn="0" w:noHBand="0" w:noVBand="1"/>
      </w:tblPr>
      <w:tblGrid>
        <w:gridCol w:w="2880"/>
        <w:gridCol w:w="1490"/>
        <w:gridCol w:w="1726"/>
        <w:gridCol w:w="2544"/>
      </w:tblGrid>
      <w:tr w:rsidR="00EC4CD4" w:rsidRPr="00EB27F3" w14:paraId="25698068" w14:textId="77777777" w:rsidTr="00C1027A">
        <w:tc>
          <w:tcPr>
            <w:tcW w:w="2880" w:type="dxa"/>
          </w:tcPr>
          <w:p w14:paraId="331B71D2" w14:textId="77777777" w:rsidR="00EC4CD4" w:rsidRPr="00EB27F3" w:rsidRDefault="00EC4CD4" w:rsidP="0062772E">
            <w:pPr>
              <w:spacing w:line="360" w:lineRule="auto"/>
            </w:pPr>
          </w:p>
        </w:tc>
        <w:tc>
          <w:tcPr>
            <w:tcW w:w="3216" w:type="dxa"/>
            <w:gridSpan w:val="2"/>
          </w:tcPr>
          <w:p w14:paraId="3EEA4DD2" w14:textId="77777777" w:rsidR="00EC4CD4" w:rsidRPr="00EB27F3" w:rsidRDefault="00EC4CD4" w:rsidP="0062772E">
            <w:pPr>
              <w:spacing w:line="360" w:lineRule="auto"/>
              <w:jc w:val="center"/>
              <w:rPr>
                <w:b/>
                <w:bCs/>
              </w:rPr>
            </w:pPr>
            <w:r w:rsidRPr="00EB27F3">
              <w:rPr>
                <w:b/>
                <w:bCs/>
              </w:rPr>
              <w:t>Histopathological diagnosis</w:t>
            </w:r>
          </w:p>
        </w:tc>
        <w:tc>
          <w:tcPr>
            <w:tcW w:w="2544" w:type="dxa"/>
            <w:vMerge w:val="restart"/>
          </w:tcPr>
          <w:p w14:paraId="3DB84489" w14:textId="77777777" w:rsidR="00EC4CD4" w:rsidRDefault="00EC4CD4" w:rsidP="0062772E">
            <w:pPr>
              <w:spacing w:line="360" w:lineRule="auto"/>
              <w:jc w:val="center"/>
              <w:rPr>
                <w:b/>
                <w:bCs/>
              </w:rPr>
            </w:pPr>
          </w:p>
          <w:p w14:paraId="612A0E0A" w14:textId="77777777" w:rsidR="00EC4CD4" w:rsidRPr="00EB27F3" w:rsidRDefault="00EC4CD4" w:rsidP="0062772E">
            <w:pPr>
              <w:spacing w:line="360" w:lineRule="auto"/>
              <w:jc w:val="center"/>
              <w:rPr>
                <w:b/>
                <w:bCs/>
              </w:rPr>
            </w:pPr>
            <w:r w:rsidRPr="00EB27F3">
              <w:rPr>
                <w:b/>
                <w:bCs/>
              </w:rPr>
              <w:t>P-value</w:t>
            </w:r>
          </w:p>
        </w:tc>
      </w:tr>
      <w:tr w:rsidR="00EC4CD4" w:rsidRPr="00EB27F3" w14:paraId="5CF1B219" w14:textId="77777777" w:rsidTr="00C1027A">
        <w:tc>
          <w:tcPr>
            <w:tcW w:w="2880" w:type="dxa"/>
          </w:tcPr>
          <w:p w14:paraId="5B6FE966" w14:textId="77777777" w:rsidR="00EC4CD4" w:rsidRPr="00EB27F3" w:rsidRDefault="00EC4CD4" w:rsidP="00D8413D">
            <w:pPr>
              <w:spacing w:line="360" w:lineRule="auto"/>
              <w:jc w:val="center"/>
            </w:pPr>
            <w:r w:rsidRPr="0062772E">
              <w:rPr>
                <w:b/>
              </w:rPr>
              <w:t xml:space="preserve">Gray scale findings of </w:t>
            </w:r>
            <w:r w:rsidRPr="00EB27F3">
              <w:rPr>
                <w:b/>
                <w:bCs/>
              </w:rPr>
              <w:t xml:space="preserve">testicular </w:t>
            </w:r>
            <w:r w:rsidRPr="0062772E">
              <w:rPr>
                <w:b/>
              </w:rPr>
              <w:t>lesion</w:t>
            </w:r>
          </w:p>
        </w:tc>
        <w:tc>
          <w:tcPr>
            <w:tcW w:w="1490" w:type="dxa"/>
          </w:tcPr>
          <w:p w14:paraId="6F59E32A" w14:textId="77777777" w:rsidR="00EC4CD4" w:rsidRPr="00EB27F3" w:rsidRDefault="00EC4CD4" w:rsidP="00CE2FF1">
            <w:pPr>
              <w:spacing w:line="360" w:lineRule="auto"/>
              <w:jc w:val="center"/>
              <w:rPr>
                <w:b/>
                <w:bCs/>
              </w:rPr>
            </w:pPr>
            <w:r w:rsidRPr="00EB27F3">
              <w:rPr>
                <w:b/>
                <w:bCs/>
              </w:rPr>
              <w:t>Benign</w:t>
            </w:r>
          </w:p>
          <w:p w14:paraId="666CBEC9" w14:textId="77777777" w:rsidR="00EC4CD4" w:rsidRPr="00EB27F3" w:rsidRDefault="00EC4CD4" w:rsidP="00CE2FF1">
            <w:pPr>
              <w:spacing w:line="360" w:lineRule="auto"/>
              <w:jc w:val="center"/>
              <w:rPr>
                <w:b/>
                <w:bCs/>
              </w:rPr>
            </w:pPr>
            <w:r w:rsidRPr="00EB27F3">
              <w:rPr>
                <w:b/>
                <w:bCs/>
              </w:rPr>
              <w:t>n (%)</w:t>
            </w:r>
          </w:p>
        </w:tc>
        <w:tc>
          <w:tcPr>
            <w:tcW w:w="1726" w:type="dxa"/>
          </w:tcPr>
          <w:p w14:paraId="74E02106" w14:textId="77777777" w:rsidR="00EC4CD4" w:rsidRPr="00EB27F3" w:rsidRDefault="00EC4CD4" w:rsidP="00CE2FF1">
            <w:pPr>
              <w:spacing w:line="360" w:lineRule="auto"/>
              <w:jc w:val="center"/>
              <w:rPr>
                <w:b/>
                <w:bCs/>
              </w:rPr>
            </w:pPr>
            <w:r w:rsidRPr="00EB27F3">
              <w:rPr>
                <w:b/>
                <w:bCs/>
              </w:rPr>
              <w:t>Malignant</w:t>
            </w:r>
          </w:p>
          <w:p w14:paraId="555FD49F" w14:textId="77777777" w:rsidR="00EC4CD4" w:rsidRPr="00EB27F3" w:rsidRDefault="00EC4CD4" w:rsidP="00CE2FF1">
            <w:pPr>
              <w:spacing w:line="360" w:lineRule="auto"/>
              <w:jc w:val="center"/>
              <w:rPr>
                <w:b/>
                <w:bCs/>
              </w:rPr>
            </w:pPr>
            <w:r w:rsidRPr="00EB27F3">
              <w:rPr>
                <w:b/>
                <w:bCs/>
              </w:rPr>
              <w:t>n (%)</w:t>
            </w:r>
          </w:p>
        </w:tc>
        <w:tc>
          <w:tcPr>
            <w:tcW w:w="2544" w:type="dxa"/>
            <w:vMerge/>
          </w:tcPr>
          <w:p w14:paraId="586CB1E6" w14:textId="77777777" w:rsidR="00EC4CD4" w:rsidRPr="00EB27F3" w:rsidRDefault="00EC4CD4" w:rsidP="00CE2FF1">
            <w:pPr>
              <w:spacing w:line="360" w:lineRule="auto"/>
              <w:jc w:val="center"/>
              <w:rPr>
                <w:b/>
                <w:bCs/>
              </w:rPr>
            </w:pPr>
          </w:p>
        </w:tc>
      </w:tr>
      <w:tr w:rsidR="00EC4CD4" w:rsidRPr="00EB27F3" w14:paraId="7EAE8432" w14:textId="77777777" w:rsidTr="00C1027A">
        <w:tc>
          <w:tcPr>
            <w:tcW w:w="2880" w:type="dxa"/>
          </w:tcPr>
          <w:p w14:paraId="3F4A585A" w14:textId="77777777" w:rsidR="00EC4CD4" w:rsidRPr="00EB27F3" w:rsidRDefault="00EC4CD4" w:rsidP="00D8413D">
            <w:pPr>
              <w:spacing w:line="360" w:lineRule="auto"/>
              <w:jc w:val="center"/>
            </w:pPr>
            <w:r w:rsidRPr="00EB27F3">
              <w:rPr>
                <w:b/>
                <w:bCs/>
              </w:rPr>
              <w:t>Type of the lesion</w:t>
            </w:r>
          </w:p>
        </w:tc>
        <w:tc>
          <w:tcPr>
            <w:tcW w:w="3216" w:type="dxa"/>
            <w:gridSpan w:val="2"/>
          </w:tcPr>
          <w:p w14:paraId="222C446C" w14:textId="77777777" w:rsidR="00EC4CD4" w:rsidRPr="00EB27F3" w:rsidRDefault="00EC4CD4" w:rsidP="00CE2FF1">
            <w:pPr>
              <w:spacing w:line="360" w:lineRule="auto"/>
              <w:jc w:val="center"/>
            </w:pPr>
          </w:p>
        </w:tc>
        <w:tc>
          <w:tcPr>
            <w:tcW w:w="2544" w:type="dxa"/>
          </w:tcPr>
          <w:p w14:paraId="1749A0E7" w14:textId="77777777" w:rsidR="00EC4CD4" w:rsidRPr="00EB27F3" w:rsidRDefault="00EC4CD4" w:rsidP="00CE2FF1">
            <w:pPr>
              <w:spacing w:line="360" w:lineRule="auto"/>
              <w:jc w:val="center"/>
            </w:pPr>
          </w:p>
        </w:tc>
      </w:tr>
      <w:tr w:rsidR="00EC4CD4" w:rsidRPr="00EB27F3" w14:paraId="7757053A" w14:textId="77777777" w:rsidTr="00C1027A">
        <w:tc>
          <w:tcPr>
            <w:tcW w:w="2880" w:type="dxa"/>
          </w:tcPr>
          <w:p w14:paraId="081280E8" w14:textId="77777777" w:rsidR="00EC4CD4" w:rsidRPr="00EB27F3" w:rsidRDefault="00EC4CD4" w:rsidP="00D8413D">
            <w:pPr>
              <w:spacing w:line="360" w:lineRule="auto"/>
              <w:jc w:val="center"/>
            </w:pPr>
            <w:r w:rsidRPr="00EB27F3">
              <w:t>Focal</w:t>
            </w:r>
          </w:p>
        </w:tc>
        <w:tc>
          <w:tcPr>
            <w:tcW w:w="1490" w:type="dxa"/>
          </w:tcPr>
          <w:p w14:paraId="48E7F8CE" w14:textId="77777777" w:rsidR="00EC4CD4" w:rsidRPr="00EB27F3" w:rsidRDefault="00EC4CD4" w:rsidP="00CE2FF1">
            <w:pPr>
              <w:spacing w:line="360" w:lineRule="auto"/>
              <w:jc w:val="center"/>
            </w:pPr>
            <w:r w:rsidRPr="00EB27F3">
              <w:t>11 (84.6)</w:t>
            </w:r>
          </w:p>
        </w:tc>
        <w:tc>
          <w:tcPr>
            <w:tcW w:w="1726" w:type="dxa"/>
          </w:tcPr>
          <w:p w14:paraId="0640DD57" w14:textId="77777777" w:rsidR="00EC4CD4" w:rsidRPr="00EB27F3" w:rsidRDefault="00EC4CD4" w:rsidP="00CE2FF1">
            <w:pPr>
              <w:spacing w:line="360" w:lineRule="auto"/>
              <w:jc w:val="center"/>
            </w:pPr>
            <w:r w:rsidRPr="00EB27F3">
              <w:t>22 (59.5)</w:t>
            </w:r>
          </w:p>
        </w:tc>
        <w:tc>
          <w:tcPr>
            <w:tcW w:w="2544" w:type="dxa"/>
            <w:vMerge w:val="restart"/>
          </w:tcPr>
          <w:p w14:paraId="017818AB" w14:textId="77777777" w:rsidR="00EC4CD4" w:rsidRPr="00EB27F3" w:rsidRDefault="00EC4CD4" w:rsidP="00EC4CD4">
            <w:pPr>
              <w:spacing w:line="360" w:lineRule="auto"/>
              <w:jc w:val="center"/>
            </w:pPr>
            <w:r w:rsidRPr="00EB27F3">
              <w:t>0.173</w:t>
            </w:r>
          </w:p>
        </w:tc>
      </w:tr>
      <w:tr w:rsidR="00EC4CD4" w:rsidRPr="00EB27F3" w14:paraId="75B46607" w14:textId="77777777" w:rsidTr="00C1027A">
        <w:tc>
          <w:tcPr>
            <w:tcW w:w="2880" w:type="dxa"/>
          </w:tcPr>
          <w:p w14:paraId="6070693F" w14:textId="77777777" w:rsidR="00EC4CD4" w:rsidRPr="00EB27F3" w:rsidRDefault="00EC4CD4" w:rsidP="00D8413D">
            <w:pPr>
              <w:spacing w:line="360" w:lineRule="auto"/>
              <w:jc w:val="center"/>
            </w:pPr>
            <w:r w:rsidRPr="00EB27F3">
              <w:t>Diffuse</w:t>
            </w:r>
          </w:p>
        </w:tc>
        <w:tc>
          <w:tcPr>
            <w:tcW w:w="1490" w:type="dxa"/>
          </w:tcPr>
          <w:p w14:paraId="53827FE9" w14:textId="77777777" w:rsidR="00EC4CD4" w:rsidRPr="00EB27F3" w:rsidRDefault="00EC4CD4" w:rsidP="00CE2FF1">
            <w:pPr>
              <w:spacing w:line="360" w:lineRule="auto"/>
              <w:jc w:val="center"/>
            </w:pPr>
            <w:r w:rsidRPr="00EB27F3">
              <w:t>2 (15.4)</w:t>
            </w:r>
          </w:p>
        </w:tc>
        <w:tc>
          <w:tcPr>
            <w:tcW w:w="1726" w:type="dxa"/>
          </w:tcPr>
          <w:p w14:paraId="5071E84F" w14:textId="77777777" w:rsidR="00EC4CD4" w:rsidRPr="00EB27F3" w:rsidRDefault="00EC4CD4" w:rsidP="00CE2FF1">
            <w:pPr>
              <w:spacing w:line="360" w:lineRule="auto"/>
              <w:jc w:val="center"/>
            </w:pPr>
            <w:r w:rsidRPr="00EB27F3">
              <w:t>15 (40.5)</w:t>
            </w:r>
          </w:p>
        </w:tc>
        <w:tc>
          <w:tcPr>
            <w:tcW w:w="2544" w:type="dxa"/>
            <w:vMerge/>
          </w:tcPr>
          <w:p w14:paraId="3CE9F04C" w14:textId="77777777" w:rsidR="00EC4CD4" w:rsidRPr="00EB27F3" w:rsidRDefault="00EC4CD4" w:rsidP="00CE2FF1">
            <w:pPr>
              <w:spacing w:line="360" w:lineRule="auto"/>
              <w:jc w:val="center"/>
            </w:pPr>
          </w:p>
        </w:tc>
      </w:tr>
      <w:tr w:rsidR="00EC4CD4" w:rsidRPr="00EB27F3" w14:paraId="5E9E0EF1" w14:textId="77777777" w:rsidTr="00C1027A">
        <w:tc>
          <w:tcPr>
            <w:tcW w:w="2880" w:type="dxa"/>
          </w:tcPr>
          <w:p w14:paraId="24BB1341" w14:textId="77777777" w:rsidR="00EC4CD4" w:rsidRPr="00CA0AAA" w:rsidRDefault="00EC4CD4" w:rsidP="00D8413D">
            <w:pPr>
              <w:spacing w:line="360" w:lineRule="auto"/>
              <w:jc w:val="center"/>
              <w:rPr>
                <w:b/>
              </w:rPr>
            </w:pPr>
            <w:r w:rsidRPr="00CA0AAA">
              <w:rPr>
                <w:b/>
              </w:rPr>
              <w:t>Size of the lesion</w:t>
            </w:r>
          </w:p>
        </w:tc>
        <w:tc>
          <w:tcPr>
            <w:tcW w:w="3216" w:type="dxa"/>
            <w:gridSpan w:val="2"/>
          </w:tcPr>
          <w:p w14:paraId="37DE7011" w14:textId="77777777" w:rsidR="00EC4CD4" w:rsidRPr="00EB27F3" w:rsidRDefault="00EC4CD4" w:rsidP="00CE2FF1">
            <w:pPr>
              <w:spacing w:line="360" w:lineRule="auto"/>
              <w:jc w:val="center"/>
            </w:pPr>
          </w:p>
        </w:tc>
        <w:tc>
          <w:tcPr>
            <w:tcW w:w="2544" w:type="dxa"/>
          </w:tcPr>
          <w:p w14:paraId="6B7E12A4" w14:textId="77777777" w:rsidR="00EC4CD4" w:rsidRPr="00EB27F3" w:rsidRDefault="00EC4CD4" w:rsidP="00CE2FF1">
            <w:pPr>
              <w:spacing w:line="360" w:lineRule="auto"/>
              <w:jc w:val="center"/>
            </w:pPr>
          </w:p>
        </w:tc>
      </w:tr>
      <w:tr w:rsidR="00EC4CD4" w:rsidRPr="00EB27F3" w14:paraId="21157F0F" w14:textId="77777777" w:rsidTr="00C1027A">
        <w:tc>
          <w:tcPr>
            <w:tcW w:w="2880" w:type="dxa"/>
          </w:tcPr>
          <w:p w14:paraId="70B02D02" w14:textId="77777777" w:rsidR="00EC4CD4" w:rsidRDefault="00EC4CD4" w:rsidP="00D8413D">
            <w:pPr>
              <w:spacing w:line="360" w:lineRule="auto"/>
              <w:jc w:val="center"/>
            </w:pPr>
            <w:r>
              <w:t>≤1.5 cm</w:t>
            </w:r>
          </w:p>
        </w:tc>
        <w:tc>
          <w:tcPr>
            <w:tcW w:w="1490" w:type="dxa"/>
          </w:tcPr>
          <w:p w14:paraId="31BB906D" w14:textId="77777777" w:rsidR="00EC4CD4" w:rsidRPr="00EB27F3" w:rsidRDefault="00EC4CD4" w:rsidP="00CE2FF1">
            <w:pPr>
              <w:spacing w:line="360" w:lineRule="auto"/>
              <w:jc w:val="center"/>
            </w:pPr>
            <w:r>
              <w:t>0</w:t>
            </w:r>
          </w:p>
        </w:tc>
        <w:tc>
          <w:tcPr>
            <w:tcW w:w="1726" w:type="dxa"/>
          </w:tcPr>
          <w:p w14:paraId="03A07241" w14:textId="77777777" w:rsidR="00EC4CD4" w:rsidRPr="00EB27F3" w:rsidRDefault="00EC4CD4" w:rsidP="00CE2FF1">
            <w:pPr>
              <w:spacing w:line="360" w:lineRule="auto"/>
              <w:jc w:val="center"/>
            </w:pPr>
            <w:r>
              <w:t>0</w:t>
            </w:r>
          </w:p>
        </w:tc>
        <w:tc>
          <w:tcPr>
            <w:tcW w:w="2544" w:type="dxa"/>
          </w:tcPr>
          <w:p w14:paraId="3D4BD41F" w14:textId="77777777" w:rsidR="00EC4CD4" w:rsidRDefault="00EC4CD4" w:rsidP="00CE2FF1">
            <w:pPr>
              <w:spacing w:line="360" w:lineRule="auto"/>
              <w:jc w:val="center"/>
            </w:pPr>
          </w:p>
        </w:tc>
      </w:tr>
      <w:tr w:rsidR="00EC4CD4" w:rsidRPr="00EB27F3" w14:paraId="3AA74F21" w14:textId="77777777" w:rsidTr="00C1027A">
        <w:tc>
          <w:tcPr>
            <w:tcW w:w="2880" w:type="dxa"/>
          </w:tcPr>
          <w:p w14:paraId="50B8151A" w14:textId="77777777" w:rsidR="00EC4CD4" w:rsidRDefault="00EC4CD4" w:rsidP="00D8413D">
            <w:pPr>
              <w:spacing w:line="360" w:lineRule="auto"/>
              <w:jc w:val="center"/>
            </w:pPr>
            <w:r>
              <w:t>&gt;1.5 cm</w:t>
            </w:r>
          </w:p>
        </w:tc>
        <w:tc>
          <w:tcPr>
            <w:tcW w:w="1490" w:type="dxa"/>
          </w:tcPr>
          <w:p w14:paraId="410E5831" w14:textId="77777777" w:rsidR="00EC4CD4" w:rsidRDefault="00EC4CD4" w:rsidP="00CE2FF1">
            <w:pPr>
              <w:spacing w:line="360" w:lineRule="auto"/>
              <w:jc w:val="center"/>
            </w:pPr>
            <w:r>
              <w:t>13 (26)</w:t>
            </w:r>
          </w:p>
        </w:tc>
        <w:tc>
          <w:tcPr>
            <w:tcW w:w="1726" w:type="dxa"/>
          </w:tcPr>
          <w:p w14:paraId="5E5A3028" w14:textId="77777777" w:rsidR="00EC4CD4" w:rsidRDefault="00EC4CD4" w:rsidP="00CE2FF1">
            <w:pPr>
              <w:spacing w:line="360" w:lineRule="auto"/>
              <w:jc w:val="center"/>
            </w:pPr>
            <w:r>
              <w:t>37 (74)</w:t>
            </w:r>
          </w:p>
        </w:tc>
        <w:tc>
          <w:tcPr>
            <w:tcW w:w="2544" w:type="dxa"/>
          </w:tcPr>
          <w:p w14:paraId="44F65F00" w14:textId="77777777" w:rsidR="00EC4CD4" w:rsidRDefault="00EC4CD4" w:rsidP="00CE2FF1">
            <w:pPr>
              <w:spacing w:line="360" w:lineRule="auto"/>
              <w:jc w:val="center"/>
            </w:pPr>
          </w:p>
        </w:tc>
      </w:tr>
      <w:tr w:rsidR="001069C4" w:rsidRPr="00EB27F3" w14:paraId="4AB7A6B3" w14:textId="77777777" w:rsidTr="00C1027A">
        <w:tc>
          <w:tcPr>
            <w:tcW w:w="2880" w:type="dxa"/>
          </w:tcPr>
          <w:p w14:paraId="3F936D72" w14:textId="77777777" w:rsidR="001069C4" w:rsidRPr="00EB27F3" w:rsidRDefault="001069C4" w:rsidP="00D8413D">
            <w:pPr>
              <w:spacing w:line="360" w:lineRule="auto"/>
              <w:jc w:val="center"/>
            </w:pPr>
            <w:r w:rsidRPr="00F76C75">
              <w:rPr>
                <w:b/>
              </w:rPr>
              <w:t>Echogenicity of the lesion</w:t>
            </w:r>
          </w:p>
        </w:tc>
        <w:tc>
          <w:tcPr>
            <w:tcW w:w="3216" w:type="dxa"/>
            <w:gridSpan w:val="2"/>
          </w:tcPr>
          <w:p w14:paraId="15DA7AB2" w14:textId="77777777" w:rsidR="001069C4" w:rsidRPr="00EB27F3" w:rsidRDefault="001069C4" w:rsidP="00CE2FF1">
            <w:pPr>
              <w:spacing w:line="360" w:lineRule="auto"/>
              <w:jc w:val="center"/>
            </w:pPr>
          </w:p>
        </w:tc>
        <w:tc>
          <w:tcPr>
            <w:tcW w:w="2544" w:type="dxa"/>
          </w:tcPr>
          <w:p w14:paraId="79A1AEB1" w14:textId="77777777" w:rsidR="001069C4" w:rsidRPr="00EB27F3" w:rsidRDefault="001069C4" w:rsidP="00CE2FF1">
            <w:pPr>
              <w:spacing w:line="360" w:lineRule="auto"/>
              <w:jc w:val="center"/>
            </w:pPr>
          </w:p>
        </w:tc>
      </w:tr>
      <w:tr w:rsidR="00EC4CD4" w:rsidRPr="00EB27F3" w14:paraId="3B1BBCB3" w14:textId="77777777" w:rsidTr="00C1027A">
        <w:tc>
          <w:tcPr>
            <w:tcW w:w="2880" w:type="dxa"/>
          </w:tcPr>
          <w:p w14:paraId="0282F82C" w14:textId="77777777" w:rsidR="00EC4CD4" w:rsidRPr="00EB27F3" w:rsidRDefault="00EC4CD4" w:rsidP="00D8413D">
            <w:pPr>
              <w:spacing w:line="360" w:lineRule="auto"/>
              <w:jc w:val="center"/>
            </w:pPr>
            <w:r w:rsidRPr="00EB27F3">
              <w:t>Homogeneously hypoechoic</w:t>
            </w:r>
          </w:p>
        </w:tc>
        <w:tc>
          <w:tcPr>
            <w:tcW w:w="1490" w:type="dxa"/>
          </w:tcPr>
          <w:p w14:paraId="75776CF9" w14:textId="77777777" w:rsidR="00EC4CD4" w:rsidRPr="00EB27F3" w:rsidRDefault="00EC4CD4" w:rsidP="00CE2FF1">
            <w:pPr>
              <w:spacing w:line="360" w:lineRule="auto"/>
              <w:jc w:val="center"/>
            </w:pPr>
            <w:r w:rsidRPr="00EB27F3">
              <w:t>2 (15.4)</w:t>
            </w:r>
          </w:p>
        </w:tc>
        <w:tc>
          <w:tcPr>
            <w:tcW w:w="1726" w:type="dxa"/>
          </w:tcPr>
          <w:p w14:paraId="019C871F" w14:textId="77777777" w:rsidR="00EC4CD4" w:rsidRPr="00EB27F3" w:rsidRDefault="00EC4CD4" w:rsidP="00CE2FF1">
            <w:pPr>
              <w:spacing w:line="360" w:lineRule="auto"/>
              <w:jc w:val="center"/>
            </w:pPr>
            <w:r w:rsidRPr="00EB27F3">
              <w:t>12 (32.4)</w:t>
            </w:r>
          </w:p>
        </w:tc>
        <w:tc>
          <w:tcPr>
            <w:tcW w:w="2544" w:type="dxa"/>
            <w:vMerge w:val="restart"/>
          </w:tcPr>
          <w:p w14:paraId="6CF861A3" w14:textId="77777777" w:rsidR="00EC4CD4" w:rsidRDefault="00EC4CD4" w:rsidP="00CE2FF1">
            <w:pPr>
              <w:spacing w:line="360" w:lineRule="auto"/>
              <w:jc w:val="center"/>
            </w:pPr>
          </w:p>
          <w:p w14:paraId="0FC69EF5" w14:textId="77777777" w:rsidR="00EC4CD4" w:rsidRDefault="00EC4CD4" w:rsidP="00CE2FF1">
            <w:pPr>
              <w:spacing w:line="360" w:lineRule="auto"/>
              <w:jc w:val="center"/>
            </w:pPr>
          </w:p>
          <w:p w14:paraId="51CCDBDE" w14:textId="77777777" w:rsidR="00EC4CD4" w:rsidRPr="00EB27F3" w:rsidRDefault="00EC4CD4" w:rsidP="00CE2FF1">
            <w:pPr>
              <w:spacing w:line="360" w:lineRule="auto"/>
              <w:jc w:val="center"/>
            </w:pPr>
            <w:r w:rsidRPr="00EB27F3">
              <w:t>0.303</w:t>
            </w:r>
          </w:p>
        </w:tc>
      </w:tr>
      <w:tr w:rsidR="00EC4CD4" w:rsidRPr="00EB27F3" w14:paraId="7A70773C" w14:textId="77777777" w:rsidTr="00C1027A">
        <w:tc>
          <w:tcPr>
            <w:tcW w:w="2880" w:type="dxa"/>
          </w:tcPr>
          <w:p w14:paraId="3222EBD4" w14:textId="77777777" w:rsidR="00EC4CD4" w:rsidRPr="00EB27F3" w:rsidRDefault="00EC4CD4" w:rsidP="00D8413D">
            <w:pPr>
              <w:spacing w:line="360" w:lineRule="auto"/>
              <w:jc w:val="center"/>
            </w:pPr>
            <w:r w:rsidRPr="00EB27F3">
              <w:t>Mixed echogenic heterogenous</w:t>
            </w:r>
          </w:p>
        </w:tc>
        <w:tc>
          <w:tcPr>
            <w:tcW w:w="1490" w:type="dxa"/>
          </w:tcPr>
          <w:p w14:paraId="00BE04D4" w14:textId="77777777" w:rsidR="00EC4CD4" w:rsidRPr="00EB27F3" w:rsidRDefault="00EC4CD4" w:rsidP="00CE2FF1">
            <w:pPr>
              <w:spacing w:line="360" w:lineRule="auto"/>
              <w:jc w:val="center"/>
            </w:pPr>
            <w:r w:rsidRPr="00EB27F3">
              <w:t>11 (84.6)</w:t>
            </w:r>
          </w:p>
        </w:tc>
        <w:tc>
          <w:tcPr>
            <w:tcW w:w="1726" w:type="dxa"/>
          </w:tcPr>
          <w:p w14:paraId="14CBE035" w14:textId="77777777" w:rsidR="00EC4CD4" w:rsidRPr="00EB27F3" w:rsidRDefault="00EC4CD4" w:rsidP="00CE2FF1">
            <w:pPr>
              <w:spacing w:line="360" w:lineRule="auto"/>
              <w:jc w:val="center"/>
            </w:pPr>
            <w:r w:rsidRPr="00EB27F3">
              <w:t>25 (67.6)</w:t>
            </w:r>
          </w:p>
        </w:tc>
        <w:tc>
          <w:tcPr>
            <w:tcW w:w="2544" w:type="dxa"/>
            <w:vMerge/>
          </w:tcPr>
          <w:p w14:paraId="6C6504A7" w14:textId="77777777" w:rsidR="00EC4CD4" w:rsidRPr="00EB27F3" w:rsidRDefault="00EC4CD4" w:rsidP="00CE2FF1">
            <w:pPr>
              <w:spacing w:line="360" w:lineRule="auto"/>
              <w:jc w:val="center"/>
            </w:pPr>
          </w:p>
        </w:tc>
      </w:tr>
      <w:tr w:rsidR="00EC4CD4" w:rsidRPr="00EB27F3" w14:paraId="4A295FBF" w14:textId="77777777" w:rsidTr="00C1027A">
        <w:tc>
          <w:tcPr>
            <w:tcW w:w="2880" w:type="dxa"/>
          </w:tcPr>
          <w:p w14:paraId="479B2511" w14:textId="77777777" w:rsidR="00EC4CD4" w:rsidRPr="00EB27F3" w:rsidRDefault="00EC4CD4" w:rsidP="00D8413D">
            <w:pPr>
              <w:spacing w:line="360" w:lineRule="auto"/>
              <w:jc w:val="center"/>
            </w:pPr>
            <w:r>
              <w:t>Hyperechogenic</w:t>
            </w:r>
          </w:p>
        </w:tc>
        <w:tc>
          <w:tcPr>
            <w:tcW w:w="1490" w:type="dxa"/>
          </w:tcPr>
          <w:p w14:paraId="25E9E926" w14:textId="77777777" w:rsidR="00EC4CD4" w:rsidRPr="00EB27F3" w:rsidRDefault="00EC4CD4" w:rsidP="00CE2FF1">
            <w:pPr>
              <w:spacing w:line="360" w:lineRule="auto"/>
              <w:jc w:val="center"/>
            </w:pPr>
            <w:r>
              <w:t>0</w:t>
            </w:r>
          </w:p>
        </w:tc>
        <w:tc>
          <w:tcPr>
            <w:tcW w:w="1726" w:type="dxa"/>
          </w:tcPr>
          <w:p w14:paraId="19A226D5" w14:textId="77777777" w:rsidR="00EC4CD4" w:rsidRPr="00EB27F3" w:rsidRDefault="00EC4CD4" w:rsidP="00CE2FF1">
            <w:pPr>
              <w:spacing w:line="360" w:lineRule="auto"/>
              <w:jc w:val="center"/>
            </w:pPr>
            <w:r>
              <w:t>0</w:t>
            </w:r>
          </w:p>
        </w:tc>
        <w:tc>
          <w:tcPr>
            <w:tcW w:w="2544" w:type="dxa"/>
            <w:vMerge/>
          </w:tcPr>
          <w:p w14:paraId="7CB86C8D" w14:textId="77777777" w:rsidR="00EC4CD4" w:rsidRDefault="00EC4CD4" w:rsidP="00CE2FF1">
            <w:pPr>
              <w:spacing w:line="360" w:lineRule="auto"/>
              <w:jc w:val="center"/>
            </w:pPr>
          </w:p>
        </w:tc>
      </w:tr>
      <w:tr w:rsidR="00EC4CD4" w:rsidRPr="00EB27F3" w14:paraId="40E32488" w14:textId="77777777" w:rsidTr="00C1027A">
        <w:tc>
          <w:tcPr>
            <w:tcW w:w="2880" w:type="dxa"/>
          </w:tcPr>
          <w:p w14:paraId="304B0C69" w14:textId="77777777" w:rsidR="00EC4CD4" w:rsidRPr="00EB27F3" w:rsidRDefault="00EC4CD4" w:rsidP="00D8413D">
            <w:pPr>
              <w:spacing w:line="360" w:lineRule="auto"/>
              <w:jc w:val="center"/>
            </w:pPr>
            <w:r w:rsidRPr="00F76C75">
              <w:rPr>
                <w:b/>
              </w:rPr>
              <w:t>Margin of lesion</w:t>
            </w:r>
          </w:p>
        </w:tc>
        <w:tc>
          <w:tcPr>
            <w:tcW w:w="3216" w:type="dxa"/>
            <w:gridSpan w:val="2"/>
          </w:tcPr>
          <w:p w14:paraId="4A27F2CF" w14:textId="77777777" w:rsidR="00EC4CD4" w:rsidRPr="00EB27F3" w:rsidRDefault="00EC4CD4" w:rsidP="00CE2FF1">
            <w:pPr>
              <w:spacing w:line="360" w:lineRule="auto"/>
              <w:jc w:val="center"/>
            </w:pPr>
          </w:p>
        </w:tc>
        <w:tc>
          <w:tcPr>
            <w:tcW w:w="2544" w:type="dxa"/>
          </w:tcPr>
          <w:p w14:paraId="799AC0CB" w14:textId="77777777" w:rsidR="00EC4CD4" w:rsidRPr="00EB27F3" w:rsidRDefault="00EC4CD4" w:rsidP="00CE2FF1">
            <w:pPr>
              <w:spacing w:line="360" w:lineRule="auto"/>
              <w:jc w:val="center"/>
            </w:pPr>
          </w:p>
        </w:tc>
      </w:tr>
      <w:tr w:rsidR="00EC4CD4" w:rsidRPr="00EB27F3" w14:paraId="5690393B" w14:textId="77777777" w:rsidTr="00C1027A">
        <w:trPr>
          <w:trHeight w:val="413"/>
        </w:trPr>
        <w:tc>
          <w:tcPr>
            <w:tcW w:w="2880" w:type="dxa"/>
          </w:tcPr>
          <w:p w14:paraId="64FD47C0" w14:textId="77777777" w:rsidR="00EC4CD4" w:rsidRPr="00EB27F3" w:rsidRDefault="00EC4CD4" w:rsidP="00D8413D">
            <w:pPr>
              <w:spacing w:line="360" w:lineRule="auto"/>
              <w:jc w:val="center"/>
            </w:pPr>
            <w:proofErr w:type="gramStart"/>
            <w:r w:rsidRPr="00EB27F3">
              <w:t>Well</w:t>
            </w:r>
            <w:proofErr w:type="gramEnd"/>
            <w:r w:rsidRPr="00EB27F3">
              <w:t xml:space="preserve"> defined</w:t>
            </w:r>
          </w:p>
        </w:tc>
        <w:tc>
          <w:tcPr>
            <w:tcW w:w="1490" w:type="dxa"/>
          </w:tcPr>
          <w:p w14:paraId="63B6827D" w14:textId="77777777" w:rsidR="00EC4CD4" w:rsidRPr="00EB27F3" w:rsidRDefault="00EC4CD4" w:rsidP="00CE2FF1">
            <w:pPr>
              <w:spacing w:line="360" w:lineRule="auto"/>
              <w:jc w:val="center"/>
            </w:pPr>
            <w:r w:rsidRPr="00EB27F3">
              <w:t>6 (46.2)</w:t>
            </w:r>
          </w:p>
        </w:tc>
        <w:tc>
          <w:tcPr>
            <w:tcW w:w="1726" w:type="dxa"/>
          </w:tcPr>
          <w:p w14:paraId="6BB8EB45" w14:textId="77777777" w:rsidR="00EC4CD4" w:rsidRPr="00EB27F3" w:rsidRDefault="00EC4CD4" w:rsidP="00CE2FF1">
            <w:pPr>
              <w:spacing w:line="360" w:lineRule="auto"/>
              <w:jc w:val="center"/>
            </w:pPr>
            <w:r w:rsidRPr="00EB27F3">
              <w:t>4 (10.8)</w:t>
            </w:r>
          </w:p>
        </w:tc>
        <w:tc>
          <w:tcPr>
            <w:tcW w:w="2544" w:type="dxa"/>
            <w:vMerge w:val="restart"/>
          </w:tcPr>
          <w:p w14:paraId="3026AB8E" w14:textId="77777777" w:rsidR="00EC4CD4" w:rsidRPr="00EB27F3" w:rsidRDefault="00EC4CD4" w:rsidP="00CE2FF1">
            <w:pPr>
              <w:spacing w:line="360" w:lineRule="auto"/>
              <w:jc w:val="center"/>
            </w:pPr>
            <w:r w:rsidRPr="00EB27F3">
              <w:t>0.012</w:t>
            </w:r>
          </w:p>
        </w:tc>
      </w:tr>
      <w:tr w:rsidR="00EC4CD4" w:rsidRPr="00EB27F3" w14:paraId="2F3AF8CA" w14:textId="77777777" w:rsidTr="00C1027A">
        <w:trPr>
          <w:trHeight w:val="350"/>
        </w:trPr>
        <w:tc>
          <w:tcPr>
            <w:tcW w:w="2880" w:type="dxa"/>
          </w:tcPr>
          <w:p w14:paraId="75F073AF" w14:textId="77777777" w:rsidR="00EC4CD4" w:rsidRPr="00EB27F3" w:rsidRDefault="00EC4CD4" w:rsidP="00D8413D">
            <w:pPr>
              <w:spacing w:line="360" w:lineRule="auto"/>
              <w:jc w:val="center"/>
            </w:pPr>
            <w:r w:rsidRPr="00EB27F3">
              <w:t>Poorly defined</w:t>
            </w:r>
          </w:p>
        </w:tc>
        <w:tc>
          <w:tcPr>
            <w:tcW w:w="1490" w:type="dxa"/>
          </w:tcPr>
          <w:p w14:paraId="2492E5F4" w14:textId="77777777" w:rsidR="00EC4CD4" w:rsidRPr="00EB27F3" w:rsidRDefault="00EC4CD4" w:rsidP="00CE2FF1">
            <w:pPr>
              <w:spacing w:line="360" w:lineRule="auto"/>
              <w:jc w:val="center"/>
            </w:pPr>
            <w:r w:rsidRPr="00EB27F3">
              <w:t>7 (53.8)</w:t>
            </w:r>
          </w:p>
        </w:tc>
        <w:tc>
          <w:tcPr>
            <w:tcW w:w="1726" w:type="dxa"/>
          </w:tcPr>
          <w:p w14:paraId="328C9257" w14:textId="77777777" w:rsidR="00EC4CD4" w:rsidRPr="00EB27F3" w:rsidRDefault="00EC4CD4" w:rsidP="00CE2FF1">
            <w:pPr>
              <w:spacing w:line="360" w:lineRule="auto"/>
              <w:jc w:val="center"/>
            </w:pPr>
            <w:r w:rsidRPr="00EB27F3">
              <w:t>33 (89.2)</w:t>
            </w:r>
          </w:p>
        </w:tc>
        <w:tc>
          <w:tcPr>
            <w:tcW w:w="2544" w:type="dxa"/>
            <w:vMerge/>
          </w:tcPr>
          <w:p w14:paraId="55D6DF22" w14:textId="77777777" w:rsidR="00EC4CD4" w:rsidRPr="00EB27F3" w:rsidRDefault="00EC4CD4" w:rsidP="00CE2FF1">
            <w:pPr>
              <w:spacing w:line="360" w:lineRule="auto"/>
              <w:jc w:val="center"/>
            </w:pPr>
          </w:p>
        </w:tc>
      </w:tr>
      <w:tr w:rsidR="00EC4CD4" w:rsidRPr="00EB27F3" w14:paraId="7CE59469" w14:textId="77777777" w:rsidTr="00C1027A">
        <w:trPr>
          <w:trHeight w:val="692"/>
        </w:trPr>
        <w:tc>
          <w:tcPr>
            <w:tcW w:w="2880" w:type="dxa"/>
          </w:tcPr>
          <w:p w14:paraId="04672445" w14:textId="77777777" w:rsidR="00EC4CD4" w:rsidRPr="00EB27F3" w:rsidRDefault="00EC4CD4" w:rsidP="00D8413D">
            <w:pPr>
              <w:spacing w:line="360" w:lineRule="auto"/>
              <w:jc w:val="center"/>
              <w:rPr>
                <w:b/>
                <w:bCs/>
              </w:rPr>
            </w:pPr>
            <w:r w:rsidRPr="00EB27F3">
              <w:rPr>
                <w:b/>
                <w:bCs/>
              </w:rPr>
              <w:t>CDUS finding of testicular lesion</w:t>
            </w:r>
          </w:p>
        </w:tc>
        <w:tc>
          <w:tcPr>
            <w:tcW w:w="3216" w:type="dxa"/>
            <w:gridSpan w:val="2"/>
          </w:tcPr>
          <w:p w14:paraId="03E7181A" w14:textId="77777777" w:rsidR="00EC4CD4" w:rsidRPr="00EB27F3" w:rsidRDefault="00EC4CD4" w:rsidP="0062772E">
            <w:pPr>
              <w:spacing w:line="360" w:lineRule="auto"/>
            </w:pPr>
          </w:p>
        </w:tc>
        <w:tc>
          <w:tcPr>
            <w:tcW w:w="2544" w:type="dxa"/>
          </w:tcPr>
          <w:p w14:paraId="5394574A" w14:textId="77777777" w:rsidR="00EC4CD4" w:rsidRPr="00EB27F3" w:rsidRDefault="00EC4CD4" w:rsidP="0062772E">
            <w:pPr>
              <w:spacing w:line="360" w:lineRule="auto"/>
            </w:pPr>
          </w:p>
        </w:tc>
      </w:tr>
      <w:tr w:rsidR="00EC4CD4" w:rsidRPr="00EB27F3" w14:paraId="7C013A51" w14:textId="77777777" w:rsidTr="00C1027A">
        <w:tc>
          <w:tcPr>
            <w:tcW w:w="2880" w:type="dxa"/>
          </w:tcPr>
          <w:p w14:paraId="0E7B7AE1" w14:textId="77777777" w:rsidR="00EC4CD4" w:rsidRPr="00EB27F3" w:rsidRDefault="00EC4CD4" w:rsidP="00D8413D">
            <w:pPr>
              <w:spacing w:line="360" w:lineRule="auto"/>
              <w:jc w:val="center"/>
            </w:pPr>
            <w:r w:rsidRPr="00EB27F3">
              <w:rPr>
                <w:b/>
              </w:rPr>
              <w:t>Grades of vascularity</w:t>
            </w:r>
          </w:p>
        </w:tc>
        <w:tc>
          <w:tcPr>
            <w:tcW w:w="3216" w:type="dxa"/>
            <w:gridSpan w:val="2"/>
          </w:tcPr>
          <w:p w14:paraId="3225D198" w14:textId="77777777" w:rsidR="00EC4CD4" w:rsidRPr="00EB27F3" w:rsidRDefault="00EC4CD4" w:rsidP="0062772E">
            <w:pPr>
              <w:spacing w:line="360" w:lineRule="auto"/>
            </w:pPr>
          </w:p>
        </w:tc>
        <w:tc>
          <w:tcPr>
            <w:tcW w:w="2544" w:type="dxa"/>
          </w:tcPr>
          <w:p w14:paraId="6FE69579" w14:textId="77777777" w:rsidR="00EC4CD4" w:rsidRPr="00EB27F3" w:rsidRDefault="00EC4CD4" w:rsidP="0062772E">
            <w:pPr>
              <w:spacing w:line="360" w:lineRule="auto"/>
            </w:pPr>
          </w:p>
        </w:tc>
      </w:tr>
      <w:tr w:rsidR="00EC4CD4" w:rsidRPr="00EB27F3" w14:paraId="27CC0ECC" w14:textId="77777777" w:rsidTr="00C1027A">
        <w:trPr>
          <w:trHeight w:val="395"/>
        </w:trPr>
        <w:tc>
          <w:tcPr>
            <w:tcW w:w="2880" w:type="dxa"/>
          </w:tcPr>
          <w:p w14:paraId="56271CE7" w14:textId="77777777" w:rsidR="00EC4CD4" w:rsidRPr="00EB27F3" w:rsidRDefault="00EC4CD4" w:rsidP="00D8413D">
            <w:pPr>
              <w:spacing w:line="360" w:lineRule="auto"/>
              <w:jc w:val="center"/>
            </w:pPr>
            <w:r>
              <w:t>Grade 0</w:t>
            </w:r>
          </w:p>
        </w:tc>
        <w:tc>
          <w:tcPr>
            <w:tcW w:w="1490" w:type="dxa"/>
          </w:tcPr>
          <w:p w14:paraId="358C9DEA" w14:textId="77777777" w:rsidR="00EC4CD4" w:rsidRPr="00EB27F3" w:rsidRDefault="00EC4CD4" w:rsidP="00CE2FF1">
            <w:pPr>
              <w:spacing w:line="360" w:lineRule="auto"/>
              <w:jc w:val="center"/>
            </w:pPr>
            <w:r>
              <w:t>0</w:t>
            </w:r>
          </w:p>
        </w:tc>
        <w:tc>
          <w:tcPr>
            <w:tcW w:w="1726" w:type="dxa"/>
          </w:tcPr>
          <w:p w14:paraId="6E92E53C" w14:textId="77777777" w:rsidR="00EC4CD4" w:rsidRPr="00EB27F3" w:rsidRDefault="00EC4CD4" w:rsidP="00CE2FF1">
            <w:pPr>
              <w:spacing w:line="360" w:lineRule="auto"/>
              <w:jc w:val="center"/>
            </w:pPr>
            <w:r>
              <w:t>0</w:t>
            </w:r>
          </w:p>
        </w:tc>
        <w:tc>
          <w:tcPr>
            <w:tcW w:w="2544" w:type="dxa"/>
            <w:vMerge w:val="restart"/>
          </w:tcPr>
          <w:p w14:paraId="147116BA" w14:textId="77777777" w:rsidR="00EC4CD4" w:rsidRDefault="00EC4CD4" w:rsidP="00CE2FF1">
            <w:pPr>
              <w:spacing w:line="360" w:lineRule="auto"/>
              <w:jc w:val="center"/>
            </w:pPr>
          </w:p>
          <w:p w14:paraId="51818EA6" w14:textId="77777777" w:rsidR="00EC4CD4" w:rsidRDefault="00EC4CD4" w:rsidP="00CE2FF1">
            <w:pPr>
              <w:spacing w:line="360" w:lineRule="auto"/>
              <w:jc w:val="center"/>
            </w:pPr>
          </w:p>
          <w:p w14:paraId="724A4F2B" w14:textId="77777777" w:rsidR="00EC4CD4" w:rsidRDefault="00EC4CD4" w:rsidP="00CE2FF1">
            <w:pPr>
              <w:spacing w:line="360" w:lineRule="auto"/>
              <w:jc w:val="center"/>
            </w:pPr>
            <w:r w:rsidRPr="00EB27F3">
              <w:t>0.007</w:t>
            </w:r>
          </w:p>
        </w:tc>
      </w:tr>
      <w:tr w:rsidR="00EC4CD4" w:rsidRPr="00EB27F3" w14:paraId="1BFF015F" w14:textId="77777777" w:rsidTr="00C1027A">
        <w:trPr>
          <w:trHeight w:val="395"/>
        </w:trPr>
        <w:tc>
          <w:tcPr>
            <w:tcW w:w="2880" w:type="dxa"/>
          </w:tcPr>
          <w:p w14:paraId="5A606A6B" w14:textId="77777777" w:rsidR="00EC4CD4" w:rsidRPr="00EB27F3" w:rsidRDefault="00EC4CD4" w:rsidP="00D8413D">
            <w:pPr>
              <w:spacing w:line="360" w:lineRule="auto"/>
              <w:jc w:val="center"/>
            </w:pPr>
            <w:r>
              <w:t>Grade 1</w:t>
            </w:r>
          </w:p>
        </w:tc>
        <w:tc>
          <w:tcPr>
            <w:tcW w:w="1490" w:type="dxa"/>
          </w:tcPr>
          <w:p w14:paraId="3FDF818F" w14:textId="77777777" w:rsidR="00EC4CD4" w:rsidRPr="00EB27F3" w:rsidRDefault="00EC4CD4" w:rsidP="00CE2FF1">
            <w:pPr>
              <w:spacing w:line="360" w:lineRule="auto"/>
              <w:jc w:val="center"/>
            </w:pPr>
            <w:r w:rsidRPr="00EB27F3">
              <w:t>4 (30.8)</w:t>
            </w:r>
          </w:p>
        </w:tc>
        <w:tc>
          <w:tcPr>
            <w:tcW w:w="1726" w:type="dxa"/>
          </w:tcPr>
          <w:p w14:paraId="7C7A19FF" w14:textId="77777777" w:rsidR="00EC4CD4" w:rsidRPr="00EB27F3" w:rsidRDefault="00EC4CD4" w:rsidP="00CE2FF1">
            <w:pPr>
              <w:spacing w:line="360" w:lineRule="auto"/>
              <w:jc w:val="center"/>
            </w:pPr>
            <w:r w:rsidRPr="00EB27F3">
              <w:t>1 (2.7)</w:t>
            </w:r>
          </w:p>
        </w:tc>
        <w:tc>
          <w:tcPr>
            <w:tcW w:w="2544" w:type="dxa"/>
            <w:vMerge/>
          </w:tcPr>
          <w:p w14:paraId="73443DAD" w14:textId="77777777" w:rsidR="00EC4CD4" w:rsidRPr="00EB27F3" w:rsidRDefault="00EC4CD4" w:rsidP="00CE2FF1">
            <w:pPr>
              <w:spacing w:line="360" w:lineRule="auto"/>
              <w:jc w:val="center"/>
            </w:pPr>
          </w:p>
        </w:tc>
      </w:tr>
      <w:tr w:rsidR="00EC4CD4" w:rsidRPr="00EB27F3" w14:paraId="5EEE801A" w14:textId="77777777" w:rsidTr="00C1027A">
        <w:trPr>
          <w:trHeight w:val="332"/>
        </w:trPr>
        <w:tc>
          <w:tcPr>
            <w:tcW w:w="2880" w:type="dxa"/>
          </w:tcPr>
          <w:p w14:paraId="20E4662A" w14:textId="77777777" w:rsidR="00EC4CD4" w:rsidRPr="00EB27F3" w:rsidRDefault="00EC4CD4" w:rsidP="00D8413D">
            <w:pPr>
              <w:spacing w:line="360" w:lineRule="auto"/>
              <w:jc w:val="center"/>
            </w:pPr>
            <w:r>
              <w:t>Grade 2</w:t>
            </w:r>
          </w:p>
        </w:tc>
        <w:tc>
          <w:tcPr>
            <w:tcW w:w="1490" w:type="dxa"/>
          </w:tcPr>
          <w:p w14:paraId="75302C20" w14:textId="77777777" w:rsidR="00EC4CD4" w:rsidRPr="00EB27F3" w:rsidRDefault="00EC4CD4" w:rsidP="00CE2FF1">
            <w:pPr>
              <w:spacing w:line="360" w:lineRule="auto"/>
              <w:jc w:val="center"/>
            </w:pPr>
            <w:r w:rsidRPr="00EB27F3">
              <w:t>8 (61.5)</w:t>
            </w:r>
          </w:p>
        </w:tc>
        <w:tc>
          <w:tcPr>
            <w:tcW w:w="1726" w:type="dxa"/>
          </w:tcPr>
          <w:p w14:paraId="5419C3C8" w14:textId="77777777" w:rsidR="00EC4CD4" w:rsidRPr="00EB27F3" w:rsidRDefault="00EC4CD4" w:rsidP="00CE2FF1">
            <w:pPr>
              <w:spacing w:line="360" w:lineRule="auto"/>
              <w:jc w:val="center"/>
            </w:pPr>
            <w:r w:rsidRPr="00EB27F3">
              <w:t>24 (64.9)</w:t>
            </w:r>
          </w:p>
        </w:tc>
        <w:tc>
          <w:tcPr>
            <w:tcW w:w="2544" w:type="dxa"/>
            <w:vMerge/>
          </w:tcPr>
          <w:p w14:paraId="7B78A8BE" w14:textId="77777777" w:rsidR="00EC4CD4" w:rsidRPr="00EB27F3" w:rsidRDefault="00EC4CD4" w:rsidP="00CE2FF1">
            <w:pPr>
              <w:spacing w:line="360" w:lineRule="auto"/>
              <w:jc w:val="center"/>
            </w:pPr>
          </w:p>
        </w:tc>
      </w:tr>
      <w:tr w:rsidR="00EC4CD4" w:rsidRPr="00EB27F3" w14:paraId="150B17E3" w14:textId="77777777" w:rsidTr="00C1027A">
        <w:trPr>
          <w:trHeight w:val="359"/>
        </w:trPr>
        <w:tc>
          <w:tcPr>
            <w:tcW w:w="2880" w:type="dxa"/>
          </w:tcPr>
          <w:p w14:paraId="7EB541AE" w14:textId="77777777" w:rsidR="00EC4CD4" w:rsidRPr="00EB27F3" w:rsidRDefault="00EC4CD4" w:rsidP="00D8413D">
            <w:pPr>
              <w:spacing w:line="360" w:lineRule="auto"/>
              <w:jc w:val="center"/>
            </w:pPr>
            <w:r>
              <w:t>Grade 3</w:t>
            </w:r>
          </w:p>
        </w:tc>
        <w:tc>
          <w:tcPr>
            <w:tcW w:w="1490" w:type="dxa"/>
          </w:tcPr>
          <w:p w14:paraId="0AA5A10E" w14:textId="77777777" w:rsidR="00EC4CD4" w:rsidRPr="00EB27F3" w:rsidRDefault="00EC4CD4" w:rsidP="00CE2FF1">
            <w:pPr>
              <w:spacing w:line="360" w:lineRule="auto"/>
              <w:jc w:val="center"/>
            </w:pPr>
            <w:r w:rsidRPr="00EB27F3">
              <w:t>1 (7.7)</w:t>
            </w:r>
          </w:p>
        </w:tc>
        <w:tc>
          <w:tcPr>
            <w:tcW w:w="1726" w:type="dxa"/>
          </w:tcPr>
          <w:p w14:paraId="0F205ED8" w14:textId="77777777" w:rsidR="00EC4CD4" w:rsidRPr="00EB27F3" w:rsidRDefault="00EC4CD4" w:rsidP="00CE2FF1">
            <w:pPr>
              <w:spacing w:line="360" w:lineRule="auto"/>
              <w:jc w:val="center"/>
            </w:pPr>
            <w:r w:rsidRPr="00EB27F3">
              <w:t>12 (32.4)</w:t>
            </w:r>
          </w:p>
        </w:tc>
        <w:tc>
          <w:tcPr>
            <w:tcW w:w="2544" w:type="dxa"/>
            <w:vMerge/>
          </w:tcPr>
          <w:p w14:paraId="67E34641" w14:textId="77777777" w:rsidR="00EC4CD4" w:rsidRPr="00EB27F3" w:rsidRDefault="00EC4CD4" w:rsidP="00CE2FF1">
            <w:pPr>
              <w:spacing w:line="360" w:lineRule="auto"/>
              <w:jc w:val="center"/>
            </w:pPr>
          </w:p>
        </w:tc>
      </w:tr>
      <w:tr w:rsidR="00EC4CD4" w:rsidRPr="00EB27F3" w14:paraId="6494632C" w14:textId="77777777" w:rsidTr="00C1027A">
        <w:tc>
          <w:tcPr>
            <w:tcW w:w="2880" w:type="dxa"/>
          </w:tcPr>
          <w:p w14:paraId="65A024FF" w14:textId="77777777" w:rsidR="00EC4CD4" w:rsidRPr="00EB27F3" w:rsidRDefault="00EC4CD4" w:rsidP="00D8413D">
            <w:pPr>
              <w:spacing w:line="360" w:lineRule="auto"/>
              <w:jc w:val="center"/>
            </w:pPr>
            <w:r w:rsidRPr="00EB27F3">
              <w:rPr>
                <w:b/>
                <w:bCs/>
              </w:rPr>
              <w:t>Pattern of vascularity</w:t>
            </w:r>
          </w:p>
        </w:tc>
        <w:tc>
          <w:tcPr>
            <w:tcW w:w="3216" w:type="dxa"/>
            <w:gridSpan w:val="2"/>
          </w:tcPr>
          <w:p w14:paraId="4BB83A0E" w14:textId="77777777" w:rsidR="00EC4CD4" w:rsidRPr="00EB27F3" w:rsidRDefault="00EC4CD4" w:rsidP="00CE2FF1">
            <w:pPr>
              <w:spacing w:line="360" w:lineRule="auto"/>
              <w:jc w:val="center"/>
            </w:pPr>
          </w:p>
        </w:tc>
        <w:tc>
          <w:tcPr>
            <w:tcW w:w="2544" w:type="dxa"/>
          </w:tcPr>
          <w:p w14:paraId="759808BE" w14:textId="77777777" w:rsidR="00EC4CD4" w:rsidRPr="00EB27F3" w:rsidRDefault="00EC4CD4" w:rsidP="00CE2FF1">
            <w:pPr>
              <w:spacing w:line="360" w:lineRule="auto"/>
              <w:jc w:val="center"/>
            </w:pPr>
          </w:p>
        </w:tc>
      </w:tr>
      <w:tr w:rsidR="00EC4CD4" w:rsidRPr="00EB27F3" w14:paraId="65C95D51" w14:textId="77777777" w:rsidTr="00C1027A">
        <w:trPr>
          <w:trHeight w:val="467"/>
        </w:trPr>
        <w:tc>
          <w:tcPr>
            <w:tcW w:w="2880" w:type="dxa"/>
          </w:tcPr>
          <w:p w14:paraId="2BAD7C75" w14:textId="77777777" w:rsidR="00EC4CD4" w:rsidRPr="00EB27F3" w:rsidRDefault="00B91DEB" w:rsidP="00D8413D">
            <w:pPr>
              <w:spacing w:line="360" w:lineRule="auto"/>
              <w:jc w:val="center"/>
            </w:pPr>
            <w:r>
              <w:t>Regular /</w:t>
            </w:r>
            <w:r w:rsidR="00EC4CD4" w:rsidRPr="00EB27F3">
              <w:t>linear</w:t>
            </w:r>
            <w:r w:rsidRPr="00EB27F3">
              <w:t xml:space="preserve"> branching</w:t>
            </w:r>
          </w:p>
        </w:tc>
        <w:tc>
          <w:tcPr>
            <w:tcW w:w="1490" w:type="dxa"/>
          </w:tcPr>
          <w:p w14:paraId="398C5671" w14:textId="77777777" w:rsidR="00EC4CD4" w:rsidRPr="00EB27F3" w:rsidRDefault="00EC4CD4" w:rsidP="00CE2FF1">
            <w:pPr>
              <w:spacing w:line="360" w:lineRule="auto"/>
              <w:jc w:val="center"/>
            </w:pPr>
            <w:r w:rsidRPr="00EB27F3">
              <w:t>2 (15.4)</w:t>
            </w:r>
          </w:p>
        </w:tc>
        <w:tc>
          <w:tcPr>
            <w:tcW w:w="1726" w:type="dxa"/>
          </w:tcPr>
          <w:p w14:paraId="57DD00E5" w14:textId="77777777" w:rsidR="00EC4CD4" w:rsidRPr="00EB27F3" w:rsidRDefault="00EC4CD4" w:rsidP="00CE2FF1">
            <w:pPr>
              <w:spacing w:line="360" w:lineRule="auto"/>
              <w:jc w:val="center"/>
            </w:pPr>
            <w:r w:rsidRPr="00EB27F3">
              <w:t>0 (0.0)</w:t>
            </w:r>
          </w:p>
        </w:tc>
        <w:tc>
          <w:tcPr>
            <w:tcW w:w="2544" w:type="dxa"/>
            <w:vMerge w:val="restart"/>
          </w:tcPr>
          <w:p w14:paraId="547834D8" w14:textId="77777777" w:rsidR="00EC4CD4" w:rsidRDefault="00EC4CD4" w:rsidP="00CE2FF1">
            <w:pPr>
              <w:spacing w:line="360" w:lineRule="auto"/>
              <w:jc w:val="center"/>
            </w:pPr>
          </w:p>
          <w:p w14:paraId="229032A3" w14:textId="77777777" w:rsidR="00EC4CD4" w:rsidRDefault="00EC4CD4" w:rsidP="00CE2FF1">
            <w:pPr>
              <w:spacing w:line="360" w:lineRule="auto"/>
              <w:jc w:val="center"/>
            </w:pPr>
          </w:p>
          <w:p w14:paraId="10F36DD6" w14:textId="77777777" w:rsidR="00EC4CD4" w:rsidRPr="00EB27F3" w:rsidRDefault="00EC4CD4" w:rsidP="00CE2FF1">
            <w:pPr>
              <w:spacing w:line="360" w:lineRule="auto"/>
              <w:jc w:val="center"/>
            </w:pPr>
            <w:r w:rsidRPr="00EB27F3">
              <w:t>0.049</w:t>
            </w:r>
          </w:p>
        </w:tc>
      </w:tr>
      <w:tr w:rsidR="00EC4CD4" w:rsidRPr="00EB27F3" w14:paraId="458495DD" w14:textId="77777777" w:rsidTr="00C1027A">
        <w:tc>
          <w:tcPr>
            <w:tcW w:w="2880" w:type="dxa"/>
          </w:tcPr>
          <w:p w14:paraId="790DDD90" w14:textId="77777777" w:rsidR="00EC4CD4" w:rsidRPr="00EB27F3" w:rsidRDefault="00EC4CD4" w:rsidP="00D8413D">
            <w:pPr>
              <w:spacing w:line="360" w:lineRule="auto"/>
              <w:jc w:val="center"/>
            </w:pPr>
            <w:r w:rsidRPr="00EB27F3">
              <w:t>Non-branching linear</w:t>
            </w:r>
          </w:p>
        </w:tc>
        <w:tc>
          <w:tcPr>
            <w:tcW w:w="1490" w:type="dxa"/>
          </w:tcPr>
          <w:p w14:paraId="23F9E828" w14:textId="77777777" w:rsidR="00EC4CD4" w:rsidRPr="00EB27F3" w:rsidRDefault="00EC4CD4" w:rsidP="00CE2FF1">
            <w:pPr>
              <w:spacing w:line="360" w:lineRule="auto"/>
              <w:jc w:val="center"/>
            </w:pPr>
            <w:r w:rsidRPr="00EB27F3">
              <w:t>3 (23.1)</w:t>
            </w:r>
          </w:p>
        </w:tc>
        <w:tc>
          <w:tcPr>
            <w:tcW w:w="1726" w:type="dxa"/>
          </w:tcPr>
          <w:p w14:paraId="454C1056" w14:textId="77777777" w:rsidR="00EC4CD4" w:rsidRPr="00EB27F3" w:rsidRDefault="00EC4CD4" w:rsidP="00CE2FF1">
            <w:pPr>
              <w:spacing w:line="360" w:lineRule="auto"/>
              <w:jc w:val="center"/>
            </w:pPr>
            <w:r w:rsidRPr="00EB27F3">
              <w:t>12 (32.4)</w:t>
            </w:r>
          </w:p>
        </w:tc>
        <w:tc>
          <w:tcPr>
            <w:tcW w:w="2544" w:type="dxa"/>
            <w:vMerge/>
          </w:tcPr>
          <w:p w14:paraId="121B89DD" w14:textId="77777777" w:rsidR="00EC4CD4" w:rsidRPr="00EB27F3" w:rsidRDefault="00EC4CD4" w:rsidP="00CE2FF1">
            <w:pPr>
              <w:spacing w:line="360" w:lineRule="auto"/>
              <w:jc w:val="center"/>
            </w:pPr>
          </w:p>
        </w:tc>
      </w:tr>
      <w:tr w:rsidR="00EC4CD4" w:rsidRPr="00EB27F3" w14:paraId="2E9198A8" w14:textId="77777777" w:rsidTr="00C1027A">
        <w:trPr>
          <w:trHeight w:val="620"/>
        </w:trPr>
        <w:tc>
          <w:tcPr>
            <w:tcW w:w="2880" w:type="dxa"/>
          </w:tcPr>
          <w:p w14:paraId="0A760A11" w14:textId="77777777" w:rsidR="00EC4CD4" w:rsidRPr="00EB27F3" w:rsidRDefault="00B91DEB" w:rsidP="00D8413D">
            <w:pPr>
              <w:spacing w:line="360" w:lineRule="auto"/>
              <w:jc w:val="center"/>
            </w:pPr>
            <w:r>
              <w:t>Irregular chaotic</w:t>
            </w:r>
            <w:r w:rsidRPr="00EB27F3">
              <w:t>/</w:t>
            </w:r>
            <w:proofErr w:type="spellStart"/>
            <w:r>
              <w:t>criss-cross</w:t>
            </w:r>
            <w:proofErr w:type="spellEnd"/>
          </w:p>
        </w:tc>
        <w:tc>
          <w:tcPr>
            <w:tcW w:w="1490" w:type="dxa"/>
          </w:tcPr>
          <w:p w14:paraId="6D6CEC4A" w14:textId="77777777" w:rsidR="00EC4CD4" w:rsidRPr="00EB27F3" w:rsidRDefault="00EC4CD4" w:rsidP="00CE2FF1">
            <w:pPr>
              <w:spacing w:line="360" w:lineRule="auto"/>
              <w:jc w:val="center"/>
            </w:pPr>
            <w:r w:rsidRPr="00EB27F3">
              <w:t>8 (61.5)</w:t>
            </w:r>
          </w:p>
        </w:tc>
        <w:tc>
          <w:tcPr>
            <w:tcW w:w="1726" w:type="dxa"/>
          </w:tcPr>
          <w:p w14:paraId="06B1C2FB" w14:textId="77777777" w:rsidR="00EC4CD4" w:rsidRPr="00EB27F3" w:rsidRDefault="00EC4CD4" w:rsidP="00CE2FF1">
            <w:pPr>
              <w:spacing w:line="360" w:lineRule="auto"/>
              <w:jc w:val="center"/>
            </w:pPr>
            <w:r w:rsidRPr="00EB27F3">
              <w:t>25 (67.6)</w:t>
            </w:r>
          </w:p>
        </w:tc>
        <w:tc>
          <w:tcPr>
            <w:tcW w:w="2544" w:type="dxa"/>
            <w:vMerge/>
          </w:tcPr>
          <w:p w14:paraId="6C91C077" w14:textId="77777777" w:rsidR="00EC4CD4" w:rsidRPr="00EB27F3" w:rsidRDefault="00EC4CD4" w:rsidP="00CE2FF1">
            <w:pPr>
              <w:spacing w:line="360" w:lineRule="auto"/>
              <w:jc w:val="center"/>
            </w:pPr>
          </w:p>
        </w:tc>
      </w:tr>
      <w:tr w:rsidR="00EC4CD4" w:rsidRPr="00EB27F3" w14:paraId="294BC498" w14:textId="77777777" w:rsidTr="00C1027A">
        <w:trPr>
          <w:trHeight w:val="683"/>
        </w:trPr>
        <w:tc>
          <w:tcPr>
            <w:tcW w:w="2880" w:type="dxa"/>
          </w:tcPr>
          <w:p w14:paraId="229A2F96" w14:textId="77777777" w:rsidR="00EC4CD4" w:rsidRPr="00EB27F3" w:rsidRDefault="00EC4CD4" w:rsidP="00D8413D">
            <w:pPr>
              <w:spacing w:line="360" w:lineRule="auto"/>
              <w:jc w:val="center"/>
            </w:pPr>
            <w:r w:rsidRPr="00EB27F3">
              <w:rPr>
                <w:b/>
              </w:rPr>
              <w:lastRenderedPageBreak/>
              <w:t>PSV (Peak systolic velocity)</w:t>
            </w:r>
          </w:p>
        </w:tc>
        <w:tc>
          <w:tcPr>
            <w:tcW w:w="3216" w:type="dxa"/>
            <w:gridSpan w:val="2"/>
          </w:tcPr>
          <w:p w14:paraId="10205D12" w14:textId="77777777" w:rsidR="00EC4CD4" w:rsidRPr="00EB27F3" w:rsidRDefault="00EC4CD4" w:rsidP="00CE2FF1">
            <w:pPr>
              <w:spacing w:line="360" w:lineRule="auto"/>
              <w:jc w:val="center"/>
            </w:pPr>
          </w:p>
        </w:tc>
        <w:tc>
          <w:tcPr>
            <w:tcW w:w="2544" w:type="dxa"/>
          </w:tcPr>
          <w:p w14:paraId="449F2B45" w14:textId="77777777" w:rsidR="00EC4CD4" w:rsidRPr="00EB27F3" w:rsidRDefault="00EC4CD4" w:rsidP="00CE2FF1">
            <w:pPr>
              <w:spacing w:line="360" w:lineRule="auto"/>
              <w:jc w:val="center"/>
            </w:pPr>
          </w:p>
        </w:tc>
      </w:tr>
      <w:tr w:rsidR="00EC4CD4" w:rsidRPr="00EB27F3" w14:paraId="17717E95" w14:textId="77777777" w:rsidTr="00C1027A">
        <w:tc>
          <w:tcPr>
            <w:tcW w:w="2880" w:type="dxa"/>
          </w:tcPr>
          <w:p w14:paraId="5AC1BC7B" w14:textId="77777777" w:rsidR="00EC4CD4" w:rsidRPr="00EB27F3" w:rsidRDefault="00EC4CD4" w:rsidP="00D8413D">
            <w:pPr>
              <w:spacing w:line="360" w:lineRule="auto"/>
              <w:jc w:val="center"/>
            </w:pPr>
            <w:r w:rsidRPr="00EB27F3">
              <w:t>Normal</w:t>
            </w:r>
          </w:p>
        </w:tc>
        <w:tc>
          <w:tcPr>
            <w:tcW w:w="1490" w:type="dxa"/>
          </w:tcPr>
          <w:p w14:paraId="55689C8A" w14:textId="77777777" w:rsidR="00EC4CD4" w:rsidRPr="00EB27F3" w:rsidRDefault="00EC4CD4" w:rsidP="00CE2FF1">
            <w:pPr>
              <w:spacing w:line="360" w:lineRule="auto"/>
              <w:jc w:val="center"/>
            </w:pPr>
            <w:r w:rsidRPr="00EB27F3">
              <w:t>3 (23.1)</w:t>
            </w:r>
          </w:p>
        </w:tc>
        <w:tc>
          <w:tcPr>
            <w:tcW w:w="1726" w:type="dxa"/>
          </w:tcPr>
          <w:p w14:paraId="294A3C84" w14:textId="77777777" w:rsidR="00EC4CD4" w:rsidRPr="00EB27F3" w:rsidRDefault="00EC4CD4" w:rsidP="00CE2FF1">
            <w:pPr>
              <w:spacing w:line="360" w:lineRule="auto"/>
              <w:jc w:val="center"/>
            </w:pPr>
            <w:r w:rsidRPr="00EB27F3">
              <w:t>5 (13.5)</w:t>
            </w:r>
          </w:p>
        </w:tc>
        <w:tc>
          <w:tcPr>
            <w:tcW w:w="2544" w:type="dxa"/>
            <w:vMerge w:val="restart"/>
          </w:tcPr>
          <w:p w14:paraId="20005A63" w14:textId="77777777" w:rsidR="00EC4CD4" w:rsidRDefault="00EC4CD4" w:rsidP="00CE2FF1">
            <w:pPr>
              <w:spacing w:line="360" w:lineRule="auto"/>
              <w:jc w:val="center"/>
            </w:pPr>
          </w:p>
          <w:p w14:paraId="489857EA" w14:textId="77777777" w:rsidR="00EC4CD4" w:rsidRPr="00EB27F3" w:rsidRDefault="00EC4CD4" w:rsidP="00CE2FF1">
            <w:pPr>
              <w:spacing w:line="360" w:lineRule="auto"/>
              <w:jc w:val="center"/>
            </w:pPr>
            <w:r w:rsidRPr="00EB27F3">
              <w:t>0.328</w:t>
            </w:r>
          </w:p>
        </w:tc>
      </w:tr>
      <w:tr w:rsidR="00EC4CD4" w:rsidRPr="00EB27F3" w14:paraId="137EE0FA" w14:textId="77777777" w:rsidTr="00C1027A">
        <w:tc>
          <w:tcPr>
            <w:tcW w:w="2880" w:type="dxa"/>
          </w:tcPr>
          <w:p w14:paraId="7811D40C" w14:textId="77777777" w:rsidR="00EC4CD4" w:rsidRPr="00EB27F3" w:rsidRDefault="00EC4CD4" w:rsidP="00D8413D">
            <w:pPr>
              <w:spacing w:line="360" w:lineRule="auto"/>
              <w:jc w:val="center"/>
            </w:pPr>
            <w:r w:rsidRPr="00EB27F3">
              <w:t>Increased</w:t>
            </w:r>
          </w:p>
        </w:tc>
        <w:tc>
          <w:tcPr>
            <w:tcW w:w="1490" w:type="dxa"/>
          </w:tcPr>
          <w:p w14:paraId="5F00B9DB" w14:textId="77777777" w:rsidR="00EC4CD4" w:rsidRPr="00EB27F3" w:rsidRDefault="00EC4CD4" w:rsidP="00CE2FF1">
            <w:pPr>
              <w:spacing w:line="360" w:lineRule="auto"/>
              <w:jc w:val="center"/>
            </w:pPr>
            <w:r w:rsidRPr="00EB27F3">
              <w:t>8 (61.5)</w:t>
            </w:r>
          </w:p>
        </w:tc>
        <w:tc>
          <w:tcPr>
            <w:tcW w:w="1726" w:type="dxa"/>
          </w:tcPr>
          <w:p w14:paraId="39E6FD2C" w14:textId="77777777" w:rsidR="00EC4CD4" w:rsidRPr="00EB27F3" w:rsidRDefault="00EC4CD4" w:rsidP="00CE2FF1">
            <w:pPr>
              <w:spacing w:line="360" w:lineRule="auto"/>
              <w:jc w:val="center"/>
            </w:pPr>
            <w:r w:rsidRPr="00EB27F3">
              <w:t>30 (81.1)</w:t>
            </w:r>
          </w:p>
        </w:tc>
        <w:tc>
          <w:tcPr>
            <w:tcW w:w="2544" w:type="dxa"/>
            <w:vMerge/>
          </w:tcPr>
          <w:p w14:paraId="6D8B4910" w14:textId="77777777" w:rsidR="00EC4CD4" w:rsidRPr="00EB27F3" w:rsidRDefault="00EC4CD4" w:rsidP="00CE2FF1">
            <w:pPr>
              <w:spacing w:line="360" w:lineRule="auto"/>
              <w:jc w:val="center"/>
            </w:pPr>
          </w:p>
        </w:tc>
      </w:tr>
      <w:tr w:rsidR="00EC4CD4" w:rsidRPr="00EB27F3" w14:paraId="004449C5" w14:textId="77777777" w:rsidTr="00C1027A">
        <w:tc>
          <w:tcPr>
            <w:tcW w:w="2880" w:type="dxa"/>
          </w:tcPr>
          <w:p w14:paraId="05899B89" w14:textId="77777777" w:rsidR="00EC4CD4" w:rsidRPr="00EB27F3" w:rsidRDefault="00EC4CD4" w:rsidP="00D8413D">
            <w:pPr>
              <w:spacing w:line="360" w:lineRule="auto"/>
              <w:jc w:val="center"/>
            </w:pPr>
            <w:r w:rsidRPr="00EB27F3">
              <w:t>Decreased</w:t>
            </w:r>
          </w:p>
        </w:tc>
        <w:tc>
          <w:tcPr>
            <w:tcW w:w="1490" w:type="dxa"/>
          </w:tcPr>
          <w:p w14:paraId="0B20798A" w14:textId="77777777" w:rsidR="00EC4CD4" w:rsidRPr="00EB27F3" w:rsidRDefault="00EC4CD4" w:rsidP="00CE2FF1">
            <w:pPr>
              <w:spacing w:line="360" w:lineRule="auto"/>
              <w:jc w:val="center"/>
            </w:pPr>
            <w:r w:rsidRPr="00EB27F3">
              <w:t>2 (15.4)</w:t>
            </w:r>
          </w:p>
        </w:tc>
        <w:tc>
          <w:tcPr>
            <w:tcW w:w="1726" w:type="dxa"/>
          </w:tcPr>
          <w:p w14:paraId="77E36165" w14:textId="77777777" w:rsidR="00EC4CD4" w:rsidRPr="00EB27F3" w:rsidRDefault="00EC4CD4" w:rsidP="00CE2FF1">
            <w:pPr>
              <w:spacing w:line="360" w:lineRule="auto"/>
              <w:jc w:val="center"/>
            </w:pPr>
            <w:r w:rsidRPr="00EB27F3">
              <w:t>2 (5.4)</w:t>
            </w:r>
          </w:p>
        </w:tc>
        <w:tc>
          <w:tcPr>
            <w:tcW w:w="2544" w:type="dxa"/>
            <w:vMerge/>
          </w:tcPr>
          <w:p w14:paraId="691C5DB8" w14:textId="77777777" w:rsidR="00EC4CD4" w:rsidRPr="00EB27F3" w:rsidRDefault="00EC4CD4" w:rsidP="00CE2FF1">
            <w:pPr>
              <w:spacing w:line="360" w:lineRule="auto"/>
              <w:jc w:val="center"/>
            </w:pPr>
          </w:p>
        </w:tc>
      </w:tr>
      <w:tr w:rsidR="00EC4CD4" w:rsidRPr="00EB27F3" w14:paraId="3186E9A1" w14:textId="77777777" w:rsidTr="00C1027A">
        <w:trPr>
          <w:trHeight w:val="737"/>
        </w:trPr>
        <w:tc>
          <w:tcPr>
            <w:tcW w:w="2880" w:type="dxa"/>
          </w:tcPr>
          <w:p w14:paraId="56CEA996" w14:textId="77777777" w:rsidR="00EC4CD4" w:rsidRPr="00EB27F3" w:rsidRDefault="00EC4CD4" w:rsidP="00D8413D">
            <w:pPr>
              <w:spacing w:line="360" w:lineRule="auto"/>
              <w:jc w:val="center"/>
            </w:pPr>
            <w:r w:rsidRPr="00EB27F3">
              <w:rPr>
                <w:b/>
              </w:rPr>
              <w:t>EDV (End diastolic velocity)</w:t>
            </w:r>
          </w:p>
        </w:tc>
        <w:tc>
          <w:tcPr>
            <w:tcW w:w="3216" w:type="dxa"/>
            <w:gridSpan w:val="2"/>
          </w:tcPr>
          <w:p w14:paraId="514CC0FA" w14:textId="77777777" w:rsidR="00EC4CD4" w:rsidRPr="00EB27F3" w:rsidRDefault="00EC4CD4" w:rsidP="00CE2FF1">
            <w:pPr>
              <w:spacing w:line="360" w:lineRule="auto"/>
              <w:jc w:val="center"/>
            </w:pPr>
          </w:p>
        </w:tc>
        <w:tc>
          <w:tcPr>
            <w:tcW w:w="2544" w:type="dxa"/>
          </w:tcPr>
          <w:p w14:paraId="089404C0" w14:textId="77777777" w:rsidR="00EC4CD4" w:rsidRPr="00EB27F3" w:rsidRDefault="00EC4CD4" w:rsidP="00CE2FF1">
            <w:pPr>
              <w:spacing w:line="360" w:lineRule="auto"/>
              <w:jc w:val="center"/>
            </w:pPr>
          </w:p>
        </w:tc>
      </w:tr>
      <w:tr w:rsidR="00B716CD" w:rsidRPr="00EB27F3" w14:paraId="05FD4B80" w14:textId="77777777" w:rsidTr="00C1027A">
        <w:tc>
          <w:tcPr>
            <w:tcW w:w="2880" w:type="dxa"/>
          </w:tcPr>
          <w:p w14:paraId="1FBDA1F4" w14:textId="77777777" w:rsidR="00B716CD" w:rsidRPr="00EB27F3" w:rsidRDefault="00B716CD" w:rsidP="00D8413D">
            <w:pPr>
              <w:spacing w:line="360" w:lineRule="auto"/>
              <w:jc w:val="center"/>
            </w:pPr>
            <w:r w:rsidRPr="00EB27F3">
              <w:t>Normal</w:t>
            </w:r>
          </w:p>
        </w:tc>
        <w:tc>
          <w:tcPr>
            <w:tcW w:w="1490" w:type="dxa"/>
          </w:tcPr>
          <w:p w14:paraId="48FAC6A9" w14:textId="77777777" w:rsidR="00B716CD" w:rsidRPr="00EB27F3" w:rsidRDefault="00B716CD" w:rsidP="00CE2FF1">
            <w:pPr>
              <w:spacing w:line="360" w:lineRule="auto"/>
              <w:jc w:val="center"/>
            </w:pPr>
            <w:r w:rsidRPr="00EB27F3">
              <w:t>2 (15.4)</w:t>
            </w:r>
          </w:p>
        </w:tc>
        <w:tc>
          <w:tcPr>
            <w:tcW w:w="1726" w:type="dxa"/>
          </w:tcPr>
          <w:p w14:paraId="57A42400" w14:textId="77777777" w:rsidR="00B716CD" w:rsidRPr="00EB27F3" w:rsidRDefault="00B716CD" w:rsidP="00CE2FF1">
            <w:pPr>
              <w:spacing w:line="360" w:lineRule="auto"/>
              <w:jc w:val="center"/>
            </w:pPr>
            <w:r w:rsidRPr="00EB27F3">
              <w:t>8 (21.6)</w:t>
            </w:r>
          </w:p>
        </w:tc>
        <w:tc>
          <w:tcPr>
            <w:tcW w:w="2544" w:type="dxa"/>
            <w:vMerge w:val="restart"/>
          </w:tcPr>
          <w:p w14:paraId="4F05EF56" w14:textId="77777777" w:rsidR="00B716CD" w:rsidRDefault="00B716CD" w:rsidP="00CE2FF1">
            <w:pPr>
              <w:spacing w:line="360" w:lineRule="auto"/>
              <w:jc w:val="center"/>
            </w:pPr>
          </w:p>
          <w:p w14:paraId="31BBA031" w14:textId="77777777" w:rsidR="00B716CD" w:rsidRPr="00EB27F3" w:rsidRDefault="00B716CD" w:rsidP="00CE2FF1">
            <w:pPr>
              <w:spacing w:line="360" w:lineRule="auto"/>
              <w:jc w:val="center"/>
            </w:pPr>
            <w:r w:rsidRPr="00EB27F3">
              <w:t>0.496</w:t>
            </w:r>
          </w:p>
        </w:tc>
      </w:tr>
      <w:tr w:rsidR="00B716CD" w:rsidRPr="00EB27F3" w14:paraId="618B8B81" w14:textId="77777777" w:rsidTr="00C1027A">
        <w:tc>
          <w:tcPr>
            <w:tcW w:w="2880" w:type="dxa"/>
          </w:tcPr>
          <w:p w14:paraId="61461CDA" w14:textId="77777777" w:rsidR="00B716CD" w:rsidRPr="00EB27F3" w:rsidRDefault="00B716CD" w:rsidP="00D8413D">
            <w:pPr>
              <w:spacing w:line="360" w:lineRule="auto"/>
              <w:jc w:val="center"/>
            </w:pPr>
            <w:r w:rsidRPr="00EB27F3">
              <w:t>Increased</w:t>
            </w:r>
          </w:p>
        </w:tc>
        <w:tc>
          <w:tcPr>
            <w:tcW w:w="1490" w:type="dxa"/>
          </w:tcPr>
          <w:p w14:paraId="59CDCF9B" w14:textId="77777777" w:rsidR="00B716CD" w:rsidRPr="00EB27F3" w:rsidRDefault="00B716CD" w:rsidP="00CE2FF1">
            <w:pPr>
              <w:spacing w:line="360" w:lineRule="auto"/>
              <w:jc w:val="center"/>
            </w:pPr>
            <w:r w:rsidRPr="00EB27F3">
              <w:t>9 (69.2)</w:t>
            </w:r>
          </w:p>
        </w:tc>
        <w:tc>
          <w:tcPr>
            <w:tcW w:w="1726" w:type="dxa"/>
          </w:tcPr>
          <w:p w14:paraId="47A2432D" w14:textId="77777777" w:rsidR="00B716CD" w:rsidRPr="00EB27F3" w:rsidRDefault="00B716CD" w:rsidP="00CE2FF1">
            <w:pPr>
              <w:spacing w:line="360" w:lineRule="auto"/>
              <w:jc w:val="center"/>
            </w:pPr>
            <w:r w:rsidRPr="00EB27F3">
              <w:t>27 (73.0)</w:t>
            </w:r>
          </w:p>
        </w:tc>
        <w:tc>
          <w:tcPr>
            <w:tcW w:w="2544" w:type="dxa"/>
            <w:vMerge/>
          </w:tcPr>
          <w:p w14:paraId="36F7F555" w14:textId="77777777" w:rsidR="00B716CD" w:rsidRPr="00EB27F3" w:rsidRDefault="00B716CD" w:rsidP="00CE2FF1">
            <w:pPr>
              <w:spacing w:line="360" w:lineRule="auto"/>
              <w:jc w:val="center"/>
            </w:pPr>
          </w:p>
        </w:tc>
      </w:tr>
      <w:tr w:rsidR="00B716CD" w:rsidRPr="00EB27F3" w14:paraId="6CF5F099" w14:textId="77777777" w:rsidTr="00C1027A">
        <w:tc>
          <w:tcPr>
            <w:tcW w:w="2880" w:type="dxa"/>
          </w:tcPr>
          <w:p w14:paraId="4173B499" w14:textId="77777777" w:rsidR="00B716CD" w:rsidRPr="00EB27F3" w:rsidRDefault="00B716CD" w:rsidP="00D8413D">
            <w:pPr>
              <w:spacing w:line="360" w:lineRule="auto"/>
              <w:jc w:val="center"/>
            </w:pPr>
            <w:r w:rsidRPr="00EB27F3">
              <w:t>Decreased</w:t>
            </w:r>
          </w:p>
        </w:tc>
        <w:tc>
          <w:tcPr>
            <w:tcW w:w="1490" w:type="dxa"/>
          </w:tcPr>
          <w:p w14:paraId="0EE4182B" w14:textId="77777777" w:rsidR="00B716CD" w:rsidRPr="00EB27F3" w:rsidRDefault="00B716CD" w:rsidP="00CE2FF1">
            <w:pPr>
              <w:spacing w:line="360" w:lineRule="auto"/>
              <w:jc w:val="center"/>
            </w:pPr>
            <w:r w:rsidRPr="00EB27F3">
              <w:t>2 (15.4)</w:t>
            </w:r>
          </w:p>
        </w:tc>
        <w:tc>
          <w:tcPr>
            <w:tcW w:w="1726" w:type="dxa"/>
          </w:tcPr>
          <w:p w14:paraId="5F7FE124" w14:textId="77777777" w:rsidR="00B716CD" w:rsidRPr="00EB27F3" w:rsidRDefault="00B716CD" w:rsidP="00CE2FF1">
            <w:pPr>
              <w:spacing w:line="360" w:lineRule="auto"/>
              <w:jc w:val="center"/>
            </w:pPr>
            <w:r w:rsidRPr="00EB27F3">
              <w:t>2 (5.4)</w:t>
            </w:r>
          </w:p>
        </w:tc>
        <w:tc>
          <w:tcPr>
            <w:tcW w:w="2544" w:type="dxa"/>
            <w:vMerge/>
          </w:tcPr>
          <w:p w14:paraId="47ED12C5" w14:textId="77777777" w:rsidR="00B716CD" w:rsidRPr="00EB27F3" w:rsidRDefault="00B716CD" w:rsidP="00CE2FF1">
            <w:pPr>
              <w:spacing w:line="360" w:lineRule="auto"/>
              <w:jc w:val="center"/>
            </w:pPr>
          </w:p>
        </w:tc>
      </w:tr>
      <w:tr w:rsidR="00EC4CD4" w:rsidRPr="00EB27F3" w14:paraId="7FDE4BF5" w14:textId="77777777" w:rsidTr="00C1027A">
        <w:tc>
          <w:tcPr>
            <w:tcW w:w="2880" w:type="dxa"/>
          </w:tcPr>
          <w:p w14:paraId="321C000A" w14:textId="77777777" w:rsidR="00EC4CD4" w:rsidRPr="00EB27F3" w:rsidRDefault="00EC4CD4" w:rsidP="00D8413D">
            <w:pPr>
              <w:spacing w:line="360" w:lineRule="auto"/>
              <w:jc w:val="center"/>
            </w:pPr>
            <w:r w:rsidRPr="00EB27F3">
              <w:rPr>
                <w:b/>
              </w:rPr>
              <w:t>RI (Resistivity Index)</w:t>
            </w:r>
          </w:p>
        </w:tc>
        <w:tc>
          <w:tcPr>
            <w:tcW w:w="3216" w:type="dxa"/>
            <w:gridSpan w:val="2"/>
          </w:tcPr>
          <w:p w14:paraId="773A4D2E" w14:textId="77777777" w:rsidR="00EC4CD4" w:rsidRPr="00EB27F3" w:rsidRDefault="00EC4CD4" w:rsidP="00CE2FF1">
            <w:pPr>
              <w:spacing w:line="360" w:lineRule="auto"/>
              <w:jc w:val="center"/>
            </w:pPr>
          </w:p>
        </w:tc>
        <w:tc>
          <w:tcPr>
            <w:tcW w:w="2544" w:type="dxa"/>
          </w:tcPr>
          <w:p w14:paraId="12AFDDD7" w14:textId="77777777" w:rsidR="00EC4CD4" w:rsidRPr="00EB27F3" w:rsidRDefault="00EC4CD4" w:rsidP="00CE2FF1">
            <w:pPr>
              <w:spacing w:line="360" w:lineRule="auto"/>
              <w:jc w:val="center"/>
            </w:pPr>
          </w:p>
        </w:tc>
      </w:tr>
      <w:tr w:rsidR="00B716CD" w:rsidRPr="00EB27F3" w14:paraId="42303A29" w14:textId="77777777" w:rsidTr="00C1027A">
        <w:tc>
          <w:tcPr>
            <w:tcW w:w="2880" w:type="dxa"/>
          </w:tcPr>
          <w:p w14:paraId="0E14E174" w14:textId="77777777" w:rsidR="00B716CD" w:rsidRPr="00EB27F3" w:rsidRDefault="00B716CD" w:rsidP="00D8413D">
            <w:pPr>
              <w:spacing w:line="360" w:lineRule="auto"/>
              <w:jc w:val="center"/>
              <w:rPr>
                <w:b/>
              </w:rPr>
            </w:pPr>
            <w:r w:rsidRPr="00EB27F3">
              <w:t>&lt;0.41</w:t>
            </w:r>
          </w:p>
        </w:tc>
        <w:tc>
          <w:tcPr>
            <w:tcW w:w="1490" w:type="dxa"/>
          </w:tcPr>
          <w:p w14:paraId="5219E4E6" w14:textId="77777777" w:rsidR="00B716CD" w:rsidRPr="00EB27F3" w:rsidRDefault="00B716CD" w:rsidP="00CE2FF1">
            <w:pPr>
              <w:spacing w:line="360" w:lineRule="auto"/>
              <w:jc w:val="center"/>
            </w:pPr>
            <w:r w:rsidRPr="00EB27F3">
              <w:t>1 (7.7)</w:t>
            </w:r>
          </w:p>
        </w:tc>
        <w:tc>
          <w:tcPr>
            <w:tcW w:w="1726" w:type="dxa"/>
          </w:tcPr>
          <w:p w14:paraId="466F2984" w14:textId="77777777" w:rsidR="00B716CD" w:rsidRPr="00EB27F3" w:rsidRDefault="00B716CD" w:rsidP="00CE2FF1">
            <w:pPr>
              <w:spacing w:line="360" w:lineRule="auto"/>
              <w:jc w:val="center"/>
            </w:pPr>
            <w:r w:rsidRPr="00EB27F3">
              <w:t>2 (5.4)</w:t>
            </w:r>
          </w:p>
        </w:tc>
        <w:tc>
          <w:tcPr>
            <w:tcW w:w="2544" w:type="dxa"/>
            <w:vMerge w:val="restart"/>
          </w:tcPr>
          <w:p w14:paraId="31987E40" w14:textId="77777777" w:rsidR="00B716CD" w:rsidRPr="00EB27F3" w:rsidRDefault="00B716CD" w:rsidP="00CE2FF1">
            <w:pPr>
              <w:spacing w:line="360" w:lineRule="auto"/>
              <w:jc w:val="center"/>
            </w:pPr>
            <w:r w:rsidRPr="00EB27F3">
              <w:t>0.765</w:t>
            </w:r>
          </w:p>
        </w:tc>
      </w:tr>
      <w:tr w:rsidR="00B716CD" w:rsidRPr="00EB27F3" w14:paraId="6D769076" w14:textId="77777777" w:rsidTr="00C1027A">
        <w:tc>
          <w:tcPr>
            <w:tcW w:w="2880" w:type="dxa"/>
          </w:tcPr>
          <w:p w14:paraId="4F3419B9" w14:textId="77777777" w:rsidR="00B716CD" w:rsidRPr="00EB27F3" w:rsidRDefault="00B716CD" w:rsidP="00D8413D">
            <w:pPr>
              <w:spacing w:line="360" w:lineRule="auto"/>
              <w:jc w:val="center"/>
            </w:pPr>
            <w:r>
              <w:t>≥</w:t>
            </w:r>
            <w:r w:rsidRPr="00EB27F3">
              <w:t>0.41</w:t>
            </w:r>
          </w:p>
        </w:tc>
        <w:tc>
          <w:tcPr>
            <w:tcW w:w="1490" w:type="dxa"/>
          </w:tcPr>
          <w:p w14:paraId="1CCBBE74" w14:textId="77777777" w:rsidR="00B716CD" w:rsidRPr="00EB27F3" w:rsidRDefault="00B716CD" w:rsidP="00CE2FF1">
            <w:pPr>
              <w:spacing w:line="360" w:lineRule="auto"/>
              <w:jc w:val="center"/>
            </w:pPr>
            <w:r w:rsidRPr="00EB27F3">
              <w:t>12 (92.3)</w:t>
            </w:r>
          </w:p>
        </w:tc>
        <w:tc>
          <w:tcPr>
            <w:tcW w:w="1726" w:type="dxa"/>
          </w:tcPr>
          <w:p w14:paraId="4F561F5D" w14:textId="77777777" w:rsidR="00B716CD" w:rsidRPr="00EB27F3" w:rsidRDefault="00B716CD" w:rsidP="00CE2FF1">
            <w:pPr>
              <w:spacing w:line="360" w:lineRule="auto"/>
              <w:jc w:val="center"/>
            </w:pPr>
            <w:r w:rsidRPr="00EB27F3">
              <w:t>35 (94.6)</w:t>
            </w:r>
          </w:p>
        </w:tc>
        <w:tc>
          <w:tcPr>
            <w:tcW w:w="2544" w:type="dxa"/>
            <w:vMerge/>
          </w:tcPr>
          <w:p w14:paraId="35FE079B" w14:textId="77777777" w:rsidR="00B716CD" w:rsidRPr="00EB27F3" w:rsidRDefault="00B716CD" w:rsidP="00CE2FF1">
            <w:pPr>
              <w:spacing w:line="360" w:lineRule="auto"/>
              <w:jc w:val="center"/>
            </w:pPr>
          </w:p>
        </w:tc>
      </w:tr>
    </w:tbl>
    <w:p w14:paraId="7890DFD2" w14:textId="77777777" w:rsidR="00F76C75" w:rsidRDefault="00F76C75" w:rsidP="00577A3F">
      <w:pPr>
        <w:spacing w:line="360" w:lineRule="auto"/>
        <w:jc w:val="both"/>
        <w:rPr>
          <w:b/>
        </w:rPr>
      </w:pPr>
    </w:p>
    <w:p w14:paraId="68E77D4A" w14:textId="77777777" w:rsidR="00137BC8" w:rsidRDefault="004464EC" w:rsidP="00F76C75">
      <w:pPr>
        <w:spacing w:line="480" w:lineRule="auto"/>
        <w:jc w:val="both"/>
      </w:pPr>
      <w:r>
        <w:t>Table 10</w:t>
      </w:r>
      <w:r w:rsidRPr="0030365E">
        <w:t xml:space="preserve"> presents the distribution of study patients with </w:t>
      </w:r>
      <w:r>
        <w:t xml:space="preserve">testicular mass according to </w:t>
      </w:r>
      <w:r w:rsidRPr="004464EC">
        <w:t>Color Doppler ultrasound</w:t>
      </w:r>
      <w:r>
        <w:t xml:space="preserve"> findings</w:t>
      </w:r>
      <w:r w:rsidRPr="0030365E">
        <w:t xml:space="preserve">, classified by histopathological diagnosis into benign and malignant categories. </w:t>
      </w:r>
      <w:r w:rsidR="00F76C75" w:rsidRPr="0030365E">
        <w:t>On grayscale imaging, focal lesions dominating benign tumors (84.6%) and diffuse lesions more prevalent in malignant tumors (40.5%; p=0.173). Mixed echogenic heterogeneity was the predominant echogenicity in both groups, and poorly defined margins were significantly associated with malignancy (89.2% vs. 53.8% in benign cases; p=0.012).</w:t>
      </w:r>
      <w:r>
        <w:t xml:space="preserve"> </w:t>
      </w:r>
      <w:r w:rsidR="00F76C75" w:rsidRPr="0030365E">
        <w:t>CDU</w:t>
      </w:r>
      <w:r w:rsidR="00512D0D">
        <w:t>S findings revealed that Grade 1</w:t>
      </w:r>
      <w:r w:rsidR="00F76C75" w:rsidRPr="0030365E">
        <w:t xml:space="preserve"> vascularity was more common in benign </w:t>
      </w:r>
      <w:r w:rsidR="00375B36">
        <w:t>masses</w:t>
      </w:r>
      <w:r w:rsidR="00F76C75" w:rsidRPr="0030365E">
        <w:t xml:space="preserve"> (30.8%) compared to malignant ones (2.7%; p=0</w:t>
      </w:r>
      <w:r w:rsidR="00512D0D">
        <w:t>.007), while Grade 3</w:t>
      </w:r>
      <w:r w:rsidR="00F76C75" w:rsidRPr="0030365E">
        <w:t xml:space="preserve"> vascularity was more frequent in malignant </w:t>
      </w:r>
      <w:r w:rsidR="00375B36">
        <w:t>masses</w:t>
      </w:r>
      <w:r w:rsidR="00F76C75" w:rsidRPr="0030365E">
        <w:t xml:space="preserve"> (32.4%). </w:t>
      </w:r>
      <w:r w:rsidR="00E3343E">
        <w:rPr>
          <w:bCs/>
        </w:rPr>
        <w:t xml:space="preserve">Irregular chaotic / </w:t>
      </w:r>
      <w:proofErr w:type="spellStart"/>
      <w:r w:rsidR="00E3343E">
        <w:rPr>
          <w:bCs/>
        </w:rPr>
        <w:t>criss-cross</w:t>
      </w:r>
      <w:proofErr w:type="spellEnd"/>
      <w:r w:rsidR="00F76C75" w:rsidRPr="0030365E">
        <w:t xml:space="preserve"> vascularity patterns were the most common in both groups, though regular vascularity patterns were exclusively observed in benign </w:t>
      </w:r>
      <w:r w:rsidR="00375B36">
        <w:t>masses</w:t>
      </w:r>
      <w:r w:rsidR="00F76C75" w:rsidRPr="0030365E">
        <w:t xml:space="preserve"> (p=0.049). </w:t>
      </w:r>
      <w:r w:rsidR="00C1027A" w:rsidRPr="00C1027A">
        <w:t>Although both groups had higher PSV and EDV, these differences were not statistically significant.</w:t>
      </w:r>
      <w:r w:rsidR="00F76C75" w:rsidRPr="0030365E">
        <w:t xml:space="preserve"> Regarding resistivity index (RI), </w:t>
      </w:r>
      <w:r w:rsidR="00E3343E" w:rsidRPr="0030365E">
        <w:t xml:space="preserve">RI </w:t>
      </w:r>
      <w:r w:rsidR="00F76C75" w:rsidRPr="0030365E">
        <w:t>high</w:t>
      </w:r>
      <w:r w:rsidR="00E3343E">
        <w:t>er or equal to 0.41</w:t>
      </w:r>
      <w:r w:rsidR="00F76C75" w:rsidRPr="0030365E">
        <w:t xml:space="preserve"> was more common in malignant </w:t>
      </w:r>
      <w:r w:rsidR="00375B36">
        <w:t>masses</w:t>
      </w:r>
      <w:r w:rsidR="00F76C75" w:rsidRPr="0030365E">
        <w:t xml:space="preserve"> (78.4%) than benign ones (61.5%; p=0.234). </w:t>
      </w:r>
      <w:r w:rsidR="00E3343E">
        <w:t xml:space="preserve"> </w:t>
      </w:r>
    </w:p>
    <w:tbl>
      <w:tblPr>
        <w:tblStyle w:val="TableGrid"/>
        <w:tblW w:w="8402" w:type="dxa"/>
        <w:tblInd w:w="116" w:type="dxa"/>
        <w:tblLayout w:type="fixed"/>
        <w:tblLook w:val="04A0" w:firstRow="1" w:lastRow="0" w:firstColumn="1" w:lastColumn="0" w:noHBand="0" w:noVBand="1"/>
      </w:tblPr>
      <w:tblGrid>
        <w:gridCol w:w="8402"/>
      </w:tblGrid>
      <w:tr w:rsidR="00B913FC" w14:paraId="095F560E" w14:textId="77777777" w:rsidTr="00DA5B55">
        <w:trPr>
          <w:trHeight w:val="5836"/>
        </w:trPr>
        <w:tc>
          <w:tcPr>
            <w:tcW w:w="8402" w:type="dxa"/>
          </w:tcPr>
          <w:p w14:paraId="13BE5F6B" w14:textId="77777777" w:rsidR="00B913FC" w:rsidRDefault="00B913FC" w:rsidP="00DC62D6">
            <w:pPr>
              <w:spacing w:line="360" w:lineRule="auto"/>
            </w:pPr>
            <w:r>
              <w:rPr>
                <w:noProof/>
              </w:rPr>
              <w:lastRenderedPageBreak/>
              <w:drawing>
                <wp:inline distT="0" distB="0" distL="0" distR="0" wp14:anchorId="41BF218F" wp14:editId="5C774982">
                  <wp:extent cx="5212909" cy="3641698"/>
                  <wp:effectExtent l="0" t="0" r="0" b="0"/>
                  <wp:docPr id="1679860463" name="Chart 1">
                    <a:extLst xmlns:a="http://schemas.openxmlformats.org/drawingml/2006/main">
                      <a:ext uri="{FF2B5EF4-FFF2-40B4-BE49-F238E27FC236}">
                        <a16:creationId xmlns:a16="http://schemas.microsoft.com/office/drawing/2014/main" id="{D610F766-44AD-759F-75CC-E3D9F9CCC5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r>
    </w:tbl>
    <w:p w14:paraId="297503D2" w14:textId="77777777" w:rsidR="00E07948" w:rsidRPr="00427818" w:rsidRDefault="00B913FC" w:rsidP="00427818">
      <w:pPr>
        <w:jc w:val="both"/>
        <w:rPr>
          <w:b/>
        </w:rPr>
      </w:pPr>
      <w:r w:rsidRPr="008176EB">
        <w:rPr>
          <w:b/>
          <w:bCs/>
        </w:rPr>
        <w:t xml:space="preserve">Figure 6: </w:t>
      </w:r>
      <w:r w:rsidR="00427818">
        <w:rPr>
          <w:b/>
        </w:rPr>
        <w:t>B</w:t>
      </w:r>
      <w:r w:rsidR="00427818" w:rsidRPr="00427818">
        <w:rPr>
          <w:b/>
        </w:rPr>
        <w:t xml:space="preserve">ar </w:t>
      </w:r>
      <w:r w:rsidR="00427818" w:rsidRPr="00E07948">
        <w:rPr>
          <w:b/>
        </w:rPr>
        <w:t xml:space="preserve">diagram </w:t>
      </w:r>
      <w:r w:rsidR="00427818" w:rsidRPr="00427818">
        <w:rPr>
          <w:b/>
        </w:rPr>
        <w:t xml:space="preserve">displaying the distribution of study participants with testicular masses based </w:t>
      </w:r>
      <w:r w:rsidR="00427818">
        <w:rPr>
          <w:b/>
        </w:rPr>
        <w:t>on color Doppler ultrasound</w:t>
      </w:r>
      <w:r w:rsidR="00427818" w:rsidRPr="00427818">
        <w:rPr>
          <w:b/>
        </w:rPr>
        <w:t xml:space="preserve"> </w:t>
      </w:r>
      <w:r w:rsidR="00427818">
        <w:rPr>
          <w:b/>
        </w:rPr>
        <w:t xml:space="preserve">findings </w:t>
      </w:r>
      <w:r w:rsidRPr="007D285C">
        <w:rPr>
          <w:b/>
          <w:bCs/>
        </w:rPr>
        <w:t>(n=50)</w:t>
      </w:r>
    </w:p>
    <w:p w14:paraId="092053A1" w14:textId="77777777" w:rsidR="00B913FC" w:rsidRDefault="00B913FC" w:rsidP="00B913FC">
      <w:pPr>
        <w:jc w:val="both"/>
      </w:pPr>
    </w:p>
    <w:p w14:paraId="3834EDC7" w14:textId="77777777" w:rsidR="00B913FC" w:rsidRDefault="00B913FC" w:rsidP="00B913FC">
      <w:pPr>
        <w:jc w:val="both"/>
      </w:pPr>
    </w:p>
    <w:p w14:paraId="6192BE29" w14:textId="77777777" w:rsidR="004F4128" w:rsidRDefault="004F4128" w:rsidP="00137BC8">
      <w:pPr>
        <w:spacing w:line="480" w:lineRule="auto"/>
        <w:jc w:val="both"/>
      </w:pPr>
      <w:r w:rsidRPr="004F4128">
        <w:rPr>
          <w:noProof/>
        </w:rPr>
        <w:drawing>
          <wp:inline distT="0" distB="0" distL="0" distR="0" wp14:anchorId="674BE2E8" wp14:editId="654CC096">
            <wp:extent cx="5356031" cy="3562184"/>
            <wp:effectExtent l="19050" t="0" r="16069" b="166"/>
            <wp:docPr id="2" name="Chart 2">
              <a:extLst xmlns:a="http://schemas.openxmlformats.org/drawingml/2006/main">
                <a:ext uri="{FF2B5EF4-FFF2-40B4-BE49-F238E27FC236}">
                  <a16:creationId xmlns:a16="http://schemas.microsoft.com/office/drawing/2014/main" id="{32C98DB4-2369-4EAA-417E-98F6999E86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596270D" w14:textId="77777777" w:rsidR="00137BC8" w:rsidRPr="00E07948" w:rsidRDefault="00E07948" w:rsidP="00B913FC">
      <w:pPr>
        <w:jc w:val="both"/>
        <w:rPr>
          <w:b/>
          <w:sz w:val="12"/>
        </w:rPr>
      </w:pPr>
      <w:r w:rsidRPr="00E07948">
        <w:rPr>
          <w:b/>
        </w:rPr>
        <w:t xml:space="preserve">Figure </w:t>
      </w:r>
      <w:r w:rsidRPr="00085712">
        <w:rPr>
          <w:b/>
        </w:rPr>
        <w:t>7</w:t>
      </w:r>
      <w:r w:rsidR="004F4128" w:rsidRPr="00085712">
        <w:rPr>
          <w:b/>
        </w:rPr>
        <w:t>:</w:t>
      </w:r>
      <w:r w:rsidR="004F4128" w:rsidRPr="00E07948">
        <w:rPr>
          <w:b/>
        </w:rPr>
        <w:t xml:space="preserve"> Bar diagram showing histopathological findings of testicular mass (n=50)</w:t>
      </w:r>
    </w:p>
    <w:p w14:paraId="7C64F6BC" w14:textId="77777777" w:rsidR="00B913FC" w:rsidRDefault="00B913FC" w:rsidP="00137BC8">
      <w:pPr>
        <w:spacing w:line="480" w:lineRule="auto"/>
        <w:jc w:val="both"/>
      </w:pPr>
    </w:p>
    <w:p w14:paraId="485A8268" w14:textId="77777777" w:rsidR="00085712" w:rsidRDefault="00137BC8" w:rsidP="00085712">
      <w:pPr>
        <w:spacing w:line="480" w:lineRule="auto"/>
        <w:jc w:val="both"/>
      </w:pPr>
      <w:r w:rsidRPr="00645DC3">
        <w:lastRenderedPageBreak/>
        <w:t xml:space="preserve">The </w:t>
      </w:r>
      <w:r>
        <w:t xml:space="preserve">figure </w:t>
      </w:r>
      <w:r w:rsidR="00E07948">
        <w:t>7</w:t>
      </w:r>
      <w:r w:rsidRPr="00645DC3">
        <w:t xml:space="preserve"> </w:t>
      </w:r>
      <w:r w:rsidR="00085712" w:rsidRPr="00645DC3">
        <w:t xml:space="preserve">presents the percentage distribution of various testicular </w:t>
      </w:r>
      <w:r w:rsidR="00085712">
        <w:t>lesions</w:t>
      </w:r>
      <w:r w:rsidR="00085712" w:rsidRPr="00645DC3">
        <w:t xml:space="preserve"> among the study population. Germ cell tumors (GCTs) are the most frequently observed, with GCT-seminoma accounting for 36.0%, making it the predominant </w:t>
      </w:r>
      <w:r w:rsidR="00085712">
        <w:t>diagnosis. This is followed by m</w:t>
      </w:r>
      <w:r w:rsidR="00085712" w:rsidRPr="00645DC3">
        <w:t>ixe</w:t>
      </w:r>
      <w:r w:rsidR="00085712">
        <w:t>d GCT and n</w:t>
      </w:r>
      <w:r w:rsidR="00085712" w:rsidRPr="00645DC3">
        <w:t xml:space="preserve">on-Hodgkin’s Lymphoma (NHL), each comprising 12.0% of cases, indicating their significant presence. Abscesses are noted in 8.0% of cases, suggesting a notable incidence of infections in the cohort. </w:t>
      </w:r>
      <w:r w:rsidR="002739CF" w:rsidRPr="002739CF">
        <w:t xml:space="preserve">A moderate incidence is shown by the 6.0% representation of other germ cell </w:t>
      </w:r>
      <w:r w:rsidR="002739CF">
        <w:t>tumors</w:t>
      </w:r>
      <w:r w:rsidR="002739CF" w:rsidRPr="002739CF">
        <w:t>, including mature teratoma and yolk sac tumor.</w:t>
      </w:r>
      <w:r w:rsidR="00085712" w:rsidRPr="00645DC3">
        <w:t xml:space="preserve"> Less common</w:t>
      </w:r>
      <w:r w:rsidR="00085712">
        <w:t>ly observed conditions include i</w:t>
      </w:r>
      <w:r w:rsidR="00085712" w:rsidRPr="00645DC3">
        <w:t>mmature teratoma, NSGCT-</w:t>
      </w:r>
      <w:r w:rsidR="00085712">
        <w:t xml:space="preserve"> embryonal carcinoma, t</w:t>
      </w:r>
      <w:r w:rsidR="00085712" w:rsidRPr="00645DC3">
        <w:t>esticular torsion, and TB orchitis, each contributing 4.0% to t</w:t>
      </w:r>
      <w:r w:rsidR="00085712">
        <w:t>he total. Rare conditions like a</w:t>
      </w:r>
      <w:r w:rsidR="00085712" w:rsidRPr="00645DC3">
        <w:t xml:space="preserve">cute </w:t>
      </w:r>
      <w:proofErr w:type="spellStart"/>
      <w:r w:rsidR="00085712" w:rsidRPr="00645DC3">
        <w:t>epididymo</w:t>
      </w:r>
      <w:proofErr w:type="spellEnd"/>
      <w:r w:rsidR="00085712" w:rsidRPr="00645DC3">
        <w:t>-o</w:t>
      </w:r>
      <w:r w:rsidR="00085712">
        <w:t>rchitis and s</w:t>
      </w:r>
      <w:r w:rsidR="00085712" w:rsidRPr="00645DC3">
        <w:t>ex cord stromal tumor</w:t>
      </w:r>
      <w:r w:rsidR="00085712">
        <w:t xml:space="preserve"> </w:t>
      </w:r>
      <w:r w:rsidR="00085712" w:rsidRPr="00645DC3">
        <w:t>account for only 2.0% of cases each. This distribution highlights the diverse spectrum of testicular pathologies in the study, with seminoma being the most common diagnosis and several other conditions occurring with varying frequencies.</w:t>
      </w:r>
    </w:p>
    <w:p w14:paraId="5349B037" w14:textId="77777777" w:rsidR="004464EC" w:rsidRDefault="004464EC" w:rsidP="003B3970">
      <w:pPr>
        <w:spacing w:line="480" w:lineRule="auto"/>
        <w:jc w:val="both"/>
        <w:rPr>
          <w:b/>
          <w:bCs/>
        </w:rPr>
      </w:pPr>
    </w:p>
    <w:p w14:paraId="4CF9FF0D" w14:textId="77777777" w:rsidR="00B91DEB" w:rsidRDefault="00B91DEB" w:rsidP="003B3970">
      <w:pPr>
        <w:spacing w:line="480" w:lineRule="auto"/>
        <w:jc w:val="both"/>
        <w:rPr>
          <w:b/>
          <w:bCs/>
        </w:rPr>
      </w:pPr>
    </w:p>
    <w:p w14:paraId="2DBA8418" w14:textId="77777777" w:rsidR="00B91DEB" w:rsidRDefault="00B91DEB" w:rsidP="003B3970">
      <w:pPr>
        <w:spacing w:line="480" w:lineRule="auto"/>
        <w:jc w:val="both"/>
        <w:rPr>
          <w:b/>
          <w:bCs/>
        </w:rPr>
      </w:pPr>
    </w:p>
    <w:p w14:paraId="676A558C" w14:textId="77777777" w:rsidR="00B91DEB" w:rsidRDefault="00B91DEB" w:rsidP="003B3970">
      <w:pPr>
        <w:spacing w:line="480" w:lineRule="auto"/>
        <w:jc w:val="both"/>
        <w:rPr>
          <w:b/>
          <w:bCs/>
        </w:rPr>
      </w:pPr>
    </w:p>
    <w:p w14:paraId="7560CAFA" w14:textId="77777777" w:rsidR="00B91DEB" w:rsidRDefault="00B91DEB" w:rsidP="003B3970">
      <w:pPr>
        <w:spacing w:line="480" w:lineRule="auto"/>
        <w:jc w:val="both"/>
        <w:rPr>
          <w:b/>
          <w:bCs/>
        </w:rPr>
      </w:pPr>
    </w:p>
    <w:p w14:paraId="1D57C0F9" w14:textId="77777777" w:rsidR="00B91DEB" w:rsidRDefault="00B91DEB" w:rsidP="003B3970">
      <w:pPr>
        <w:spacing w:line="480" w:lineRule="auto"/>
        <w:jc w:val="both"/>
        <w:rPr>
          <w:b/>
          <w:bCs/>
        </w:rPr>
      </w:pPr>
    </w:p>
    <w:p w14:paraId="4A92D684" w14:textId="77777777" w:rsidR="00B91DEB" w:rsidRDefault="00B91DEB" w:rsidP="003B3970">
      <w:pPr>
        <w:spacing w:line="480" w:lineRule="auto"/>
        <w:jc w:val="both"/>
        <w:rPr>
          <w:b/>
          <w:bCs/>
        </w:rPr>
      </w:pPr>
    </w:p>
    <w:p w14:paraId="7E3C596B" w14:textId="77777777" w:rsidR="00B91DEB" w:rsidRDefault="00B91DEB" w:rsidP="003B3970">
      <w:pPr>
        <w:spacing w:line="480" w:lineRule="auto"/>
        <w:jc w:val="both"/>
        <w:rPr>
          <w:b/>
          <w:bCs/>
        </w:rPr>
      </w:pPr>
    </w:p>
    <w:p w14:paraId="6C3F6B69" w14:textId="77777777" w:rsidR="00B91DEB" w:rsidRDefault="00B91DEB" w:rsidP="003B3970">
      <w:pPr>
        <w:spacing w:line="480" w:lineRule="auto"/>
        <w:jc w:val="both"/>
        <w:rPr>
          <w:b/>
          <w:bCs/>
        </w:rPr>
      </w:pPr>
    </w:p>
    <w:p w14:paraId="580879A1" w14:textId="77777777" w:rsidR="00085712" w:rsidRDefault="00085712" w:rsidP="003B3970">
      <w:pPr>
        <w:spacing w:line="480" w:lineRule="auto"/>
        <w:jc w:val="both"/>
        <w:rPr>
          <w:b/>
          <w:bCs/>
        </w:rPr>
      </w:pPr>
    </w:p>
    <w:p w14:paraId="582EF146" w14:textId="77777777" w:rsidR="003B3970" w:rsidRPr="00375B36" w:rsidRDefault="001730F8" w:rsidP="003B3970">
      <w:pPr>
        <w:spacing w:line="480" w:lineRule="auto"/>
        <w:jc w:val="both"/>
        <w:rPr>
          <w:b/>
          <w:color w:val="FF0000"/>
        </w:rPr>
      </w:pPr>
      <w:r w:rsidRPr="00EB27F3">
        <w:rPr>
          <w:b/>
          <w:bCs/>
        </w:rPr>
        <w:lastRenderedPageBreak/>
        <w:t>Table</w:t>
      </w:r>
      <w:r w:rsidR="0065189A">
        <w:rPr>
          <w:b/>
          <w:bCs/>
        </w:rPr>
        <w:t xml:space="preserve"> </w:t>
      </w:r>
      <w:r w:rsidR="005B0336">
        <w:rPr>
          <w:b/>
          <w:bCs/>
        </w:rPr>
        <w:t>11</w:t>
      </w:r>
      <w:r w:rsidRPr="00EB27F3">
        <w:rPr>
          <w:b/>
          <w:bCs/>
        </w:rPr>
        <w:t xml:space="preserve">: </w:t>
      </w:r>
      <w:r w:rsidR="000C6440" w:rsidRPr="000C6440">
        <w:rPr>
          <w:b/>
          <w:bCs/>
          <w:color w:val="000000"/>
        </w:rPr>
        <w:t xml:space="preserve">2/2 contingency table showing </w:t>
      </w:r>
      <w:r w:rsidR="000C6440">
        <w:rPr>
          <w:b/>
          <w:bCs/>
          <w:color w:val="000000"/>
        </w:rPr>
        <w:t>c</w:t>
      </w:r>
      <w:r w:rsidR="003B3970">
        <w:rPr>
          <w:b/>
        </w:rPr>
        <w:t>omparison of c</w:t>
      </w:r>
      <w:r w:rsidR="003B3970" w:rsidRPr="00A27153">
        <w:rPr>
          <w:b/>
        </w:rPr>
        <w:t>olor Doppler ultraso</w:t>
      </w:r>
      <w:r w:rsidR="003B3970">
        <w:rPr>
          <w:b/>
        </w:rPr>
        <w:t>und</w:t>
      </w:r>
      <w:r w:rsidR="003B3970" w:rsidRPr="00A27153">
        <w:rPr>
          <w:b/>
        </w:rPr>
        <w:t xml:space="preserve"> diagnosis with h</w:t>
      </w:r>
      <w:r w:rsidR="003B3970">
        <w:rPr>
          <w:b/>
        </w:rPr>
        <w:t>istopathological diagnosis (n=50</w:t>
      </w:r>
      <w:r w:rsidR="003B3970" w:rsidRPr="00A27153">
        <w:rPr>
          <w:b/>
        </w:rPr>
        <w:t>)</w:t>
      </w:r>
    </w:p>
    <w:tbl>
      <w:tblPr>
        <w:tblW w:w="8417"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83"/>
        <w:gridCol w:w="2061"/>
        <w:gridCol w:w="2149"/>
        <w:gridCol w:w="1159"/>
        <w:gridCol w:w="1165"/>
      </w:tblGrid>
      <w:tr w:rsidR="00950427" w:rsidRPr="00D7549D" w14:paraId="4F3C4B4C" w14:textId="77777777" w:rsidTr="00950427">
        <w:trPr>
          <w:trHeight w:val="575"/>
        </w:trPr>
        <w:tc>
          <w:tcPr>
            <w:tcW w:w="1883" w:type="dxa"/>
            <w:vMerge w:val="restart"/>
            <w:tcBorders>
              <w:top w:val="single" w:sz="4" w:space="0" w:color="auto"/>
              <w:left w:val="single" w:sz="4" w:space="0" w:color="auto"/>
              <w:right w:val="single" w:sz="4" w:space="0" w:color="auto"/>
            </w:tcBorders>
            <w:vAlign w:val="center"/>
            <w:hideMark/>
          </w:tcPr>
          <w:p w14:paraId="1BEAF7D4" w14:textId="77777777" w:rsidR="00950427" w:rsidRPr="00D7549D" w:rsidRDefault="00950427" w:rsidP="00D7549D">
            <w:r w:rsidRPr="00D7549D">
              <w:rPr>
                <w:b/>
              </w:rPr>
              <w:t>Diagnosis by color Doppler ultrasound</w:t>
            </w:r>
          </w:p>
        </w:tc>
        <w:tc>
          <w:tcPr>
            <w:tcW w:w="4210" w:type="dxa"/>
            <w:gridSpan w:val="2"/>
            <w:tcBorders>
              <w:top w:val="single" w:sz="4" w:space="0" w:color="auto"/>
              <w:left w:val="single" w:sz="4" w:space="0" w:color="auto"/>
              <w:bottom w:val="single" w:sz="4" w:space="0" w:color="auto"/>
              <w:right w:val="single" w:sz="4" w:space="0" w:color="auto"/>
            </w:tcBorders>
            <w:vAlign w:val="center"/>
            <w:hideMark/>
          </w:tcPr>
          <w:p w14:paraId="20323AFD" w14:textId="77777777" w:rsidR="00950427" w:rsidRPr="00D7549D" w:rsidRDefault="00950427" w:rsidP="00D7549D">
            <w:pPr>
              <w:rPr>
                <w:b/>
                <w:bCs/>
                <w:color w:val="000000"/>
              </w:rPr>
            </w:pPr>
            <w:r>
              <w:rPr>
                <w:b/>
              </w:rPr>
              <w:t xml:space="preserve">         </w:t>
            </w:r>
            <w:r w:rsidRPr="00A27153">
              <w:rPr>
                <w:b/>
              </w:rPr>
              <w:t>Diagnosis by histopathology</w:t>
            </w:r>
          </w:p>
        </w:tc>
        <w:tc>
          <w:tcPr>
            <w:tcW w:w="1159" w:type="dxa"/>
            <w:vMerge w:val="restart"/>
            <w:tcBorders>
              <w:top w:val="single" w:sz="4" w:space="0" w:color="auto"/>
              <w:left w:val="single" w:sz="4" w:space="0" w:color="auto"/>
              <w:right w:val="single" w:sz="4" w:space="0" w:color="auto"/>
            </w:tcBorders>
          </w:tcPr>
          <w:p w14:paraId="420DAD83" w14:textId="77777777" w:rsidR="00950427" w:rsidRDefault="00950427" w:rsidP="00D7549D">
            <w:pPr>
              <w:jc w:val="center"/>
              <w:rPr>
                <w:b/>
                <w:bCs/>
                <w:color w:val="000000"/>
              </w:rPr>
            </w:pPr>
          </w:p>
          <w:p w14:paraId="21C65DDF" w14:textId="77777777" w:rsidR="00950427" w:rsidRDefault="00950427" w:rsidP="00D7549D">
            <w:pPr>
              <w:jc w:val="center"/>
              <w:rPr>
                <w:b/>
                <w:bCs/>
                <w:color w:val="000000"/>
              </w:rPr>
            </w:pPr>
          </w:p>
          <w:p w14:paraId="520C0156" w14:textId="77777777" w:rsidR="00950427" w:rsidRPr="00D7549D" w:rsidRDefault="00950427" w:rsidP="00D7549D">
            <w:pPr>
              <w:jc w:val="center"/>
              <w:rPr>
                <w:b/>
                <w:bCs/>
                <w:color w:val="000000"/>
              </w:rPr>
            </w:pPr>
            <w:r w:rsidRPr="00D7549D">
              <w:rPr>
                <w:b/>
                <w:bCs/>
                <w:color w:val="000000"/>
              </w:rPr>
              <w:t>Total</w:t>
            </w:r>
          </w:p>
        </w:tc>
        <w:tc>
          <w:tcPr>
            <w:tcW w:w="1165" w:type="dxa"/>
            <w:vMerge w:val="restart"/>
            <w:tcBorders>
              <w:top w:val="single" w:sz="4" w:space="0" w:color="auto"/>
              <w:left w:val="single" w:sz="4" w:space="0" w:color="auto"/>
              <w:right w:val="single" w:sz="4" w:space="0" w:color="auto"/>
            </w:tcBorders>
            <w:vAlign w:val="center"/>
            <w:hideMark/>
          </w:tcPr>
          <w:p w14:paraId="319C2B77" w14:textId="77777777" w:rsidR="00950427" w:rsidRPr="00D7549D" w:rsidRDefault="008127A3" w:rsidP="00D7549D">
            <w:pPr>
              <w:jc w:val="center"/>
            </w:pPr>
            <w:r w:rsidRPr="00A27153">
              <w:rPr>
                <w:b/>
              </w:rPr>
              <w:t>P value</w:t>
            </w:r>
          </w:p>
        </w:tc>
      </w:tr>
      <w:tr w:rsidR="00950427" w:rsidRPr="00D7549D" w14:paraId="71ABD739" w14:textId="77777777" w:rsidTr="00E07948">
        <w:trPr>
          <w:trHeight w:val="334"/>
        </w:trPr>
        <w:tc>
          <w:tcPr>
            <w:tcW w:w="1883" w:type="dxa"/>
            <w:vMerge/>
            <w:tcBorders>
              <w:left w:val="single" w:sz="4" w:space="0" w:color="auto"/>
              <w:bottom w:val="single" w:sz="4" w:space="0" w:color="auto"/>
              <w:right w:val="single" w:sz="4" w:space="0" w:color="auto"/>
            </w:tcBorders>
            <w:vAlign w:val="center"/>
            <w:hideMark/>
          </w:tcPr>
          <w:p w14:paraId="57217EFF" w14:textId="77777777" w:rsidR="00950427" w:rsidRPr="00D7549D" w:rsidRDefault="00950427" w:rsidP="00D7549D"/>
        </w:tc>
        <w:tc>
          <w:tcPr>
            <w:tcW w:w="2061" w:type="dxa"/>
            <w:tcBorders>
              <w:top w:val="single" w:sz="4" w:space="0" w:color="auto"/>
              <w:left w:val="single" w:sz="4" w:space="0" w:color="auto"/>
              <w:bottom w:val="single" w:sz="4" w:space="0" w:color="auto"/>
              <w:right w:val="single" w:sz="4" w:space="0" w:color="auto"/>
            </w:tcBorders>
            <w:vAlign w:val="center"/>
            <w:hideMark/>
          </w:tcPr>
          <w:p w14:paraId="3B11D50D" w14:textId="77777777" w:rsidR="00950427" w:rsidRPr="00A27153" w:rsidRDefault="00950427" w:rsidP="00D7549D">
            <w:pPr>
              <w:spacing w:line="276" w:lineRule="auto"/>
              <w:jc w:val="center"/>
              <w:rPr>
                <w:b/>
              </w:rPr>
            </w:pPr>
            <w:r w:rsidRPr="00A27153">
              <w:rPr>
                <w:b/>
              </w:rPr>
              <w:t>Malignant</w:t>
            </w:r>
          </w:p>
          <w:p w14:paraId="36273A73" w14:textId="77777777" w:rsidR="00950427" w:rsidRPr="00D7549D" w:rsidRDefault="00950427" w:rsidP="00D7549D">
            <w:pPr>
              <w:jc w:val="center"/>
            </w:pPr>
            <w:proofErr w:type="gramStart"/>
            <w:r>
              <w:t>N(</w:t>
            </w:r>
            <w:proofErr w:type="gramEnd"/>
            <w:r>
              <w:t>%)</w:t>
            </w:r>
          </w:p>
        </w:tc>
        <w:tc>
          <w:tcPr>
            <w:tcW w:w="2149" w:type="dxa"/>
            <w:tcBorders>
              <w:right w:val="single" w:sz="4" w:space="0" w:color="auto"/>
            </w:tcBorders>
          </w:tcPr>
          <w:p w14:paraId="19FA28BE" w14:textId="77777777" w:rsidR="00950427" w:rsidRPr="00A27153" w:rsidRDefault="00950427" w:rsidP="00D7549D">
            <w:pPr>
              <w:spacing w:line="276" w:lineRule="auto"/>
              <w:jc w:val="center"/>
              <w:rPr>
                <w:b/>
              </w:rPr>
            </w:pPr>
            <w:r w:rsidRPr="00A27153">
              <w:rPr>
                <w:b/>
              </w:rPr>
              <w:t>Benign</w:t>
            </w:r>
          </w:p>
          <w:p w14:paraId="2CF9C822" w14:textId="77777777" w:rsidR="00950427" w:rsidRPr="00D7549D" w:rsidRDefault="00950427" w:rsidP="00D7549D">
            <w:pPr>
              <w:jc w:val="center"/>
              <w:rPr>
                <w:b/>
                <w:bCs/>
                <w:color w:val="000000"/>
              </w:rPr>
            </w:pPr>
            <w:proofErr w:type="gramStart"/>
            <w:r>
              <w:t>N(</w:t>
            </w:r>
            <w:proofErr w:type="gramEnd"/>
            <w:r>
              <w:t>%)</w:t>
            </w:r>
          </w:p>
        </w:tc>
        <w:tc>
          <w:tcPr>
            <w:tcW w:w="1159" w:type="dxa"/>
            <w:vMerge/>
            <w:tcBorders>
              <w:left w:val="single" w:sz="4" w:space="0" w:color="auto"/>
              <w:right w:val="single" w:sz="4" w:space="0" w:color="auto"/>
            </w:tcBorders>
          </w:tcPr>
          <w:p w14:paraId="057F824B" w14:textId="77777777" w:rsidR="00950427" w:rsidRPr="00D7549D" w:rsidRDefault="00950427" w:rsidP="00E07948"/>
        </w:tc>
        <w:tc>
          <w:tcPr>
            <w:tcW w:w="1165" w:type="dxa"/>
            <w:vMerge/>
            <w:tcBorders>
              <w:left w:val="single" w:sz="4" w:space="0" w:color="auto"/>
              <w:right w:val="single" w:sz="4" w:space="0" w:color="auto"/>
            </w:tcBorders>
            <w:vAlign w:val="center"/>
            <w:hideMark/>
          </w:tcPr>
          <w:p w14:paraId="07B624BB" w14:textId="77777777" w:rsidR="00950427" w:rsidRPr="00D7549D" w:rsidRDefault="00950427" w:rsidP="00E07948"/>
        </w:tc>
      </w:tr>
      <w:tr w:rsidR="008127A3" w:rsidRPr="00D7549D" w14:paraId="3D10A7A8" w14:textId="77777777" w:rsidTr="00E07948">
        <w:trPr>
          <w:trHeight w:val="670"/>
        </w:trPr>
        <w:tc>
          <w:tcPr>
            <w:tcW w:w="1883" w:type="dxa"/>
            <w:tcBorders>
              <w:top w:val="single" w:sz="4" w:space="0" w:color="auto"/>
              <w:left w:val="single" w:sz="4" w:space="0" w:color="auto"/>
              <w:bottom w:val="single" w:sz="4" w:space="0" w:color="auto"/>
              <w:right w:val="single" w:sz="4" w:space="0" w:color="auto"/>
            </w:tcBorders>
            <w:vAlign w:val="center"/>
            <w:hideMark/>
          </w:tcPr>
          <w:p w14:paraId="686C95DF" w14:textId="77777777" w:rsidR="008127A3" w:rsidRPr="0024442A" w:rsidRDefault="008127A3" w:rsidP="00D7549D">
            <w:pPr>
              <w:jc w:val="center"/>
              <w:rPr>
                <w:b/>
                <w:bCs/>
              </w:rPr>
            </w:pPr>
            <w:r w:rsidRPr="0024442A">
              <w:rPr>
                <w:b/>
                <w:bCs/>
              </w:rPr>
              <w:t>Malignant</w:t>
            </w:r>
          </w:p>
          <w:p w14:paraId="28BE8912" w14:textId="77777777" w:rsidR="008127A3" w:rsidRPr="00D7549D" w:rsidRDefault="008127A3" w:rsidP="00D7549D">
            <w:pPr>
              <w:jc w:val="center"/>
            </w:pPr>
            <w:proofErr w:type="gramStart"/>
            <w:r>
              <w:t>N(</w:t>
            </w:r>
            <w:proofErr w:type="gramEnd"/>
            <w:r>
              <w:t>%)</w:t>
            </w:r>
          </w:p>
        </w:tc>
        <w:tc>
          <w:tcPr>
            <w:tcW w:w="2061" w:type="dxa"/>
            <w:tcBorders>
              <w:top w:val="single" w:sz="4" w:space="0" w:color="auto"/>
              <w:left w:val="single" w:sz="4" w:space="0" w:color="auto"/>
              <w:bottom w:val="single" w:sz="4" w:space="0" w:color="auto"/>
              <w:right w:val="single" w:sz="4" w:space="0" w:color="auto"/>
            </w:tcBorders>
            <w:vAlign w:val="center"/>
            <w:hideMark/>
          </w:tcPr>
          <w:p w14:paraId="309D3116" w14:textId="77777777" w:rsidR="008127A3" w:rsidRDefault="008127A3" w:rsidP="0024442A">
            <w:pPr>
              <w:jc w:val="center"/>
              <w:rPr>
                <w:color w:val="000000"/>
              </w:rPr>
            </w:pPr>
            <w:r>
              <w:rPr>
                <w:color w:val="000000"/>
              </w:rPr>
              <w:t>True positive</w:t>
            </w:r>
          </w:p>
          <w:p w14:paraId="1970DFA7" w14:textId="5406158B" w:rsidR="008127A3" w:rsidRPr="00D7549D" w:rsidRDefault="008127A3" w:rsidP="0024442A">
            <w:pPr>
              <w:jc w:val="center"/>
            </w:pPr>
            <w:r>
              <w:rPr>
                <w:color w:val="000000"/>
              </w:rPr>
              <w:t>3</w:t>
            </w:r>
            <w:ins w:id="1" w:author="Mohammad Nayeem Hasan" w:date="2025-02-26T21:08:00Z" w16du:dateUtc="2025-02-26T15:08:00Z">
              <w:r w:rsidR="0001153B">
                <w:rPr>
                  <w:color w:val="000000"/>
                </w:rPr>
                <w:t>4</w:t>
              </w:r>
            </w:ins>
            <w:del w:id="2" w:author="Mohammad Nayeem Hasan" w:date="2025-02-26T21:08:00Z" w16du:dateUtc="2025-02-26T15:08:00Z">
              <w:r w:rsidDel="0001153B">
                <w:rPr>
                  <w:color w:val="000000"/>
                </w:rPr>
                <w:delText>1</w:delText>
              </w:r>
            </w:del>
            <w:r>
              <w:rPr>
                <w:color w:val="000000"/>
              </w:rPr>
              <w:t xml:space="preserve"> (8</w:t>
            </w:r>
            <w:ins w:id="3" w:author="Mohammad Nayeem Hasan" w:date="2025-02-26T21:08:00Z" w16du:dateUtc="2025-02-26T15:08:00Z">
              <w:r w:rsidR="0001153B">
                <w:rPr>
                  <w:color w:val="000000"/>
                </w:rPr>
                <w:t>9.5</w:t>
              </w:r>
            </w:ins>
            <w:del w:id="4" w:author="Mohammad Nayeem Hasan" w:date="2025-02-26T21:08:00Z" w16du:dateUtc="2025-02-26T15:08:00Z">
              <w:r w:rsidDel="0001153B">
                <w:rPr>
                  <w:color w:val="000000"/>
                </w:rPr>
                <w:delText>3.8</w:delText>
              </w:r>
            </w:del>
            <w:r>
              <w:rPr>
                <w:color w:val="000000"/>
              </w:rPr>
              <w:t>%)</w:t>
            </w:r>
          </w:p>
        </w:tc>
        <w:tc>
          <w:tcPr>
            <w:tcW w:w="2149" w:type="dxa"/>
            <w:tcBorders>
              <w:top w:val="single" w:sz="4" w:space="0" w:color="auto"/>
              <w:left w:val="single" w:sz="4" w:space="0" w:color="auto"/>
              <w:bottom w:val="single" w:sz="4" w:space="0" w:color="auto"/>
              <w:right w:val="single" w:sz="4" w:space="0" w:color="auto"/>
            </w:tcBorders>
            <w:vAlign w:val="center"/>
            <w:hideMark/>
          </w:tcPr>
          <w:p w14:paraId="1A40C829" w14:textId="77777777" w:rsidR="008127A3" w:rsidRDefault="008127A3" w:rsidP="0024442A">
            <w:pPr>
              <w:jc w:val="center"/>
              <w:rPr>
                <w:color w:val="000000"/>
              </w:rPr>
            </w:pPr>
            <w:r>
              <w:rPr>
                <w:color w:val="000000"/>
              </w:rPr>
              <w:t>False positive</w:t>
            </w:r>
          </w:p>
          <w:p w14:paraId="424B931A" w14:textId="03EA49BB" w:rsidR="008127A3" w:rsidRPr="00D7549D" w:rsidRDefault="0001153B" w:rsidP="0024442A">
            <w:pPr>
              <w:jc w:val="center"/>
            </w:pPr>
            <w:ins w:id="5" w:author="Mohammad Nayeem Hasan" w:date="2025-02-26T21:09:00Z" w16du:dateUtc="2025-02-26T15:09:00Z">
              <w:r>
                <w:rPr>
                  <w:color w:val="000000"/>
                </w:rPr>
                <w:t xml:space="preserve">3 </w:t>
              </w:r>
            </w:ins>
            <w:del w:id="6" w:author="Mohammad Nayeem Hasan" w:date="2025-02-26T20:59:00Z" w16du:dateUtc="2025-02-26T14:59:00Z">
              <w:r w:rsidR="008127A3" w:rsidDel="007E5A2A">
                <w:rPr>
                  <w:color w:val="000000"/>
                </w:rPr>
                <w:delText>8</w:delText>
              </w:r>
            </w:del>
            <w:r w:rsidR="008127A3">
              <w:rPr>
                <w:color w:val="000000"/>
              </w:rPr>
              <w:t>(</w:t>
            </w:r>
            <w:ins w:id="7" w:author="Mohammad Nayeem Hasan" w:date="2025-02-26T21:09:00Z" w16du:dateUtc="2025-02-26T15:09:00Z">
              <w:r>
                <w:rPr>
                  <w:color w:val="000000"/>
                </w:rPr>
                <w:t>25.0</w:t>
              </w:r>
            </w:ins>
            <w:del w:id="8" w:author="Mohammad Nayeem Hasan" w:date="2025-02-26T21:09:00Z" w16du:dateUtc="2025-02-26T15:09:00Z">
              <w:r w:rsidR="008127A3" w:rsidDel="0001153B">
                <w:rPr>
                  <w:color w:val="000000"/>
                </w:rPr>
                <w:delText>61.5</w:delText>
              </w:r>
            </w:del>
            <w:r w:rsidR="008127A3">
              <w:rPr>
                <w:color w:val="000000"/>
              </w:rPr>
              <w:t>%)</w:t>
            </w:r>
          </w:p>
        </w:tc>
        <w:tc>
          <w:tcPr>
            <w:tcW w:w="1159" w:type="dxa"/>
            <w:tcBorders>
              <w:top w:val="single" w:sz="4" w:space="0" w:color="auto"/>
              <w:left w:val="single" w:sz="4" w:space="0" w:color="auto"/>
              <w:bottom w:val="single" w:sz="4" w:space="0" w:color="auto"/>
              <w:right w:val="single" w:sz="4" w:space="0" w:color="auto"/>
            </w:tcBorders>
          </w:tcPr>
          <w:p w14:paraId="68572DDA" w14:textId="77777777" w:rsidR="008127A3" w:rsidRDefault="008127A3" w:rsidP="0024442A">
            <w:pPr>
              <w:jc w:val="center"/>
              <w:rPr>
                <w:b/>
                <w:bCs/>
                <w:color w:val="000000"/>
              </w:rPr>
            </w:pPr>
          </w:p>
          <w:p w14:paraId="7386E320" w14:textId="4D23029E" w:rsidR="008127A3" w:rsidRDefault="008127A3" w:rsidP="0024442A">
            <w:pPr>
              <w:jc w:val="center"/>
              <w:rPr>
                <w:b/>
                <w:bCs/>
                <w:color w:val="000000"/>
              </w:rPr>
            </w:pPr>
            <w:r>
              <w:rPr>
                <w:b/>
                <w:bCs/>
                <w:color w:val="000000"/>
              </w:rPr>
              <w:t>3</w:t>
            </w:r>
            <w:ins w:id="9" w:author="Mohammad Nayeem Hasan" w:date="2025-02-26T21:09:00Z" w16du:dateUtc="2025-02-26T15:09:00Z">
              <w:r w:rsidR="004F0596">
                <w:rPr>
                  <w:b/>
                  <w:bCs/>
                  <w:color w:val="000000"/>
                </w:rPr>
                <w:t>7</w:t>
              </w:r>
            </w:ins>
            <w:del w:id="10" w:author="Mohammad Nayeem Hasan" w:date="2025-02-26T21:09:00Z" w16du:dateUtc="2025-02-26T15:09:00Z">
              <w:r w:rsidDel="004F0596">
                <w:rPr>
                  <w:b/>
                  <w:bCs/>
                  <w:color w:val="000000"/>
                </w:rPr>
                <w:delText>9</w:delText>
              </w:r>
            </w:del>
          </w:p>
        </w:tc>
        <w:tc>
          <w:tcPr>
            <w:tcW w:w="1165" w:type="dxa"/>
            <w:vMerge w:val="restart"/>
            <w:tcBorders>
              <w:top w:val="single" w:sz="4" w:space="0" w:color="auto"/>
              <w:left w:val="single" w:sz="4" w:space="0" w:color="auto"/>
              <w:right w:val="single" w:sz="4" w:space="0" w:color="auto"/>
            </w:tcBorders>
            <w:vAlign w:val="center"/>
            <w:hideMark/>
          </w:tcPr>
          <w:p w14:paraId="18C44826" w14:textId="13BF950F" w:rsidR="008127A3" w:rsidRPr="00085712" w:rsidRDefault="00AA3E1E" w:rsidP="0024442A">
            <w:pPr>
              <w:jc w:val="center"/>
            </w:pPr>
            <w:ins w:id="11" w:author="Mohammad Nayeem Hasan" w:date="2025-02-26T21:10:00Z" w16du:dateUtc="2025-02-26T15:10:00Z">
              <w:r>
                <w:t>&lt;</w:t>
              </w:r>
            </w:ins>
            <w:r w:rsidR="008127A3" w:rsidRPr="00085712">
              <w:t>0.0</w:t>
            </w:r>
            <w:ins w:id="12" w:author="Mohammad Nayeem Hasan" w:date="2025-02-26T21:10:00Z" w16du:dateUtc="2025-02-26T15:10:00Z">
              <w:r>
                <w:t>01</w:t>
              </w:r>
            </w:ins>
            <w:del w:id="13" w:author="Mohammad Nayeem Hasan" w:date="2025-02-26T21:10:00Z" w16du:dateUtc="2025-02-26T15:10:00Z">
              <w:r w:rsidR="008127A3" w:rsidRPr="00085712" w:rsidDel="00AA3E1E">
                <w:delText>96</w:delText>
              </w:r>
            </w:del>
          </w:p>
        </w:tc>
      </w:tr>
      <w:tr w:rsidR="008127A3" w:rsidRPr="00D7549D" w14:paraId="5FE2F787" w14:textId="77777777" w:rsidTr="00E07948">
        <w:trPr>
          <w:trHeight w:val="670"/>
        </w:trPr>
        <w:tc>
          <w:tcPr>
            <w:tcW w:w="1883" w:type="dxa"/>
            <w:tcBorders>
              <w:top w:val="single" w:sz="4" w:space="0" w:color="auto"/>
              <w:left w:val="single" w:sz="4" w:space="0" w:color="auto"/>
              <w:bottom w:val="single" w:sz="4" w:space="0" w:color="auto"/>
              <w:right w:val="single" w:sz="4" w:space="0" w:color="auto"/>
            </w:tcBorders>
            <w:vAlign w:val="center"/>
            <w:hideMark/>
          </w:tcPr>
          <w:p w14:paraId="42FCA74E" w14:textId="77777777" w:rsidR="008127A3" w:rsidRPr="0024442A" w:rsidRDefault="008127A3" w:rsidP="00D7549D">
            <w:pPr>
              <w:tabs>
                <w:tab w:val="left" w:pos="493"/>
              </w:tabs>
              <w:spacing w:line="276" w:lineRule="auto"/>
              <w:jc w:val="center"/>
              <w:rPr>
                <w:b/>
                <w:bCs/>
              </w:rPr>
            </w:pPr>
            <w:r w:rsidRPr="0024442A">
              <w:rPr>
                <w:b/>
                <w:bCs/>
              </w:rPr>
              <w:t>Benign</w:t>
            </w:r>
          </w:p>
          <w:p w14:paraId="71AB3BEA" w14:textId="77777777" w:rsidR="008127A3" w:rsidRPr="00D7549D" w:rsidRDefault="008127A3" w:rsidP="00D7549D">
            <w:pPr>
              <w:tabs>
                <w:tab w:val="left" w:pos="493"/>
              </w:tabs>
              <w:spacing w:line="276" w:lineRule="auto"/>
              <w:jc w:val="center"/>
              <w:rPr>
                <w:bCs/>
              </w:rPr>
            </w:pPr>
            <w:proofErr w:type="gramStart"/>
            <w:r>
              <w:t>N(</w:t>
            </w:r>
            <w:proofErr w:type="gramEnd"/>
            <w:r>
              <w:t>%)</w:t>
            </w:r>
          </w:p>
        </w:tc>
        <w:tc>
          <w:tcPr>
            <w:tcW w:w="2061" w:type="dxa"/>
            <w:tcBorders>
              <w:top w:val="single" w:sz="4" w:space="0" w:color="auto"/>
              <w:left w:val="single" w:sz="4" w:space="0" w:color="auto"/>
              <w:bottom w:val="single" w:sz="4" w:space="0" w:color="auto"/>
              <w:right w:val="single" w:sz="4" w:space="0" w:color="auto"/>
            </w:tcBorders>
            <w:vAlign w:val="center"/>
            <w:hideMark/>
          </w:tcPr>
          <w:p w14:paraId="51268561" w14:textId="77777777" w:rsidR="008127A3" w:rsidRDefault="008127A3" w:rsidP="0024442A">
            <w:pPr>
              <w:jc w:val="center"/>
              <w:rPr>
                <w:color w:val="000000"/>
              </w:rPr>
            </w:pPr>
            <w:r>
              <w:rPr>
                <w:color w:val="000000"/>
              </w:rPr>
              <w:t>False negative</w:t>
            </w:r>
          </w:p>
          <w:p w14:paraId="4DD7C05D" w14:textId="5639E214" w:rsidR="008127A3" w:rsidRPr="00D7549D" w:rsidRDefault="0001153B" w:rsidP="0024442A">
            <w:pPr>
              <w:jc w:val="center"/>
            </w:pPr>
            <w:ins w:id="14" w:author="Mohammad Nayeem Hasan" w:date="2025-02-26T21:09:00Z" w16du:dateUtc="2025-02-26T15:09:00Z">
              <w:r>
                <w:rPr>
                  <w:color w:val="000000"/>
                </w:rPr>
                <w:t>4</w:t>
              </w:r>
            </w:ins>
            <w:del w:id="15" w:author="Mohammad Nayeem Hasan" w:date="2025-02-26T21:09:00Z" w16du:dateUtc="2025-02-26T15:09:00Z">
              <w:r w:rsidR="008127A3" w:rsidDel="0001153B">
                <w:rPr>
                  <w:color w:val="000000"/>
                </w:rPr>
                <w:delText>6</w:delText>
              </w:r>
            </w:del>
            <w:ins w:id="16" w:author="Mohammad Nayeem Hasan" w:date="2025-02-26T21:08:00Z" w16du:dateUtc="2025-02-26T15:08:00Z">
              <w:r>
                <w:rPr>
                  <w:color w:val="000000"/>
                </w:rPr>
                <w:t xml:space="preserve"> </w:t>
              </w:r>
            </w:ins>
            <w:r w:rsidR="008127A3">
              <w:rPr>
                <w:color w:val="000000"/>
              </w:rPr>
              <w:t>(1</w:t>
            </w:r>
            <w:ins w:id="17" w:author="Mohammad Nayeem Hasan" w:date="2025-02-26T21:09:00Z" w16du:dateUtc="2025-02-26T15:09:00Z">
              <w:r>
                <w:rPr>
                  <w:color w:val="000000"/>
                </w:rPr>
                <w:t>0</w:t>
              </w:r>
            </w:ins>
            <w:del w:id="18" w:author="Mohammad Nayeem Hasan" w:date="2025-02-26T21:09:00Z" w16du:dateUtc="2025-02-26T15:09:00Z">
              <w:r w:rsidR="008127A3" w:rsidDel="0001153B">
                <w:rPr>
                  <w:color w:val="000000"/>
                </w:rPr>
                <w:delText>6</w:delText>
              </w:r>
            </w:del>
            <w:r w:rsidR="008127A3">
              <w:rPr>
                <w:color w:val="000000"/>
              </w:rPr>
              <w:t>.</w:t>
            </w:r>
            <w:ins w:id="19" w:author="Mohammad Nayeem Hasan" w:date="2025-02-26T21:09:00Z" w16du:dateUtc="2025-02-26T15:09:00Z">
              <w:r>
                <w:rPr>
                  <w:color w:val="000000"/>
                </w:rPr>
                <w:t>5</w:t>
              </w:r>
            </w:ins>
            <w:del w:id="20" w:author="Mohammad Nayeem Hasan" w:date="2025-02-26T21:09:00Z" w16du:dateUtc="2025-02-26T15:09:00Z">
              <w:r w:rsidR="008127A3" w:rsidDel="0001153B">
                <w:rPr>
                  <w:color w:val="000000"/>
                </w:rPr>
                <w:delText>2</w:delText>
              </w:r>
            </w:del>
            <w:r w:rsidR="008127A3">
              <w:rPr>
                <w:color w:val="000000"/>
              </w:rPr>
              <w:t>%)</w:t>
            </w:r>
          </w:p>
        </w:tc>
        <w:tc>
          <w:tcPr>
            <w:tcW w:w="2149" w:type="dxa"/>
            <w:tcBorders>
              <w:top w:val="single" w:sz="4" w:space="0" w:color="auto"/>
              <w:left w:val="single" w:sz="4" w:space="0" w:color="auto"/>
              <w:bottom w:val="single" w:sz="4" w:space="0" w:color="auto"/>
              <w:right w:val="single" w:sz="4" w:space="0" w:color="auto"/>
            </w:tcBorders>
            <w:vAlign w:val="center"/>
            <w:hideMark/>
          </w:tcPr>
          <w:p w14:paraId="68FB9FBA" w14:textId="77777777" w:rsidR="008127A3" w:rsidRDefault="008127A3" w:rsidP="0024442A">
            <w:pPr>
              <w:jc w:val="center"/>
              <w:rPr>
                <w:color w:val="000000"/>
              </w:rPr>
            </w:pPr>
            <w:r>
              <w:rPr>
                <w:color w:val="000000"/>
              </w:rPr>
              <w:t>True negative</w:t>
            </w:r>
          </w:p>
          <w:p w14:paraId="182B8AA6" w14:textId="69A7A18D" w:rsidR="008127A3" w:rsidRPr="00D7549D" w:rsidRDefault="007E5A2A" w:rsidP="0024442A">
            <w:pPr>
              <w:jc w:val="center"/>
            </w:pPr>
            <w:ins w:id="21" w:author="Mohammad Nayeem Hasan" w:date="2025-02-26T20:59:00Z" w16du:dateUtc="2025-02-26T14:59:00Z">
              <w:r>
                <w:rPr>
                  <w:color w:val="000000"/>
                </w:rPr>
                <w:t>9</w:t>
              </w:r>
            </w:ins>
            <w:ins w:id="22" w:author="Mohammad Nayeem Hasan" w:date="2025-02-26T21:09:00Z" w16du:dateUtc="2025-02-26T15:09:00Z">
              <w:r w:rsidR="0001153B">
                <w:rPr>
                  <w:color w:val="000000"/>
                </w:rPr>
                <w:t xml:space="preserve"> </w:t>
              </w:r>
            </w:ins>
            <w:del w:id="23" w:author="Mohammad Nayeem Hasan" w:date="2025-02-26T20:59:00Z" w16du:dateUtc="2025-02-26T14:59:00Z">
              <w:r w:rsidR="008127A3" w:rsidDel="007E5A2A">
                <w:rPr>
                  <w:color w:val="000000"/>
                </w:rPr>
                <w:delText>5</w:delText>
              </w:r>
            </w:del>
            <w:r w:rsidR="008127A3">
              <w:rPr>
                <w:color w:val="000000"/>
              </w:rPr>
              <w:t>(</w:t>
            </w:r>
            <w:ins w:id="24" w:author="Mohammad Nayeem Hasan" w:date="2025-02-26T21:09:00Z" w16du:dateUtc="2025-02-26T15:09:00Z">
              <w:r w:rsidR="0001153B">
                <w:rPr>
                  <w:color w:val="000000"/>
                </w:rPr>
                <w:t>75.0</w:t>
              </w:r>
            </w:ins>
            <w:del w:id="25" w:author="Mohammad Nayeem Hasan" w:date="2025-02-26T21:09:00Z" w16du:dateUtc="2025-02-26T15:09:00Z">
              <w:r w:rsidR="008127A3" w:rsidDel="0001153B">
                <w:rPr>
                  <w:color w:val="000000"/>
                </w:rPr>
                <w:delText>38.5</w:delText>
              </w:r>
            </w:del>
            <w:r w:rsidR="008127A3">
              <w:rPr>
                <w:color w:val="000000"/>
              </w:rPr>
              <w:t>%)</w:t>
            </w:r>
          </w:p>
        </w:tc>
        <w:tc>
          <w:tcPr>
            <w:tcW w:w="1159" w:type="dxa"/>
            <w:tcBorders>
              <w:top w:val="single" w:sz="4" w:space="0" w:color="auto"/>
              <w:left w:val="single" w:sz="4" w:space="0" w:color="auto"/>
              <w:bottom w:val="single" w:sz="4" w:space="0" w:color="auto"/>
              <w:right w:val="single" w:sz="4" w:space="0" w:color="auto"/>
            </w:tcBorders>
          </w:tcPr>
          <w:p w14:paraId="5972C13E" w14:textId="77777777" w:rsidR="008127A3" w:rsidRDefault="008127A3" w:rsidP="0024442A">
            <w:pPr>
              <w:jc w:val="center"/>
              <w:rPr>
                <w:b/>
                <w:bCs/>
                <w:color w:val="000000"/>
              </w:rPr>
            </w:pPr>
          </w:p>
          <w:p w14:paraId="226C578B" w14:textId="3001FBE7" w:rsidR="008127A3" w:rsidRDefault="008127A3" w:rsidP="0024442A">
            <w:pPr>
              <w:jc w:val="center"/>
              <w:rPr>
                <w:b/>
                <w:bCs/>
                <w:color w:val="000000"/>
              </w:rPr>
            </w:pPr>
            <w:r>
              <w:rPr>
                <w:b/>
                <w:bCs/>
                <w:color w:val="000000"/>
              </w:rPr>
              <w:t>1</w:t>
            </w:r>
            <w:ins w:id="26" w:author="Mohammad Nayeem Hasan" w:date="2025-02-26T21:09:00Z" w16du:dateUtc="2025-02-26T15:09:00Z">
              <w:r w:rsidR="004F0596">
                <w:rPr>
                  <w:b/>
                  <w:bCs/>
                  <w:color w:val="000000"/>
                </w:rPr>
                <w:t>3</w:t>
              </w:r>
            </w:ins>
            <w:del w:id="27" w:author="Mohammad Nayeem Hasan" w:date="2025-02-26T21:09:00Z" w16du:dateUtc="2025-02-26T15:09:00Z">
              <w:r w:rsidDel="004F0596">
                <w:rPr>
                  <w:b/>
                  <w:bCs/>
                  <w:color w:val="000000"/>
                </w:rPr>
                <w:delText>1</w:delText>
              </w:r>
            </w:del>
          </w:p>
        </w:tc>
        <w:tc>
          <w:tcPr>
            <w:tcW w:w="1165" w:type="dxa"/>
            <w:vMerge/>
            <w:tcBorders>
              <w:left w:val="single" w:sz="4" w:space="0" w:color="auto"/>
              <w:right w:val="single" w:sz="4" w:space="0" w:color="auto"/>
            </w:tcBorders>
            <w:vAlign w:val="center"/>
            <w:hideMark/>
          </w:tcPr>
          <w:p w14:paraId="3167382E" w14:textId="77777777" w:rsidR="008127A3" w:rsidRPr="00D7549D" w:rsidRDefault="008127A3" w:rsidP="0024442A">
            <w:pPr>
              <w:jc w:val="center"/>
            </w:pPr>
          </w:p>
        </w:tc>
      </w:tr>
      <w:tr w:rsidR="008127A3" w:rsidRPr="00D7549D" w14:paraId="31F34DB3" w14:textId="77777777" w:rsidTr="00E07948">
        <w:trPr>
          <w:trHeight w:val="629"/>
        </w:trPr>
        <w:tc>
          <w:tcPr>
            <w:tcW w:w="1883" w:type="dxa"/>
            <w:tcBorders>
              <w:top w:val="single" w:sz="4" w:space="0" w:color="auto"/>
              <w:left w:val="single" w:sz="4" w:space="0" w:color="auto"/>
              <w:bottom w:val="single" w:sz="4" w:space="0" w:color="auto"/>
              <w:right w:val="single" w:sz="4" w:space="0" w:color="auto"/>
            </w:tcBorders>
            <w:vAlign w:val="center"/>
            <w:hideMark/>
          </w:tcPr>
          <w:p w14:paraId="213EE670" w14:textId="77777777" w:rsidR="008127A3" w:rsidRPr="00D7549D" w:rsidRDefault="008127A3" w:rsidP="00D7549D">
            <w:pPr>
              <w:jc w:val="center"/>
            </w:pPr>
            <w:r w:rsidRPr="00D7549D">
              <w:rPr>
                <w:b/>
                <w:bCs/>
                <w:color w:val="000000"/>
              </w:rPr>
              <w:t>Total</w:t>
            </w:r>
          </w:p>
        </w:tc>
        <w:tc>
          <w:tcPr>
            <w:tcW w:w="2061" w:type="dxa"/>
            <w:tcBorders>
              <w:top w:val="single" w:sz="4" w:space="0" w:color="auto"/>
              <w:left w:val="single" w:sz="4" w:space="0" w:color="auto"/>
              <w:bottom w:val="single" w:sz="4" w:space="0" w:color="auto"/>
              <w:right w:val="single" w:sz="4" w:space="0" w:color="auto"/>
            </w:tcBorders>
            <w:vAlign w:val="center"/>
            <w:hideMark/>
          </w:tcPr>
          <w:p w14:paraId="051B1BDA" w14:textId="38A560EF" w:rsidR="008127A3" w:rsidRPr="00D7549D" w:rsidRDefault="008127A3" w:rsidP="00D7549D">
            <w:pPr>
              <w:jc w:val="center"/>
            </w:pPr>
            <w:r>
              <w:rPr>
                <w:b/>
                <w:bCs/>
                <w:color w:val="000000"/>
              </w:rPr>
              <w:t>3</w:t>
            </w:r>
            <w:ins w:id="28" w:author="Mohammad Nayeem Hasan" w:date="2025-02-26T21:10:00Z" w16du:dateUtc="2025-02-26T15:10:00Z">
              <w:r w:rsidR="004F0596">
                <w:rPr>
                  <w:b/>
                  <w:bCs/>
                  <w:color w:val="000000"/>
                </w:rPr>
                <w:t>8</w:t>
              </w:r>
            </w:ins>
            <w:del w:id="29" w:author="Mohammad Nayeem Hasan" w:date="2025-02-26T21:10:00Z" w16du:dateUtc="2025-02-26T15:10:00Z">
              <w:r w:rsidDel="004F0596">
                <w:rPr>
                  <w:b/>
                  <w:bCs/>
                  <w:color w:val="000000"/>
                </w:rPr>
                <w:delText>7</w:delText>
              </w:r>
            </w:del>
            <w:ins w:id="30" w:author="Mohammad Nayeem Hasan" w:date="2025-02-26T21:09:00Z" w16du:dateUtc="2025-02-26T15:09:00Z">
              <w:r w:rsidR="004F0596">
                <w:rPr>
                  <w:b/>
                  <w:bCs/>
                  <w:color w:val="000000"/>
                </w:rPr>
                <w:t xml:space="preserve"> </w:t>
              </w:r>
            </w:ins>
            <w:r>
              <w:rPr>
                <w:b/>
                <w:bCs/>
                <w:color w:val="000000"/>
              </w:rPr>
              <w:t>(100%)</w:t>
            </w:r>
          </w:p>
        </w:tc>
        <w:tc>
          <w:tcPr>
            <w:tcW w:w="2149" w:type="dxa"/>
            <w:tcBorders>
              <w:top w:val="single" w:sz="4" w:space="0" w:color="auto"/>
              <w:left w:val="single" w:sz="4" w:space="0" w:color="auto"/>
              <w:bottom w:val="single" w:sz="4" w:space="0" w:color="auto"/>
              <w:right w:val="single" w:sz="4" w:space="0" w:color="auto"/>
            </w:tcBorders>
            <w:vAlign w:val="center"/>
            <w:hideMark/>
          </w:tcPr>
          <w:p w14:paraId="7C082068" w14:textId="1E96C4FA" w:rsidR="008127A3" w:rsidRPr="00D7549D" w:rsidRDefault="008127A3" w:rsidP="00D7549D">
            <w:pPr>
              <w:jc w:val="center"/>
            </w:pPr>
            <w:r>
              <w:rPr>
                <w:b/>
                <w:bCs/>
                <w:color w:val="000000"/>
              </w:rPr>
              <w:t>1</w:t>
            </w:r>
            <w:ins w:id="31" w:author="Mohammad Nayeem Hasan" w:date="2025-02-26T21:10:00Z" w16du:dateUtc="2025-02-26T15:10:00Z">
              <w:r w:rsidR="004F0596">
                <w:rPr>
                  <w:b/>
                  <w:bCs/>
                  <w:color w:val="000000"/>
                </w:rPr>
                <w:t>2</w:t>
              </w:r>
            </w:ins>
            <w:del w:id="32" w:author="Mohammad Nayeem Hasan" w:date="2025-02-26T21:10:00Z" w16du:dateUtc="2025-02-26T15:10:00Z">
              <w:r w:rsidDel="004F0596">
                <w:rPr>
                  <w:b/>
                  <w:bCs/>
                  <w:color w:val="000000"/>
                </w:rPr>
                <w:delText>3</w:delText>
              </w:r>
            </w:del>
            <w:ins w:id="33" w:author="Mohammad Nayeem Hasan" w:date="2025-02-26T21:10:00Z" w16du:dateUtc="2025-02-26T15:10:00Z">
              <w:r w:rsidR="004F0596">
                <w:rPr>
                  <w:b/>
                  <w:bCs/>
                  <w:color w:val="000000"/>
                </w:rPr>
                <w:t xml:space="preserve"> </w:t>
              </w:r>
            </w:ins>
            <w:r>
              <w:rPr>
                <w:b/>
                <w:bCs/>
                <w:color w:val="000000"/>
              </w:rPr>
              <w:t>(100%)</w:t>
            </w:r>
          </w:p>
        </w:tc>
        <w:tc>
          <w:tcPr>
            <w:tcW w:w="1159" w:type="dxa"/>
            <w:tcBorders>
              <w:top w:val="single" w:sz="4" w:space="0" w:color="auto"/>
              <w:left w:val="single" w:sz="4" w:space="0" w:color="auto"/>
              <w:bottom w:val="single" w:sz="4" w:space="0" w:color="auto"/>
              <w:right w:val="single" w:sz="4" w:space="0" w:color="auto"/>
            </w:tcBorders>
          </w:tcPr>
          <w:p w14:paraId="5ED0280C" w14:textId="77777777" w:rsidR="008127A3" w:rsidRDefault="008127A3" w:rsidP="0024442A">
            <w:pPr>
              <w:jc w:val="center"/>
              <w:rPr>
                <w:b/>
                <w:bCs/>
                <w:color w:val="000000"/>
              </w:rPr>
            </w:pPr>
          </w:p>
          <w:p w14:paraId="729D2E58" w14:textId="77777777" w:rsidR="008127A3" w:rsidRPr="00D7549D" w:rsidRDefault="008127A3" w:rsidP="0024442A">
            <w:pPr>
              <w:jc w:val="center"/>
              <w:rPr>
                <w:b/>
                <w:bCs/>
                <w:color w:val="000000"/>
              </w:rPr>
            </w:pPr>
            <w:r>
              <w:rPr>
                <w:b/>
                <w:bCs/>
                <w:color w:val="000000"/>
              </w:rPr>
              <w:t>50</w:t>
            </w:r>
          </w:p>
        </w:tc>
        <w:tc>
          <w:tcPr>
            <w:tcW w:w="1165" w:type="dxa"/>
            <w:vMerge/>
            <w:tcBorders>
              <w:left w:val="single" w:sz="4" w:space="0" w:color="auto"/>
              <w:bottom w:val="single" w:sz="4" w:space="0" w:color="auto"/>
              <w:right w:val="single" w:sz="4" w:space="0" w:color="auto"/>
            </w:tcBorders>
            <w:vAlign w:val="center"/>
            <w:hideMark/>
          </w:tcPr>
          <w:p w14:paraId="1307EBF2" w14:textId="77777777" w:rsidR="008127A3" w:rsidRPr="00D7549D" w:rsidRDefault="008127A3" w:rsidP="0024442A">
            <w:pPr>
              <w:jc w:val="center"/>
            </w:pPr>
          </w:p>
        </w:tc>
      </w:tr>
    </w:tbl>
    <w:p w14:paraId="5DF89B00" w14:textId="77777777" w:rsidR="00AB7339" w:rsidRPr="00AB7339" w:rsidRDefault="008127A3" w:rsidP="00AB7339">
      <w:pPr>
        <w:spacing w:line="360" w:lineRule="auto"/>
        <w:jc w:val="both"/>
      </w:pPr>
      <w:r>
        <w:t xml:space="preserve">* </w:t>
      </w:r>
      <w:r w:rsidR="00AB7339" w:rsidRPr="00AB7339">
        <w:t xml:space="preserve">P value obtained using the Chi-square test. </w:t>
      </w:r>
    </w:p>
    <w:p w14:paraId="255F3A13" w14:textId="77777777" w:rsidR="00252167" w:rsidRDefault="00252167" w:rsidP="00AB7339">
      <w:pPr>
        <w:spacing w:line="480" w:lineRule="auto"/>
        <w:jc w:val="both"/>
      </w:pPr>
      <w:r>
        <w:t>Table 11</w:t>
      </w:r>
      <w:r w:rsidR="001730F8" w:rsidRPr="00EB27F3">
        <w:t xml:space="preserve"> compa</w:t>
      </w:r>
      <w:r w:rsidR="00A73D67">
        <w:t xml:space="preserve">res the diagnostic </w:t>
      </w:r>
      <w:r w:rsidR="00E14AF7">
        <w:t>validity</w:t>
      </w:r>
      <w:r w:rsidR="00A73D67">
        <w:t xml:space="preserve"> of color Doppler u</w:t>
      </w:r>
      <w:r w:rsidR="001730F8" w:rsidRPr="00EB27F3">
        <w:t>ltraso</w:t>
      </w:r>
      <w:r w:rsidR="00A73D67">
        <w:t>und</w:t>
      </w:r>
      <w:r w:rsidR="001730F8" w:rsidRPr="00EB27F3">
        <w:t xml:space="preserve"> (CDUS) against histopathological findings for </w:t>
      </w:r>
      <w:r w:rsidR="00A73D67">
        <w:t>testicular mass</w:t>
      </w:r>
      <w:r w:rsidR="001730F8" w:rsidRPr="00EB27F3">
        <w:t xml:space="preserve"> in the study population (n=50). </w:t>
      </w:r>
      <w:r w:rsidR="00AB7339" w:rsidRPr="00AB7339">
        <w:t xml:space="preserve">CDUS detected malignancy in 31 (83.8%) of the individuals with </w:t>
      </w:r>
      <w:proofErr w:type="spellStart"/>
      <w:r w:rsidR="00AB7339" w:rsidRPr="00AB7339">
        <w:t>histopathologically</w:t>
      </w:r>
      <w:proofErr w:type="spellEnd"/>
      <w:r w:rsidR="00AB7339" w:rsidRPr="00AB7339">
        <w:t xml:space="preserve"> determined malignant tumors; the remaining 8 were false positives. Five (38.59%) of the eleven cases of benign testicular mass identified </w:t>
      </w:r>
      <w:r w:rsidR="00AB7339">
        <w:t>by Color Doppler ultrasound</w:t>
      </w:r>
      <w:r w:rsidR="00AB7339" w:rsidRPr="00AB7339">
        <w:t xml:space="preserve"> were proven to be true negatives by histological diagnosis, whereas the other six were false negatives. </w:t>
      </w:r>
      <w:r w:rsidR="001730F8" w:rsidRPr="00EB27F3">
        <w:t xml:space="preserve">Conversely, among patients with benign </w:t>
      </w:r>
      <w:r w:rsidR="00270444">
        <w:t>mass</w:t>
      </w:r>
      <w:r w:rsidR="00270444" w:rsidRPr="00EB27F3">
        <w:t xml:space="preserve"> </w:t>
      </w:r>
      <w:r w:rsidR="001730F8" w:rsidRPr="00EB27F3">
        <w:t xml:space="preserve">confirmed </w:t>
      </w:r>
      <w:proofErr w:type="spellStart"/>
      <w:r w:rsidR="001730F8" w:rsidRPr="00EB27F3">
        <w:t>histopathologically</w:t>
      </w:r>
      <w:proofErr w:type="spellEnd"/>
      <w:r w:rsidR="001730F8" w:rsidRPr="00EB27F3">
        <w:t xml:space="preserve">, CDUS correctly identified malignancy in 61.5% of cases. For benign diagnoses, CDUS misclassified 16.2% of malignant cases as benign, while 38.5% of benign cases were also categorized as benign using CDUS. </w:t>
      </w:r>
      <w:r w:rsidR="00E62AC2" w:rsidRPr="00E62AC2">
        <w:t>Despite a discernible CDUS trend that paralleled histological findings, there was no statistically significant correlation between the two diagnostic techniques (</w:t>
      </w:r>
      <w:r w:rsidR="00E62AC2" w:rsidRPr="00E62AC2">
        <w:rPr>
          <w:rFonts w:ascii="Cambria Math" w:hAnsi="Cambria Math" w:cs="Cambria Math"/>
        </w:rPr>
        <w:t>𝑝</w:t>
      </w:r>
      <w:r w:rsidR="00E62AC2" w:rsidRPr="00E62AC2">
        <w:t>=0.096 p=0.096). These findings suggest that although CDUS has promise as a diagnostic method for distinguishing between benign and malignant testicular</w:t>
      </w:r>
      <w:r w:rsidR="00E62AC2">
        <w:t xml:space="preserve"> </w:t>
      </w:r>
      <w:r w:rsidR="00270444">
        <w:t>masses</w:t>
      </w:r>
      <w:r w:rsidR="001730F8" w:rsidRPr="00EB27F3">
        <w:t>, its accuracy warrants further validation to enhance diagnostic reliability.</w:t>
      </w:r>
    </w:p>
    <w:p w14:paraId="5143B408" w14:textId="77777777" w:rsidR="002C204D" w:rsidRDefault="002C204D" w:rsidP="002C204D">
      <w:pPr>
        <w:spacing w:line="480" w:lineRule="auto"/>
        <w:jc w:val="both"/>
        <w:rPr>
          <w:b/>
          <w:bCs/>
        </w:rPr>
      </w:pPr>
    </w:p>
    <w:p w14:paraId="2D5E7B89" w14:textId="77777777" w:rsidR="00252167" w:rsidRDefault="002C204D" w:rsidP="00252167">
      <w:pPr>
        <w:spacing w:line="480" w:lineRule="auto"/>
        <w:jc w:val="both"/>
        <w:rPr>
          <w:b/>
          <w:bCs/>
        </w:rPr>
      </w:pPr>
      <w:r w:rsidRPr="002C204D">
        <w:rPr>
          <w:b/>
          <w:bCs/>
        </w:rPr>
        <w:lastRenderedPageBreak/>
        <w:t xml:space="preserve">Using the following formulas, </w:t>
      </w:r>
      <w:r>
        <w:rPr>
          <w:b/>
          <w:bCs/>
        </w:rPr>
        <w:t>s</w:t>
      </w:r>
      <w:r w:rsidRPr="002C204D">
        <w:rPr>
          <w:b/>
          <w:bCs/>
        </w:rPr>
        <w:t>ensitivity, specificity, positive predictive value (PPV), negative predictive value (NPV), accuracy, positive likelihood ratio (LR+) and negative likelihood ratio (LR-) were calculated</w:t>
      </w:r>
      <w:r w:rsidR="00252167" w:rsidRPr="00903282">
        <w:rPr>
          <w:b/>
          <w:bCs/>
        </w:rPr>
        <w:t>:</w:t>
      </w:r>
    </w:p>
    <w:p w14:paraId="1CB60E70" w14:textId="77777777" w:rsidR="00252167" w:rsidRPr="0083636C" w:rsidRDefault="00252167" w:rsidP="00252167">
      <w:pPr>
        <w:spacing w:line="360" w:lineRule="auto"/>
        <w:jc w:val="both"/>
        <w:rPr>
          <w:bCs/>
          <w:sz w:val="8"/>
        </w:rPr>
      </w:pPr>
    </w:p>
    <w:p w14:paraId="0F54A619" w14:textId="77777777" w:rsidR="00252167" w:rsidRPr="00183161" w:rsidRDefault="00252167" w:rsidP="00252167">
      <w:pPr>
        <w:spacing w:line="360" w:lineRule="auto"/>
        <w:jc w:val="both"/>
        <w:rPr>
          <w:bCs/>
        </w:rPr>
      </w:pPr>
      <w:proofErr w:type="gramStart"/>
      <w:r w:rsidRPr="00183161">
        <w:rPr>
          <w:bCs/>
        </w:rPr>
        <w:t>Sensitivity</w:t>
      </w:r>
      <w:r>
        <w:rPr>
          <w:bCs/>
        </w:rPr>
        <w:t xml:space="preserve">  </w:t>
      </w:r>
      <w:r w:rsidRPr="00183161">
        <w:rPr>
          <w:bCs/>
        </w:rPr>
        <w:t>=</w:t>
      </w:r>
      <w:proofErr w:type="gramEnd"/>
      <w:r w:rsidRPr="00183161">
        <w:rPr>
          <w:bCs/>
        </w:rPr>
        <w:tab/>
        <w:t xml:space="preserve"> </w:t>
      </w:r>
      <m:oMath>
        <m:f>
          <m:fPr>
            <m:ctrlPr>
              <w:rPr>
                <w:rFonts w:ascii="Cambria Math" w:hAnsi="Cambria Math"/>
                <w:bCs/>
                <w:sz w:val="32"/>
                <w:szCs w:val="32"/>
              </w:rPr>
            </m:ctrlPr>
          </m:fPr>
          <m:num>
            <m:r>
              <m:rPr>
                <m:sty m:val="p"/>
              </m:rPr>
              <w:rPr>
                <w:rFonts w:ascii="Cambria Math"/>
                <w:sz w:val="32"/>
                <w:szCs w:val="32"/>
              </w:rPr>
              <m:t>True Positive</m:t>
            </m:r>
          </m:num>
          <m:den>
            <m:r>
              <m:rPr>
                <m:sty m:val="p"/>
              </m:rPr>
              <w:rPr>
                <w:rFonts w:ascii="Cambria Math"/>
                <w:sz w:val="32"/>
                <w:szCs w:val="32"/>
              </w:rPr>
              <m:t>True Positive + False Negative</m:t>
            </m:r>
          </m:den>
        </m:f>
        <m:r>
          <m:rPr>
            <m:sty m:val="p"/>
          </m:rPr>
          <w:rPr>
            <w:rFonts w:ascii="Cambria Math"/>
            <w:sz w:val="32"/>
            <w:szCs w:val="32"/>
          </w:rPr>
          <m:t xml:space="preserve"> </m:t>
        </m:r>
      </m:oMath>
      <w:r w:rsidRPr="00183161">
        <w:rPr>
          <w:bCs/>
        </w:rPr>
        <w:t>× 100</w:t>
      </w:r>
    </w:p>
    <w:p w14:paraId="3D74C488" w14:textId="77777777" w:rsidR="00252167" w:rsidRPr="00183161" w:rsidRDefault="00252167" w:rsidP="00252167">
      <w:pPr>
        <w:spacing w:line="360" w:lineRule="auto"/>
        <w:jc w:val="both"/>
        <w:rPr>
          <w:bCs/>
        </w:rPr>
      </w:pPr>
      <w:r w:rsidRPr="00183161">
        <w:rPr>
          <w:bCs/>
        </w:rPr>
        <w:t xml:space="preserve">                  </w:t>
      </w:r>
      <w:r w:rsidRPr="00183161">
        <w:rPr>
          <w:bCs/>
        </w:rPr>
        <w:tab/>
        <w:t xml:space="preserve"> = </w:t>
      </w:r>
      <m:oMath>
        <m:f>
          <m:fPr>
            <m:ctrlPr>
              <w:rPr>
                <w:rFonts w:ascii="Cambria Math" w:hAnsi="Cambria Math"/>
                <w:bCs/>
                <w:sz w:val="32"/>
                <w:szCs w:val="32"/>
              </w:rPr>
            </m:ctrlPr>
          </m:fPr>
          <m:num>
            <m:r>
              <m:rPr>
                <m:sty m:val="p"/>
              </m:rPr>
              <w:rPr>
                <w:rFonts w:ascii="Cambria Math"/>
                <w:sz w:val="32"/>
                <w:szCs w:val="32"/>
              </w:rPr>
              <m:t>31</m:t>
            </m:r>
          </m:num>
          <m:den>
            <m:r>
              <m:rPr>
                <m:sty m:val="p"/>
              </m:rPr>
              <w:rPr>
                <w:rFonts w:ascii="Cambria Math"/>
                <w:sz w:val="32"/>
                <w:szCs w:val="32"/>
              </w:rPr>
              <m:t>31 + 6</m:t>
            </m:r>
          </m:den>
        </m:f>
        <m:r>
          <m:rPr>
            <m:sty m:val="p"/>
          </m:rPr>
          <w:rPr>
            <w:rFonts w:ascii="Cambria Math"/>
            <w:sz w:val="32"/>
            <w:szCs w:val="32"/>
          </w:rPr>
          <m:t xml:space="preserve"> </m:t>
        </m:r>
      </m:oMath>
      <w:r w:rsidRPr="00183161">
        <w:rPr>
          <w:bCs/>
        </w:rPr>
        <w:t>× 100</w:t>
      </w:r>
    </w:p>
    <w:p w14:paraId="43A458C4" w14:textId="5F475B94" w:rsidR="00252167" w:rsidRDefault="00252167" w:rsidP="00252167">
      <w:pPr>
        <w:spacing w:line="360" w:lineRule="auto"/>
        <w:ind w:left="720" w:firstLine="720"/>
        <w:jc w:val="both"/>
        <w:rPr>
          <w:bCs/>
        </w:rPr>
      </w:pPr>
      <w:r w:rsidRPr="00183161">
        <w:rPr>
          <w:bCs/>
        </w:rPr>
        <w:t xml:space="preserve"> = 8</w:t>
      </w:r>
      <w:ins w:id="34" w:author="Mohammad Nayeem Hasan" w:date="2025-02-26T21:14:00Z" w16du:dateUtc="2025-02-26T15:14:00Z">
        <w:r w:rsidR="00BF4E28">
          <w:rPr>
            <w:bCs/>
          </w:rPr>
          <w:t>9.5</w:t>
        </w:r>
      </w:ins>
      <w:del w:id="35" w:author="Mohammad Nayeem Hasan" w:date="2025-02-26T21:14:00Z" w16du:dateUtc="2025-02-26T15:14:00Z">
        <w:r w:rsidRPr="00183161" w:rsidDel="00BF4E28">
          <w:rPr>
            <w:bCs/>
          </w:rPr>
          <w:delText>3.8</w:delText>
        </w:r>
      </w:del>
      <w:r w:rsidRPr="00183161">
        <w:rPr>
          <w:bCs/>
        </w:rPr>
        <w:t>%</w:t>
      </w:r>
    </w:p>
    <w:p w14:paraId="12EE3C5C" w14:textId="77777777" w:rsidR="00252167" w:rsidRPr="0083636C" w:rsidRDefault="00252167" w:rsidP="00252167">
      <w:pPr>
        <w:spacing w:line="360" w:lineRule="auto"/>
        <w:ind w:left="720" w:firstLine="720"/>
        <w:jc w:val="both"/>
        <w:rPr>
          <w:bCs/>
          <w:sz w:val="8"/>
        </w:rPr>
      </w:pPr>
    </w:p>
    <w:p w14:paraId="588E5123" w14:textId="77777777" w:rsidR="00252167" w:rsidRPr="00183161" w:rsidRDefault="00252167" w:rsidP="00252167">
      <w:pPr>
        <w:spacing w:line="360" w:lineRule="auto"/>
        <w:jc w:val="both"/>
        <w:rPr>
          <w:bCs/>
        </w:rPr>
      </w:pPr>
      <w:proofErr w:type="gramStart"/>
      <w:r w:rsidRPr="00183161">
        <w:rPr>
          <w:bCs/>
        </w:rPr>
        <w:t>Specificity</w:t>
      </w:r>
      <w:r>
        <w:rPr>
          <w:bCs/>
        </w:rPr>
        <w:t xml:space="preserve"> </w:t>
      </w:r>
      <w:r w:rsidRPr="00183161">
        <w:rPr>
          <w:bCs/>
        </w:rPr>
        <w:t xml:space="preserve"> =</w:t>
      </w:r>
      <w:proofErr w:type="gramEnd"/>
      <w:r w:rsidRPr="00183161">
        <w:rPr>
          <w:bCs/>
        </w:rPr>
        <w:t xml:space="preserve"> </w:t>
      </w:r>
      <m:oMath>
        <m:r>
          <m:rPr>
            <m:sty m:val="p"/>
          </m:rPr>
          <w:rPr>
            <w:rFonts w:ascii="Cambria Math"/>
            <w:sz w:val="32"/>
            <w:szCs w:val="32"/>
          </w:rPr>
          <m:t xml:space="preserve">  </m:t>
        </m:r>
        <m:f>
          <m:fPr>
            <m:ctrlPr>
              <w:rPr>
                <w:rFonts w:ascii="Cambria Math" w:hAnsi="Cambria Math"/>
                <w:bCs/>
                <w:sz w:val="32"/>
                <w:szCs w:val="32"/>
              </w:rPr>
            </m:ctrlPr>
          </m:fPr>
          <m:num>
            <m:r>
              <m:rPr>
                <m:sty m:val="p"/>
              </m:rPr>
              <w:rPr>
                <w:rFonts w:ascii="Cambria Math"/>
                <w:sz w:val="32"/>
                <w:szCs w:val="32"/>
              </w:rPr>
              <m:t>True Negative</m:t>
            </m:r>
          </m:num>
          <m:den>
            <m:r>
              <m:rPr>
                <m:sty m:val="p"/>
              </m:rPr>
              <w:rPr>
                <w:rFonts w:ascii="Cambria Math"/>
                <w:sz w:val="32"/>
                <w:szCs w:val="32"/>
              </w:rPr>
              <m:t>True Negative + False Positive</m:t>
            </m:r>
          </m:den>
        </m:f>
        <m:r>
          <m:rPr>
            <m:sty m:val="p"/>
          </m:rPr>
          <w:rPr>
            <w:rFonts w:ascii="Cambria Math"/>
            <w:sz w:val="32"/>
            <w:szCs w:val="32"/>
          </w:rPr>
          <m:t xml:space="preserve"> </m:t>
        </m:r>
      </m:oMath>
      <w:r w:rsidRPr="00183161">
        <w:rPr>
          <w:bCs/>
        </w:rPr>
        <w:t>× 100</w:t>
      </w:r>
    </w:p>
    <w:p w14:paraId="66CBA300" w14:textId="77777777" w:rsidR="00252167" w:rsidRPr="00183161" w:rsidRDefault="00252167" w:rsidP="00252167">
      <w:pPr>
        <w:spacing w:line="360" w:lineRule="auto"/>
        <w:jc w:val="both"/>
        <w:rPr>
          <w:bCs/>
        </w:rPr>
      </w:pPr>
      <w:r w:rsidRPr="00183161">
        <w:rPr>
          <w:bCs/>
        </w:rPr>
        <w:t xml:space="preserve">                  </w:t>
      </w:r>
      <w:r w:rsidRPr="00183161">
        <w:rPr>
          <w:bCs/>
        </w:rPr>
        <w:tab/>
        <w:t xml:space="preserve"> = </w:t>
      </w:r>
      <m:oMath>
        <m:f>
          <m:fPr>
            <m:ctrlPr>
              <w:rPr>
                <w:rFonts w:ascii="Cambria Math" w:hAnsi="Cambria Math"/>
                <w:bCs/>
                <w:sz w:val="32"/>
                <w:szCs w:val="32"/>
              </w:rPr>
            </m:ctrlPr>
          </m:fPr>
          <m:num>
            <m:r>
              <m:rPr>
                <m:sty m:val="p"/>
              </m:rPr>
              <w:rPr>
                <w:rFonts w:ascii="Cambria Math"/>
                <w:sz w:val="32"/>
                <w:szCs w:val="32"/>
              </w:rPr>
              <m:t>5</m:t>
            </m:r>
          </m:num>
          <m:den>
            <m:r>
              <m:rPr>
                <m:sty m:val="p"/>
              </m:rPr>
              <w:rPr>
                <w:rFonts w:ascii="Cambria Math"/>
                <w:sz w:val="32"/>
                <w:szCs w:val="32"/>
              </w:rPr>
              <m:t>5 + 8</m:t>
            </m:r>
          </m:den>
        </m:f>
        <m:r>
          <m:rPr>
            <m:sty m:val="p"/>
          </m:rPr>
          <w:rPr>
            <w:rFonts w:ascii="Cambria Math"/>
            <w:sz w:val="32"/>
            <w:szCs w:val="32"/>
          </w:rPr>
          <m:t xml:space="preserve"> </m:t>
        </m:r>
      </m:oMath>
      <w:r w:rsidRPr="00183161">
        <w:rPr>
          <w:bCs/>
        </w:rPr>
        <w:t>× 100</w:t>
      </w:r>
    </w:p>
    <w:p w14:paraId="2D39176F" w14:textId="09B654DC" w:rsidR="00252167" w:rsidRPr="00183161" w:rsidRDefault="00252167" w:rsidP="00252167">
      <w:pPr>
        <w:spacing w:line="360" w:lineRule="auto"/>
        <w:ind w:left="720" w:firstLine="720"/>
        <w:rPr>
          <w:bCs/>
        </w:rPr>
      </w:pPr>
      <w:r w:rsidRPr="00183161">
        <w:rPr>
          <w:bCs/>
        </w:rPr>
        <w:t xml:space="preserve"> = </w:t>
      </w:r>
      <w:ins w:id="36" w:author="Mohammad Nayeem Hasan" w:date="2025-02-26T21:14:00Z" w16du:dateUtc="2025-02-26T15:14:00Z">
        <w:r w:rsidR="00BF4E28">
          <w:rPr>
            <w:bCs/>
          </w:rPr>
          <w:t>75.0</w:t>
        </w:r>
      </w:ins>
      <w:del w:id="37" w:author="Mohammad Nayeem Hasan" w:date="2025-02-26T21:14:00Z" w16du:dateUtc="2025-02-26T15:14:00Z">
        <w:r w:rsidRPr="00183161" w:rsidDel="00BF4E28">
          <w:rPr>
            <w:bCs/>
          </w:rPr>
          <w:delText>38.5</w:delText>
        </w:r>
      </w:del>
      <w:r w:rsidRPr="00183161">
        <w:rPr>
          <w:bCs/>
        </w:rPr>
        <w:t>%</w:t>
      </w:r>
    </w:p>
    <w:p w14:paraId="0244CE67" w14:textId="77777777" w:rsidR="00252167" w:rsidRPr="0083636C" w:rsidRDefault="00252167" w:rsidP="00252167">
      <w:pPr>
        <w:spacing w:line="480" w:lineRule="auto"/>
        <w:jc w:val="both"/>
        <w:rPr>
          <w:color w:val="000000"/>
          <w:sz w:val="8"/>
        </w:rPr>
      </w:pPr>
    </w:p>
    <w:p w14:paraId="24AEE710" w14:textId="77777777" w:rsidR="00252167" w:rsidRPr="00183161" w:rsidRDefault="00252167" w:rsidP="00252167">
      <w:pPr>
        <w:spacing w:line="480" w:lineRule="auto"/>
        <w:jc w:val="both"/>
        <w:rPr>
          <w:color w:val="000000"/>
        </w:rPr>
      </w:pPr>
      <w:r w:rsidRPr="00183161">
        <w:rPr>
          <w:color w:val="000000"/>
        </w:rPr>
        <w:t>Positive Predictive Value of the test (PPV)</w:t>
      </w:r>
    </w:p>
    <w:p w14:paraId="64E319A5" w14:textId="77777777" w:rsidR="00252167" w:rsidRPr="00183161" w:rsidRDefault="00252167" w:rsidP="00252167">
      <w:pPr>
        <w:spacing w:line="360" w:lineRule="auto"/>
        <w:ind w:left="1440"/>
        <w:jc w:val="both"/>
        <w:rPr>
          <w:bCs/>
        </w:rPr>
      </w:pPr>
      <w:r w:rsidRPr="00183161">
        <w:rPr>
          <w:color w:val="000000"/>
        </w:rPr>
        <w:t>=</w:t>
      </w:r>
      <m:oMath>
        <m:f>
          <m:fPr>
            <m:ctrlPr>
              <w:rPr>
                <w:rFonts w:ascii="Cambria Math" w:hAnsi="Cambria Math"/>
                <w:bCs/>
                <w:sz w:val="32"/>
                <w:szCs w:val="32"/>
              </w:rPr>
            </m:ctrlPr>
          </m:fPr>
          <m:num>
            <m:r>
              <m:rPr>
                <m:sty m:val="p"/>
              </m:rPr>
              <w:rPr>
                <w:rFonts w:ascii="Cambria Math"/>
                <w:color w:val="000000"/>
                <w:sz w:val="32"/>
                <w:szCs w:val="32"/>
              </w:rPr>
              <m:t xml:space="preserve">All those who have the disease and test </m:t>
            </m:r>
            <m:r>
              <m:rPr>
                <m:sty m:val="p"/>
              </m:rPr>
              <w:rPr>
                <w:rFonts w:ascii="Cambria Math"/>
                <w:sz w:val="32"/>
                <w:szCs w:val="32"/>
              </w:rPr>
              <m:t>positive</m:t>
            </m:r>
          </m:num>
          <m:den>
            <m:r>
              <m:rPr>
                <m:sty m:val="p"/>
              </m:rPr>
              <w:rPr>
                <w:rFonts w:ascii="Cambria Math"/>
                <w:sz w:val="32"/>
                <w:szCs w:val="32"/>
              </w:rPr>
              <m:t>All those who are test positive</m:t>
            </m:r>
          </m:den>
        </m:f>
      </m:oMath>
      <w:r w:rsidRPr="00183161">
        <w:rPr>
          <w:bCs/>
        </w:rPr>
        <w:t>× 100</w:t>
      </w:r>
      <w:r w:rsidRPr="00183161">
        <w:rPr>
          <w:color w:val="000000"/>
        </w:rPr>
        <w:br/>
        <w:t>=</w:t>
      </w:r>
      <w:r>
        <w:rPr>
          <w:color w:val="000000"/>
        </w:rPr>
        <w:t xml:space="preserve">    </w:t>
      </w:r>
      <w:r w:rsidRPr="00183161">
        <w:rPr>
          <w:color w:val="000000"/>
        </w:rPr>
        <w:t xml:space="preserve"> </w:t>
      </w:r>
      <m:oMath>
        <m:f>
          <m:fPr>
            <m:ctrlPr>
              <w:rPr>
                <w:rFonts w:ascii="Cambria Math" w:hAnsi="Cambria Math"/>
                <w:bCs/>
                <w:sz w:val="32"/>
                <w:szCs w:val="32"/>
              </w:rPr>
            </m:ctrlPr>
          </m:fPr>
          <m:num>
            <m:r>
              <m:rPr>
                <m:sty m:val="p"/>
              </m:rPr>
              <w:rPr>
                <w:rFonts w:ascii="Cambria Math"/>
                <w:sz w:val="32"/>
                <w:szCs w:val="32"/>
              </w:rPr>
              <m:t>True Positive</m:t>
            </m:r>
          </m:num>
          <m:den>
            <m:r>
              <m:rPr>
                <m:sty m:val="p"/>
              </m:rPr>
              <w:rPr>
                <w:rFonts w:ascii="Cambria Math"/>
                <w:sz w:val="32"/>
                <w:szCs w:val="32"/>
              </w:rPr>
              <m:t>True Positive+ False Positive</m:t>
            </m:r>
          </m:den>
        </m:f>
        <m:r>
          <m:rPr>
            <m:sty m:val="p"/>
          </m:rPr>
          <w:rPr>
            <w:rFonts w:ascii="Cambria Math"/>
            <w:sz w:val="32"/>
            <w:szCs w:val="32"/>
          </w:rPr>
          <m:t xml:space="preserve"> </m:t>
        </m:r>
      </m:oMath>
      <w:r w:rsidRPr="00183161">
        <w:rPr>
          <w:bCs/>
        </w:rPr>
        <w:t>× 100</w:t>
      </w:r>
    </w:p>
    <w:p w14:paraId="775BAEB2" w14:textId="71D2C59E" w:rsidR="00252167" w:rsidRPr="00183161" w:rsidRDefault="00252167" w:rsidP="00252167">
      <w:pPr>
        <w:spacing w:line="360" w:lineRule="auto"/>
        <w:jc w:val="both"/>
        <w:rPr>
          <w:bCs/>
        </w:rPr>
      </w:pPr>
      <w:r w:rsidRPr="00183161">
        <w:rPr>
          <w:bCs/>
        </w:rPr>
        <w:t xml:space="preserve">                  </w:t>
      </w:r>
      <w:r w:rsidRPr="00183161">
        <w:rPr>
          <w:bCs/>
        </w:rPr>
        <w:tab/>
        <w:t>=</w:t>
      </w:r>
      <w:r>
        <w:rPr>
          <w:bCs/>
        </w:rPr>
        <w:t xml:space="preserve">    </w:t>
      </w:r>
      <w:r w:rsidRPr="00183161">
        <w:rPr>
          <w:bCs/>
        </w:rPr>
        <w:t xml:space="preserve"> </w:t>
      </w:r>
      <m:oMath>
        <m:f>
          <m:fPr>
            <m:ctrlPr>
              <w:rPr>
                <w:rFonts w:ascii="Cambria Math" w:hAnsi="Cambria Math"/>
                <w:bCs/>
                <w:sz w:val="32"/>
                <w:szCs w:val="32"/>
              </w:rPr>
            </m:ctrlPr>
          </m:fPr>
          <m:num>
            <m:r>
              <m:rPr>
                <m:sty m:val="p"/>
              </m:rPr>
              <w:rPr>
                <w:rFonts w:ascii="Cambria Math"/>
                <w:sz w:val="32"/>
                <w:szCs w:val="32"/>
              </w:rPr>
              <m:t>3</m:t>
            </m:r>
            <m:r>
              <w:ins w:id="38" w:author="Mohammad Nayeem Hasan" w:date="2025-02-26T21:12:00Z" w16du:dateUtc="2025-02-26T15:12:00Z">
                <m:rPr>
                  <m:sty m:val="p"/>
                </m:rPr>
                <w:rPr>
                  <w:rFonts w:ascii="Cambria Math"/>
                  <w:sz w:val="32"/>
                  <w:szCs w:val="32"/>
                </w:rPr>
                <m:t>4</m:t>
              </w:ins>
            </m:r>
            <m:r>
              <w:del w:id="39" w:author="Mohammad Nayeem Hasan" w:date="2025-02-26T21:12:00Z" w16du:dateUtc="2025-02-26T15:12:00Z">
                <m:rPr>
                  <m:sty m:val="p"/>
                </m:rPr>
                <w:rPr>
                  <w:rFonts w:ascii="Cambria Math"/>
                  <w:sz w:val="32"/>
                  <w:szCs w:val="32"/>
                </w:rPr>
                <m:t>1</m:t>
              </w:del>
            </m:r>
          </m:num>
          <m:den>
            <m:r>
              <m:rPr>
                <m:sty m:val="p"/>
              </m:rPr>
              <w:rPr>
                <w:rFonts w:ascii="Cambria Math"/>
                <w:sz w:val="32"/>
                <w:szCs w:val="32"/>
              </w:rPr>
              <m:t>3</m:t>
            </m:r>
            <m:r>
              <w:ins w:id="40" w:author="Mohammad Nayeem Hasan" w:date="2025-02-26T21:12:00Z" w16du:dateUtc="2025-02-26T15:12:00Z">
                <m:rPr>
                  <m:sty m:val="p"/>
                </m:rPr>
                <w:rPr>
                  <w:rFonts w:ascii="Cambria Math"/>
                  <w:sz w:val="32"/>
                  <w:szCs w:val="32"/>
                </w:rPr>
                <m:t>4</m:t>
              </w:ins>
            </m:r>
            <m:r>
              <w:del w:id="41" w:author="Mohammad Nayeem Hasan" w:date="2025-02-26T21:12:00Z" w16du:dateUtc="2025-02-26T15:12:00Z">
                <m:rPr>
                  <m:sty m:val="p"/>
                </m:rPr>
                <w:rPr>
                  <w:rFonts w:ascii="Cambria Math"/>
                  <w:sz w:val="32"/>
                  <w:szCs w:val="32"/>
                </w:rPr>
                <m:t>1</m:t>
              </w:del>
            </m:r>
            <m:r>
              <m:rPr>
                <m:sty m:val="p"/>
              </m:rPr>
              <w:rPr>
                <w:rFonts w:ascii="Cambria Math"/>
                <w:sz w:val="32"/>
                <w:szCs w:val="32"/>
              </w:rPr>
              <m:t xml:space="preserve"> + </m:t>
            </m:r>
            <m:r>
              <w:ins w:id="42" w:author="Mohammad Nayeem Hasan" w:date="2025-02-26T21:12:00Z" w16du:dateUtc="2025-02-26T15:12:00Z">
                <m:rPr>
                  <m:sty m:val="p"/>
                </m:rPr>
                <w:rPr>
                  <w:rFonts w:ascii="Cambria Math"/>
                  <w:sz w:val="32"/>
                  <w:szCs w:val="32"/>
                </w:rPr>
                <m:t>3</m:t>
              </w:ins>
            </m:r>
            <m:r>
              <w:del w:id="43" w:author="Mohammad Nayeem Hasan" w:date="2025-02-26T21:12:00Z" w16du:dateUtc="2025-02-26T15:12:00Z">
                <m:rPr>
                  <m:sty m:val="p"/>
                </m:rPr>
                <w:rPr>
                  <w:rFonts w:ascii="Cambria Math"/>
                  <w:sz w:val="32"/>
                  <w:szCs w:val="32"/>
                </w:rPr>
                <m:t>8</m:t>
              </w:del>
            </m:r>
          </m:den>
        </m:f>
        <m:r>
          <m:rPr>
            <m:sty m:val="p"/>
          </m:rPr>
          <w:rPr>
            <w:rFonts w:ascii="Cambria Math"/>
            <w:sz w:val="32"/>
            <w:szCs w:val="32"/>
          </w:rPr>
          <m:t xml:space="preserve"> </m:t>
        </m:r>
      </m:oMath>
      <w:r w:rsidRPr="00183161">
        <w:rPr>
          <w:bCs/>
        </w:rPr>
        <w:t>× 100</w:t>
      </w:r>
    </w:p>
    <w:p w14:paraId="1349E81D" w14:textId="08D975D9" w:rsidR="00252167" w:rsidRPr="00183161" w:rsidRDefault="00252167" w:rsidP="00252167">
      <w:pPr>
        <w:spacing w:line="360" w:lineRule="auto"/>
        <w:ind w:left="720" w:firstLine="720"/>
        <w:rPr>
          <w:bCs/>
        </w:rPr>
      </w:pPr>
      <w:r w:rsidRPr="00183161">
        <w:rPr>
          <w:bCs/>
        </w:rPr>
        <w:t xml:space="preserve">= </w:t>
      </w:r>
      <w:r>
        <w:rPr>
          <w:bCs/>
        </w:rPr>
        <w:t xml:space="preserve">    </w:t>
      </w:r>
      <w:ins w:id="44" w:author="Mohammad Nayeem Hasan" w:date="2025-02-26T21:14:00Z" w16du:dateUtc="2025-02-26T15:14:00Z">
        <w:r w:rsidR="00BF4E28">
          <w:rPr>
            <w:bCs/>
          </w:rPr>
          <w:t>91.9</w:t>
        </w:r>
      </w:ins>
      <w:del w:id="45" w:author="Mohammad Nayeem Hasan" w:date="2025-02-26T21:14:00Z" w16du:dateUtc="2025-02-26T15:14:00Z">
        <w:r w:rsidRPr="00183161" w:rsidDel="00BF4E28">
          <w:rPr>
            <w:bCs/>
          </w:rPr>
          <w:delText>79.5</w:delText>
        </w:r>
      </w:del>
      <w:r w:rsidRPr="00183161">
        <w:rPr>
          <w:bCs/>
        </w:rPr>
        <w:t>%</w:t>
      </w:r>
    </w:p>
    <w:p w14:paraId="155A6758" w14:textId="77777777" w:rsidR="00252167" w:rsidRPr="0083636C" w:rsidRDefault="00252167" w:rsidP="00252167">
      <w:pPr>
        <w:spacing w:line="480" w:lineRule="auto"/>
        <w:rPr>
          <w:bCs/>
          <w:sz w:val="10"/>
        </w:rPr>
      </w:pPr>
    </w:p>
    <w:p w14:paraId="483B6765" w14:textId="77777777" w:rsidR="00252167" w:rsidRPr="00183161" w:rsidRDefault="00252167" w:rsidP="00252167">
      <w:pPr>
        <w:spacing w:line="480" w:lineRule="auto"/>
        <w:rPr>
          <w:bCs/>
        </w:rPr>
      </w:pPr>
      <w:r w:rsidRPr="00183161">
        <w:rPr>
          <w:bCs/>
        </w:rPr>
        <w:t>Negative Predictive Value (NPV)</w:t>
      </w:r>
    </w:p>
    <w:p w14:paraId="29FA7206" w14:textId="77777777" w:rsidR="00252167" w:rsidRPr="00183161" w:rsidRDefault="00252167" w:rsidP="00252167">
      <w:pPr>
        <w:spacing w:line="360" w:lineRule="auto"/>
        <w:ind w:left="720" w:firstLine="720"/>
        <w:rPr>
          <w:bCs/>
        </w:rPr>
      </w:pPr>
      <w:r w:rsidRPr="00183161">
        <w:rPr>
          <w:bCs/>
        </w:rPr>
        <w:t xml:space="preserve">=   </w:t>
      </w:r>
      <m:oMath>
        <m:f>
          <m:fPr>
            <m:ctrlPr>
              <w:rPr>
                <w:rFonts w:ascii="Cambria Math" w:hAnsi="Cambria Math"/>
                <w:bCs/>
                <w:sz w:val="32"/>
                <w:szCs w:val="32"/>
              </w:rPr>
            </m:ctrlPr>
          </m:fPr>
          <m:num>
            <m:r>
              <m:rPr>
                <m:sty m:val="p"/>
              </m:rPr>
              <w:rPr>
                <w:rFonts w:ascii="Cambria Math"/>
                <w:color w:val="000000"/>
                <w:sz w:val="32"/>
                <w:szCs w:val="32"/>
              </w:rPr>
              <m:t xml:space="preserve">All those who have the disease and test </m:t>
            </m:r>
            <m:r>
              <m:rPr>
                <m:sty m:val="p"/>
              </m:rPr>
              <w:rPr>
                <w:rFonts w:ascii="Cambria Math"/>
                <w:sz w:val="32"/>
                <w:szCs w:val="32"/>
              </w:rPr>
              <m:t>negative</m:t>
            </m:r>
          </m:num>
          <m:den>
            <m:r>
              <m:rPr>
                <m:sty m:val="p"/>
              </m:rPr>
              <w:rPr>
                <w:rFonts w:ascii="Cambria Math"/>
                <w:sz w:val="32"/>
                <w:szCs w:val="32"/>
              </w:rPr>
              <m:t>All those who are test negative</m:t>
            </m:r>
          </m:den>
        </m:f>
        <m:r>
          <m:rPr>
            <m:sty m:val="p"/>
          </m:rPr>
          <w:rPr>
            <w:rFonts w:ascii="Cambria Math"/>
            <w:sz w:val="32"/>
            <w:szCs w:val="32"/>
          </w:rPr>
          <m:t xml:space="preserve">    </m:t>
        </m:r>
      </m:oMath>
      <w:r w:rsidRPr="00183161">
        <w:rPr>
          <w:bCs/>
        </w:rPr>
        <w:t>×       100</w:t>
      </w:r>
    </w:p>
    <w:p w14:paraId="07F50BFA" w14:textId="77777777" w:rsidR="00252167" w:rsidRPr="00183161" w:rsidRDefault="00252167" w:rsidP="00252167">
      <w:pPr>
        <w:spacing w:line="360" w:lineRule="auto"/>
        <w:jc w:val="both"/>
        <w:rPr>
          <w:bCs/>
        </w:rPr>
      </w:pPr>
      <w:r>
        <w:rPr>
          <w:bCs/>
        </w:rPr>
        <w:t xml:space="preserve">                        </w:t>
      </w:r>
      <m:oMath>
        <m:r>
          <m:rPr>
            <m:sty m:val="p"/>
          </m:rPr>
          <w:rPr>
            <w:rFonts w:ascii="Cambria Math"/>
          </w:rPr>
          <m:t>=</m:t>
        </m:r>
        <m:f>
          <m:fPr>
            <m:ctrlPr>
              <w:rPr>
                <w:rFonts w:ascii="Cambria Math" w:hAnsi="Cambria Math"/>
                <w:bCs/>
                <w:sz w:val="32"/>
                <w:szCs w:val="32"/>
              </w:rPr>
            </m:ctrlPr>
          </m:fPr>
          <m:num>
            <m:r>
              <m:rPr>
                <m:sty m:val="p"/>
              </m:rPr>
              <w:rPr>
                <w:rFonts w:ascii="Cambria Math"/>
                <w:sz w:val="32"/>
                <w:szCs w:val="32"/>
              </w:rPr>
              <m:t>True Negative</m:t>
            </m:r>
          </m:num>
          <m:den>
            <m:r>
              <m:rPr>
                <m:sty m:val="p"/>
              </m:rPr>
              <w:rPr>
                <w:rFonts w:ascii="Cambria Math"/>
                <w:sz w:val="32"/>
                <w:szCs w:val="32"/>
              </w:rPr>
              <m:t>True Negative+ False Negative</m:t>
            </m:r>
          </m:den>
        </m:f>
        <m:r>
          <m:rPr>
            <m:sty m:val="p"/>
          </m:rPr>
          <w:rPr>
            <w:rFonts w:ascii="Cambria Math"/>
            <w:sz w:val="32"/>
            <w:szCs w:val="32"/>
          </w:rPr>
          <m:t xml:space="preserve"> </m:t>
        </m:r>
      </m:oMath>
      <w:r w:rsidRPr="00183161">
        <w:rPr>
          <w:bCs/>
        </w:rPr>
        <w:t>× 100</w:t>
      </w:r>
    </w:p>
    <w:p w14:paraId="5ED92759" w14:textId="353976BA" w:rsidR="00252167" w:rsidRPr="00183161" w:rsidRDefault="00252167" w:rsidP="00252167">
      <w:pPr>
        <w:spacing w:line="360" w:lineRule="auto"/>
        <w:jc w:val="both"/>
        <w:rPr>
          <w:bCs/>
        </w:rPr>
      </w:pPr>
      <w:r w:rsidRPr="00183161">
        <w:rPr>
          <w:bCs/>
        </w:rPr>
        <w:t xml:space="preserve">                  </w:t>
      </w:r>
      <w:r w:rsidRPr="00183161">
        <w:rPr>
          <w:bCs/>
        </w:rPr>
        <w:tab/>
        <w:t xml:space="preserve"> = </w:t>
      </w:r>
      <m:oMath>
        <m:f>
          <m:fPr>
            <m:ctrlPr>
              <w:rPr>
                <w:rFonts w:ascii="Cambria Math" w:hAnsi="Cambria Math"/>
                <w:bCs/>
                <w:sz w:val="32"/>
                <w:szCs w:val="32"/>
              </w:rPr>
            </m:ctrlPr>
          </m:fPr>
          <m:num>
            <m:r>
              <w:ins w:id="46" w:author="Mohammad Nayeem Hasan" w:date="2025-02-26T21:13:00Z" w16du:dateUtc="2025-02-26T15:13:00Z">
                <m:rPr>
                  <m:sty m:val="p"/>
                </m:rPr>
                <w:rPr>
                  <w:rFonts w:ascii="Cambria Math"/>
                  <w:sz w:val="32"/>
                  <w:szCs w:val="32"/>
                </w:rPr>
                <m:t>9</m:t>
              </w:ins>
            </m:r>
            <m:r>
              <w:del w:id="47" w:author="Mohammad Nayeem Hasan" w:date="2025-02-26T21:13:00Z" w16du:dateUtc="2025-02-26T15:13:00Z">
                <m:rPr>
                  <m:sty m:val="p"/>
                </m:rPr>
                <w:rPr>
                  <w:rFonts w:ascii="Cambria Math"/>
                  <w:sz w:val="32"/>
                  <w:szCs w:val="32"/>
                </w:rPr>
                <m:t>5</m:t>
              </w:del>
            </m:r>
          </m:num>
          <m:den>
            <m:r>
              <w:ins w:id="48" w:author="Mohammad Nayeem Hasan" w:date="2025-02-26T21:13:00Z" w16du:dateUtc="2025-02-26T15:13:00Z">
                <m:rPr>
                  <m:sty m:val="p"/>
                </m:rPr>
                <w:rPr>
                  <w:rFonts w:ascii="Cambria Math"/>
                  <w:sz w:val="32"/>
                  <w:szCs w:val="32"/>
                </w:rPr>
                <m:t>9</m:t>
              </w:ins>
            </m:r>
            <m:r>
              <w:del w:id="49" w:author="Mohammad Nayeem Hasan" w:date="2025-02-26T21:13:00Z" w16du:dateUtc="2025-02-26T15:13:00Z">
                <m:rPr>
                  <m:sty m:val="p"/>
                </m:rPr>
                <w:rPr>
                  <w:rFonts w:ascii="Cambria Math"/>
                  <w:sz w:val="32"/>
                  <w:szCs w:val="32"/>
                </w:rPr>
                <m:t>5</m:t>
              </w:del>
            </m:r>
            <m:r>
              <m:rPr>
                <m:sty m:val="p"/>
              </m:rPr>
              <w:rPr>
                <w:rFonts w:ascii="Cambria Math"/>
                <w:sz w:val="32"/>
                <w:szCs w:val="32"/>
              </w:rPr>
              <m:t xml:space="preserve"> + </m:t>
            </m:r>
            <m:r>
              <w:ins w:id="50" w:author="Mohammad Nayeem Hasan" w:date="2025-02-26T21:13:00Z" w16du:dateUtc="2025-02-26T15:13:00Z">
                <m:rPr>
                  <m:sty m:val="p"/>
                </m:rPr>
                <w:rPr>
                  <w:rFonts w:ascii="Cambria Math"/>
                  <w:sz w:val="32"/>
                  <w:szCs w:val="32"/>
                </w:rPr>
                <m:t>4</m:t>
              </w:ins>
            </m:r>
            <m:r>
              <w:del w:id="51" w:author="Mohammad Nayeem Hasan" w:date="2025-02-26T21:13:00Z" w16du:dateUtc="2025-02-26T15:13:00Z">
                <m:rPr>
                  <m:sty m:val="p"/>
                </m:rPr>
                <w:rPr>
                  <w:rFonts w:ascii="Cambria Math"/>
                  <w:sz w:val="32"/>
                  <w:szCs w:val="32"/>
                </w:rPr>
                <m:t>6</m:t>
              </w:del>
            </m:r>
          </m:den>
        </m:f>
        <m:r>
          <m:rPr>
            <m:sty m:val="p"/>
          </m:rPr>
          <w:rPr>
            <w:rFonts w:ascii="Cambria Math"/>
            <w:sz w:val="32"/>
            <w:szCs w:val="32"/>
          </w:rPr>
          <m:t xml:space="preserve"> </m:t>
        </m:r>
      </m:oMath>
      <w:r w:rsidRPr="00183161">
        <w:rPr>
          <w:bCs/>
        </w:rPr>
        <w:t>× 100</w:t>
      </w:r>
    </w:p>
    <w:p w14:paraId="4BC75DA5" w14:textId="487A1641" w:rsidR="00252167" w:rsidRDefault="00252167" w:rsidP="00252167">
      <w:pPr>
        <w:spacing w:line="360" w:lineRule="auto"/>
        <w:ind w:left="720" w:firstLine="720"/>
        <w:rPr>
          <w:bCs/>
        </w:rPr>
      </w:pPr>
      <w:r w:rsidRPr="00183161">
        <w:rPr>
          <w:bCs/>
        </w:rPr>
        <w:t xml:space="preserve"> = </w:t>
      </w:r>
      <w:ins w:id="52" w:author="Mohammad Nayeem Hasan" w:date="2025-02-26T21:14:00Z" w16du:dateUtc="2025-02-26T15:14:00Z">
        <w:r w:rsidR="00BF4E28">
          <w:rPr>
            <w:bCs/>
          </w:rPr>
          <w:t>69.2</w:t>
        </w:r>
      </w:ins>
      <w:del w:id="53" w:author="Mohammad Nayeem Hasan" w:date="2025-02-26T21:14:00Z" w16du:dateUtc="2025-02-26T15:14:00Z">
        <w:r w:rsidRPr="00183161" w:rsidDel="00BF4E28">
          <w:rPr>
            <w:bCs/>
          </w:rPr>
          <w:delText>45.4</w:delText>
        </w:r>
      </w:del>
      <w:r w:rsidRPr="00183161">
        <w:rPr>
          <w:bCs/>
        </w:rPr>
        <w:t>%</w:t>
      </w:r>
    </w:p>
    <w:p w14:paraId="3A605464" w14:textId="77777777" w:rsidR="00252167" w:rsidRPr="0083636C" w:rsidRDefault="00252167" w:rsidP="00252167">
      <w:pPr>
        <w:spacing w:line="360" w:lineRule="auto"/>
        <w:ind w:left="720" w:firstLine="720"/>
        <w:rPr>
          <w:bCs/>
          <w:sz w:val="12"/>
        </w:rPr>
      </w:pPr>
    </w:p>
    <w:p w14:paraId="1C9244D1" w14:textId="77777777" w:rsidR="0083636C" w:rsidRDefault="0083636C" w:rsidP="00252167">
      <w:pPr>
        <w:spacing w:line="360" w:lineRule="auto"/>
        <w:rPr>
          <w:color w:val="000000"/>
        </w:rPr>
      </w:pPr>
    </w:p>
    <w:p w14:paraId="3266BA27" w14:textId="77777777" w:rsidR="0083636C" w:rsidRDefault="0083636C" w:rsidP="00252167">
      <w:pPr>
        <w:spacing w:line="360" w:lineRule="auto"/>
        <w:rPr>
          <w:color w:val="000000"/>
        </w:rPr>
      </w:pPr>
    </w:p>
    <w:p w14:paraId="2A0034CC" w14:textId="77777777" w:rsidR="00252167" w:rsidRPr="00183161" w:rsidRDefault="00252167" w:rsidP="00252167">
      <w:pPr>
        <w:spacing w:line="360" w:lineRule="auto"/>
        <w:rPr>
          <w:color w:val="000000"/>
        </w:rPr>
      </w:pPr>
      <w:r w:rsidRPr="00183161">
        <w:rPr>
          <w:color w:val="000000"/>
        </w:rPr>
        <w:lastRenderedPageBreak/>
        <w:t>Accuracy</w:t>
      </w:r>
      <w:r w:rsidRPr="00183161">
        <w:rPr>
          <w:color w:val="000000"/>
        </w:rPr>
        <w:tab/>
        <w:t xml:space="preserve"> = </w:t>
      </w:r>
      <m:oMath>
        <m:f>
          <m:fPr>
            <m:ctrlPr>
              <w:rPr>
                <w:rFonts w:ascii="Cambria Math" w:hAnsi="Cambria Math"/>
                <w:bCs/>
                <w:sz w:val="32"/>
                <w:szCs w:val="32"/>
              </w:rPr>
            </m:ctrlPr>
          </m:fPr>
          <m:num>
            <m:r>
              <m:rPr>
                <m:sty m:val="p"/>
              </m:rPr>
              <w:rPr>
                <w:rFonts w:ascii="Cambria Math"/>
                <w:sz w:val="32"/>
                <w:szCs w:val="32"/>
              </w:rPr>
              <m:t>True Positive+True Negative</m:t>
            </m:r>
          </m:num>
          <m:den>
            <m:r>
              <m:rPr>
                <m:sty m:val="p"/>
              </m:rPr>
              <w:rPr>
                <w:rFonts w:ascii="Cambria Math"/>
                <w:sz w:val="32"/>
                <w:szCs w:val="32"/>
              </w:rPr>
              <m:t>Total population</m:t>
            </m:r>
          </m:den>
        </m:f>
      </m:oMath>
      <w:r w:rsidRPr="00183161">
        <w:rPr>
          <w:color w:val="000000"/>
        </w:rPr>
        <w:t xml:space="preserve"> </w:t>
      </w:r>
      <w:r>
        <w:rPr>
          <w:color w:val="000000"/>
        </w:rPr>
        <w:t xml:space="preserve">  </w:t>
      </w:r>
      <w:r w:rsidRPr="00183161">
        <w:rPr>
          <w:color w:val="000000"/>
        </w:rPr>
        <w:t xml:space="preserve"> × </w:t>
      </w:r>
      <w:r>
        <w:rPr>
          <w:color w:val="000000"/>
        </w:rPr>
        <w:t xml:space="preserve">   </w:t>
      </w:r>
      <w:r w:rsidRPr="00183161">
        <w:rPr>
          <w:color w:val="000000"/>
        </w:rPr>
        <w:t xml:space="preserve">100 </w:t>
      </w:r>
    </w:p>
    <w:p w14:paraId="64F64CA6" w14:textId="2BF6D8FA" w:rsidR="00252167" w:rsidRPr="00183161" w:rsidRDefault="00252167" w:rsidP="00252167">
      <w:pPr>
        <w:spacing w:line="360" w:lineRule="auto"/>
        <w:ind w:left="720"/>
        <w:jc w:val="both"/>
        <w:rPr>
          <w:bCs/>
        </w:rPr>
      </w:pPr>
      <w:r w:rsidRPr="00183161">
        <w:rPr>
          <w:color w:val="000000"/>
        </w:rPr>
        <w:t xml:space="preserve">    </w:t>
      </w:r>
      <w:r w:rsidRPr="00183161">
        <w:rPr>
          <w:color w:val="000000"/>
        </w:rPr>
        <w:tab/>
        <w:t xml:space="preserve"> </w:t>
      </w:r>
      <w:r w:rsidRPr="00183161">
        <w:rPr>
          <w:bCs/>
        </w:rPr>
        <w:t xml:space="preserve">= </w:t>
      </w:r>
      <m:oMath>
        <m:f>
          <m:fPr>
            <m:ctrlPr>
              <w:rPr>
                <w:rFonts w:ascii="Cambria Math" w:hAnsi="Cambria Math"/>
                <w:bCs/>
                <w:sz w:val="32"/>
                <w:szCs w:val="32"/>
              </w:rPr>
            </m:ctrlPr>
          </m:fPr>
          <m:num>
            <m:r>
              <m:rPr>
                <m:sty m:val="p"/>
              </m:rPr>
              <w:rPr>
                <w:rFonts w:ascii="Cambria Math"/>
                <w:sz w:val="32"/>
                <w:szCs w:val="32"/>
              </w:rPr>
              <m:t>3</m:t>
            </m:r>
            <m:r>
              <w:ins w:id="54" w:author="Mohammad Nayeem Hasan" w:date="2025-02-26T21:13:00Z" w16du:dateUtc="2025-02-26T15:13:00Z">
                <m:rPr>
                  <m:sty m:val="p"/>
                </m:rPr>
                <w:rPr>
                  <w:rFonts w:ascii="Cambria Math"/>
                  <w:sz w:val="32"/>
                  <w:szCs w:val="32"/>
                </w:rPr>
                <m:t>4</m:t>
              </w:ins>
            </m:r>
            <m:r>
              <w:del w:id="55" w:author="Mohammad Nayeem Hasan" w:date="2025-02-26T21:13:00Z" w16du:dateUtc="2025-02-26T15:13:00Z">
                <m:rPr>
                  <m:sty m:val="p"/>
                </m:rPr>
                <w:rPr>
                  <w:rFonts w:ascii="Cambria Math"/>
                  <w:sz w:val="32"/>
                  <w:szCs w:val="32"/>
                </w:rPr>
                <m:t>1</m:t>
              </w:del>
            </m:r>
            <m:r>
              <m:rPr>
                <m:sty m:val="p"/>
              </m:rPr>
              <w:rPr>
                <w:rFonts w:ascii="Cambria Math"/>
                <w:sz w:val="32"/>
                <w:szCs w:val="32"/>
              </w:rPr>
              <m:t>+</m:t>
            </m:r>
            <m:r>
              <w:ins w:id="56" w:author="Mohammad Nayeem Hasan" w:date="2025-02-26T21:13:00Z" w16du:dateUtc="2025-02-26T15:13:00Z">
                <m:rPr>
                  <m:sty m:val="p"/>
                </m:rPr>
                <w:rPr>
                  <w:rFonts w:ascii="Cambria Math"/>
                  <w:sz w:val="32"/>
                  <w:szCs w:val="32"/>
                </w:rPr>
                <m:t>9</m:t>
              </w:ins>
            </m:r>
            <m:r>
              <w:del w:id="57" w:author="Mohammad Nayeem Hasan" w:date="2025-02-26T21:13:00Z" w16du:dateUtc="2025-02-26T15:13:00Z">
                <m:rPr>
                  <m:sty m:val="p"/>
                </m:rPr>
                <w:rPr>
                  <w:rFonts w:ascii="Cambria Math"/>
                  <w:sz w:val="32"/>
                  <w:szCs w:val="32"/>
                </w:rPr>
                <m:t>5</m:t>
              </w:del>
            </m:r>
          </m:num>
          <m:den>
            <m:r>
              <m:rPr>
                <m:sty m:val="p"/>
              </m:rPr>
              <w:rPr>
                <w:rFonts w:ascii="Cambria Math"/>
                <w:sz w:val="32"/>
                <w:szCs w:val="32"/>
              </w:rPr>
              <m:t>50</m:t>
            </m:r>
          </m:den>
        </m:f>
        <m:r>
          <m:rPr>
            <m:sty m:val="p"/>
          </m:rPr>
          <w:rPr>
            <w:rFonts w:ascii="Cambria Math"/>
            <w:sz w:val="32"/>
            <w:szCs w:val="32"/>
          </w:rPr>
          <m:t xml:space="preserve"> </m:t>
        </m:r>
      </m:oMath>
      <w:r w:rsidRPr="00183161">
        <w:rPr>
          <w:bCs/>
        </w:rPr>
        <w:t>× 100</w:t>
      </w:r>
    </w:p>
    <w:p w14:paraId="57E774A3" w14:textId="3596EF37" w:rsidR="00252167" w:rsidRPr="00183161" w:rsidRDefault="00252167" w:rsidP="00252167">
      <w:pPr>
        <w:spacing w:line="360" w:lineRule="auto"/>
        <w:ind w:left="720" w:firstLine="720"/>
        <w:rPr>
          <w:bCs/>
        </w:rPr>
      </w:pPr>
      <w:r w:rsidRPr="00183161">
        <w:rPr>
          <w:bCs/>
        </w:rPr>
        <w:t xml:space="preserve"> = </w:t>
      </w:r>
      <w:ins w:id="58" w:author="Mohammad Nayeem Hasan" w:date="2025-02-26T21:14:00Z" w16du:dateUtc="2025-02-26T15:14:00Z">
        <w:r w:rsidR="00BF4E28">
          <w:rPr>
            <w:bCs/>
          </w:rPr>
          <w:t>86</w:t>
        </w:r>
      </w:ins>
      <w:del w:id="59" w:author="Mohammad Nayeem Hasan" w:date="2025-02-26T21:14:00Z" w16du:dateUtc="2025-02-26T15:14:00Z">
        <w:r w:rsidRPr="00183161" w:rsidDel="00BF4E28">
          <w:rPr>
            <w:bCs/>
          </w:rPr>
          <w:delText>72</w:delText>
        </w:r>
      </w:del>
      <w:r w:rsidRPr="00183161">
        <w:rPr>
          <w:bCs/>
        </w:rPr>
        <w:t>%</w:t>
      </w:r>
    </w:p>
    <w:p w14:paraId="6572867A" w14:textId="77777777" w:rsidR="00252167" w:rsidRPr="0083636C" w:rsidRDefault="00252167" w:rsidP="00252167">
      <w:pPr>
        <w:spacing w:line="360" w:lineRule="auto"/>
        <w:rPr>
          <w:color w:val="000000"/>
          <w:sz w:val="10"/>
        </w:rPr>
      </w:pPr>
    </w:p>
    <w:p w14:paraId="759DDA6C" w14:textId="3A2DCFFE" w:rsidR="00252167" w:rsidRPr="00183161" w:rsidRDefault="00252167" w:rsidP="00252167">
      <w:pPr>
        <w:spacing w:line="360" w:lineRule="auto"/>
        <w:rPr>
          <w:bCs/>
        </w:rPr>
      </w:pPr>
      <w:r w:rsidRPr="00183161">
        <w:rPr>
          <w:color w:val="000000"/>
        </w:rPr>
        <w:t>Positive likelihood ratio (LR+</w:t>
      </w:r>
      <w:proofErr w:type="gramStart"/>
      <w:r w:rsidRPr="00183161">
        <w:rPr>
          <w:color w:val="000000"/>
        </w:rPr>
        <w:t>)  =</w:t>
      </w:r>
      <w:proofErr w:type="gramEnd"/>
      <w:r w:rsidRPr="00183161">
        <w:rPr>
          <w:color w:val="000000"/>
        </w:rPr>
        <w:t xml:space="preserve">  </w:t>
      </w:r>
      <m:oMath>
        <m:f>
          <m:fPr>
            <m:ctrlPr>
              <w:rPr>
                <w:rFonts w:ascii="Cambria Math" w:hAnsi="Cambria Math"/>
                <w:bCs/>
                <w:sz w:val="32"/>
                <w:szCs w:val="32"/>
              </w:rPr>
            </m:ctrlPr>
          </m:fPr>
          <m:num>
            <m:r>
              <m:rPr>
                <m:sty m:val="p"/>
              </m:rPr>
              <w:rPr>
                <w:rFonts w:ascii="Cambria Math"/>
                <w:color w:val="000000"/>
                <w:sz w:val="32"/>
                <w:szCs w:val="32"/>
              </w:rPr>
              <m:t>Sensitivity</m:t>
            </m:r>
          </m:num>
          <m:den>
            <m:r>
              <m:rPr>
                <m:sty m:val="p"/>
              </m:rPr>
              <w:rPr>
                <w:rFonts w:ascii="Cambria Math"/>
                <w:sz w:val="32"/>
                <w:szCs w:val="32"/>
              </w:rPr>
              <m:t xml:space="preserve">100 </m:t>
            </m:r>
            <m:r>
              <m:rPr>
                <m:sty m:val="p"/>
              </m:rPr>
              <w:rPr>
                <w:rFonts w:ascii="Cambria Math"/>
                <w:sz w:val="32"/>
                <w:szCs w:val="32"/>
              </w:rPr>
              <m:t>-</m:t>
            </m:r>
            <m:r>
              <m:rPr>
                <m:sty m:val="p"/>
              </m:rPr>
              <w:rPr>
                <w:rFonts w:ascii="Cambria Math"/>
                <w:sz w:val="32"/>
                <w:szCs w:val="32"/>
              </w:rPr>
              <m:t xml:space="preserve"> Specificity </m:t>
            </m:r>
          </m:den>
        </m:f>
      </m:oMath>
      <w:r w:rsidRPr="00183161">
        <w:rPr>
          <w:color w:val="000000"/>
          <w:sz w:val="20"/>
          <w:szCs w:val="20"/>
        </w:rPr>
        <w:t xml:space="preserve"> </w:t>
      </w:r>
      <w:r w:rsidRPr="00183161">
        <w:rPr>
          <w:color w:val="000000"/>
          <w:sz w:val="20"/>
          <w:szCs w:val="20"/>
        </w:rPr>
        <w:br/>
      </w:r>
      <w:r w:rsidRPr="00183161">
        <w:rPr>
          <w:color w:val="000000"/>
        </w:rPr>
        <w:t xml:space="preserve">                                                   = </w:t>
      </w:r>
      <m:oMath>
        <m:f>
          <m:fPr>
            <m:ctrlPr>
              <w:rPr>
                <w:rFonts w:ascii="Cambria Math" w:hAnsi="Cambria Math"/>
                <w:bCs/>
                <w:sz w:val="32"/>
                <w:szCs w:val="32"/>
              </w:rPr>
            </m:ctrlPr>
          </m:fPr>
          <m:num>
            <m:r>
              <m:rPr>
                <m:sty m:val="p"/>
              </m:rPr>
              <w:rPr>
                <w:rFonts w:ascii="Cambria Math"/>
                <w:sz w:val="32"/>
                <w:szCs w:val="32"/>
              </w:rPr>
              <m:t>8</m:t>
            </m:r>
            <m:r>
              <w:ins w:id="60" w:author="Mohammad Nayeem Hasan" w:date="2025-02-26T21:15:00Z" w16du:dateUtc="2025-02-26T15:15:00Z">
                <m:rPr>
                  <m:sty m:val="p"/>
                </m:rPr>
                <w:rPr>
                  <w:rFonts w:ascii="Cambria Math"/>
                  <w:sz w:val="32"/>
                  <w:szCs w:val="32"/>
                </w:rPr>
                <m:t>9.5</m:t>
              </w:ins>
            </m:r>
            <m:r>
              <w:del w:id="61" w:author="Mohammad Nayeem Hasan" w:date="2025-02-26T21:15:00Z" w16du:dateUtc="2025-02-26T15:15:00Z">
                <m:rPr>
                  <m:sty m:val="p"/>
                </m:rPr>
                <w:rPr>
                  <w:rFonts w:ascii="Cambria Math"/>
                  <w:sz w:val="32"/>
                  <w:szCs w:val="32"/>
                </w:rPr>
                <m:t>3.8</m:t>
              </w:del>
            </m:r>
          </m:num>
          <m:den>
            <m:r>
              <m:rPr>
                <m:sty m:val="p"/>
              </m:rPr>
              <w:rPr>
                <w:rFonts w:ascii="Cambria Math"/>
                <w:sz w:val="32"/>
                <w:szCs w:val="32"/>
              </w:rPr>
              <m:t>100</m:t>
            </m:r>
            <m:r>
              <m:rPr>
                <m:sty m:val="p"/>
              </m:rPr>
              <w:rPr>
                <w:rFonts w:ascii="Cambria Math"/>
                <w:sz w:val="32"/>
                <w:szCs w:val="32"/>
              </w:rPr>
              <m:t>-</m:t>
            </m:r>
            <m:r>
              <w:ins w:id="62" w:author="Mohammad Nayeem Hasan" w:date="2025-02-26T21:15:00Z" w16du:dateUtc="2025-02-26T15:15:00Z">
                <m:rPr>
                  <m:sty m:val="p"/>
                </m:rPr>
                <w:rPr>
                  <w:rFonts w:ascii="Cambria Math"/>
                  <w:sz w:val="32"/>
                  <w:szCs w:val="32"/>
                </w:rPr>
                <m:t>75.0</m:t>
              </w:ins>
            </m:r>
            <m:r>
              <w:del w:id="63" w:author="Mohammad Nayeem Hasan" w:date="2025-02-26T21:15:00Z" w16du:dateUtc="2025-02-26T15:15:00Z">
                <m:rPr>
                  <m:sty m:val="p"/>
                </m:rPr>
                <w:rPr>
                  <w:rFonts w:ascii="Cambria Math"/>
                  <w:sz w:val="32"/>
                  <w:szCs w:val="32"/>
                </w:rPr>
                <m:t>38.5</m:t>
              </w:del>
            </m:r>
          </m:den>
        </m:f>
      </m:oMath>
      <w:r w:rsidRPr="00183161">
        <w:rPr>
          <w:color w:val="000000"/>
        </w:rPr>
        <w:br/>
        <w:t xml:space="preserve">                                                    = </w:t>
      </w:r>
      <w:ins w:id="64" w:author="Mohammad Nayeem Hasan" w:date="2025-02-26T21:15:00Z" w16du:dateUtc="2025-02-26T15:15:00Z">
        <w:r w:rsidR="00BF4E28">
          <w:rPr>
            <w:color w:val="000000"/>
          </w:rPr>
          <w:t>3.58</w:t>
        </w:r>
      </w:ins>
      <w:del w:id="65" w:author="Mohammad Nayeem Hasan" w:date="2025-02-26T21:15:00Z" w16du:dateUtc="2025-02-26T15:15:00Z">
        <w:r w:rsidRPr="00183161" w:rsidDel="00BF4E28">
          <w:rPr>
            <w:color w:val="000000"/>
          </w:rPr>
          <w:delText>1.36</w:delText>
        </w:r>
      </w:del>
    </w:p>
    <w:p w14:paraId="43D154D9" w14:textId="77777777" w:rsidR="00252167" w:rsidRPr="0083636C" w:rsidRDefault="00252167" w:rsidP="00252167">
      <w:pPr>
        <w:spacing w:line="360" w:lineRule="auto"/>
        <w:rPr>
          <w:color w:val="000000"/>
          <w:sz w:val="10"/>
        </w:rPr>
      </w:pPr>
    </w:p>
    <w:p w14:paraId="50B0ED29" w14:textId="58819136" w:rsidR="00252167" w:rsidRPr="00183161" w:rsidRDefault="00252167" w:rsidP="00252167">
      <w:pPr>
        <w:spacing w:line="360" w:lineRule="auto"/>
        <w:rPr>
          <w:bCs/>
        </w:rPr>
      </w:pPr>
      <w:r w:rsidRPr="00183161">
        <w:rPr>
          <w:color w:val="000000"/>
        </w:rPr>
        <w:t>Nega</w:t>
      </w:r>
      <w:r>
        <w:rPr>
          <w:color w:val="000000"/>
        </w:rPr>
        <w:t>tive likelihood ratio (LR-</w:t>
      </w:r>
      <w:proofErr w:type="gramStart"/>
      <w:r w:rsidRPr="00183161">
        <w:rPr>
          <w:color w:val="000000"/>
        </w:rPr>
        <w:t>)  =</w:t>
      </w:r>
      <w:proofErr w:type="gramEnd"/>
      <w:r w:rsidRPr="00183161">
        <w:rPr>
          <w:color w:val="000000"/>
        </w:rPr>
        <w:t xml:space="preserve">  </w:t>
      </w:r>
      <m:oMath>
        <m:f>
          <m:fPr>
            <m:ctrlPr>
              <w:rPr>
                <w:rFonts w:ascii="Cambria Math" w:hAnsi="Cambria Math"/>
                <w:bCs/>
                <w:sz w:val="32"/>
                <w:szCs w:val="32"/>
              </w:rPr>
            </m:ctrlPr>
          </m:fPr>
          <m:num>
            <m:r>
              <m:rPr>
                <m:sty m:val="p"/>
              </m:rPr>
              <w:rPr>
                <w:rFonts w:ascii="Cambria Math"/>
                <w:color w:val="000000"/>
                <w:sz w:val="32"/>
                <w:szCs w:val="32"/>
              </w:rPr>
              <m:t>100</m:t>
            </m:r>
            <m:r>
              <m:rPr>
                <m:sty m:val="p"/>
              </m:rPr>
              <w:rPr>
                <w:rFonts w:ascii="Cambria Math"/>
                <w:color w:val="000000"/>
                <w:sz w:val="32"/>
                <w:szCs w:val="32"/>
              </w:rPr>
              <m:t>-</m:t>
            </m:r>
            <m:r>
              <m:rPr>
                <m:sty m:val="p"/>
              </m:rPr>
              <w:rPr>
                <w:rFonts w:ascii="Cambria Math"/>
                <w:color w:val="000000"/>
                <w:sz w:val="32"/>
                <w:szCs w:val="32"/>
              </w:rPr>
              <m:t xml:space="preserve"> Sensitivity</m:t>
            </m:r>
          </m:num>
          <m:den>
            <m:r>
              <m:rPr>
                <m:sty m:val="p"/>
              </m:rPr>
              <w:rPr>
                <w:rFonts w:ascii="Cambria Math"/>
                <w:sz w:val="32"/>
                <w:szCs w:val="32"/>
              </w:rPr>
              <m:t xml:space="preserve">Specificity </m:t>
            </m:r>
          </m:den>
        </m:f>
      </m:oMath>
      <w:r w:rsidRPr="00183161">
        <w:rPr>
          <w:color w:val="000000"/>
          <w:sz w:val="20"/>
          <w:szCs w:val="20"/>
        </w:rPr>
        <w:t xml:space="preserve"> </w:t>
      </w:r>
      <w:r w:rsidRPr="00183161">
        <w:rPr>
          <w:color w:val="000000"/>
          <w:sz w:val="20"/>
          <w:szCs w:val="20"/>
        </w:rPr>
        <w:br/>
      </w:r>
      <w:r w:rsidRPr="00183161">
        <w:rPr>
          <w:color w:val="000000"/>
        </w:rPr>
        <w:t xml:space="preserve">                                                   </w:t>
      </w:r>
      <w:r>
        <w:rPr>
          <w:color w:val="000000"/>
        </w:rPr>
        <w:t xml:space="preserve"> </w:t>
      </w:r>
      <w:r w:rsidRPr="00183161">
        <w:rPr>
          <w:color w:val="000000"/>
        </w:rPr>
        <w:t xml:space="preserve">= </w:t>
      </w:r>
      <m:oMath>
        <m:f>
          <m:fPr>
            <m:ctrlPr>
              <w:rPr>
                <w:rFonts w:ascii="Cambria Math" w:hAnsi="Cambria Math"/>
                <w:bCs/>
                <w:sz w:val="32"/>
                <w:szCs w:val="32"/>
              </w:rPr>
            </m:ctrlPr>
          </m:fPr>
          <m:num>
            <m:r>
              <m:rPr>
                <m:sty m:val="p"/>
              </m:rPr>
              <w:rPr>
                <w:rFonts w:ascii="Cambria Math"/>
                <w:sz w:val="32"/>
                <w:szCs w:val="32"/>
              </w:rPr>
              <m:t>100</m:t>
            </m:r>
            <m:r>
              <m:rPr>
                <m:sty m:val="p"/>
              </m:rPr>
              <w:rPr>
                <w:rFonts w:ascii="Cambria Math"/>
                <w:sz w:val="32"/>
                <w:szCs w:val="32"/>
              </w:rPr>
              <m:t>-</m:t>
            </m:r>
            <m:r>
              <m:rPr>
                <m:sty m:val="p"/>
              </m:rPr>
              <w:rPr>
                <w:rFonts w:ascii="Cambria Math"/>
                <w:sz w:val="32"/>
                <w:szCs w:val="32"/>
              </w:rPr>
              <m:t xml:space="preserve"> 8</m:t>
            </m:r>
            <m:r>
              <w:ins w:id="66" w:author="Mohammad Nayeem Hasan" w:date="2025-02-26T21:15:00Z" w16du:dateUtc="2025-02-26T15:15:00Z">
                <m:rPr>
                  <m:sty m:val="p"/>
                </m:rPr>
                <w:rPr>
                  <w:rFonts w:ascii="Cambria Math"/>
                  <w:sz w:val="32"/>
                  <w:szCs w:val="32"/>
                </w:rPr>
                <m:t>9.5</m:t>
              </w:ins>
            </m:r>
            <m:r>
              <w:del w:id="67" w:author="Mohammad Nayeem Hasan" w:date="2025-02-26T21:15:00Z" w16du:dateUtc="2025-02-26T15:15:00Z">
                <m:rPr>
                  <m:sty m:val="p"/>
                </m:rPr>
                <w:rPr>
                  <w:rFonts w:ascii="Cambria Math"/>
                  <w:sz w:val="32"/>
                  <w:szCs w:val="32"/>
                </w:rPr>
                <m:t>3.8</m:t>
              </w:del>
            </m:r>
          </m:num>
          <m:den>
            <m:r>
              <w:ins w:id="68" w:author="Mohammad Nayeem Hasan" w:date="2025-02-26T21:15:00Z" w16du:dateUtc="2025-02-26T15:15:00Z">
                <m:rPr>
                  <m:sty m:val="p"/>
                </m:rPr>
                <w:rPr>
                  <w:rFonts w:ascii="Cambria Math"/>
                  <w:sz w:val="32"/>
                  <w:szCs w:val="32"/>
                </w:rPr>
                <m:t>75.0</m:t>
              </w:ins>
            </m:r>
            <m:r>
              <w:del w:id="69" w:author="Mohammad Nayeem Hasan" w:date="2025-02-26T21:15:00Z" w16du:dateUtc="2025-02-26T15:15:00Z">
                <m:rPr>
                  <m:sty m:val="p"/>
                </m:rPr>
                <w:rPr>
                  <w:rFonts w:ascii="Cambria Math"/>
                  <w:sz w:val="32"/>
                  <w:szCs w:val="32"/>
                </w:rPr>
                <m:t>38.5</m:t>
              </w:del>
            </m:r>
          </m:den>
        </m:f>
      </m:oMath>
      <w:r w:rsidRPr="00183161">
        <w:rPr>
          <w:color w:val="000000"/>
        </w:rPr>
        <w:br/>
        <w:t xml:space="preserve">                                                    </w:t>
      </w:r>
      <w:r>
        <w:rPr>
          <w:color w:val="000000"/>
        </w:rPr>
        <w:t xml:space="preserve"> </w:t>
      </w:r>
      <w:r w:rsidRPr="00183161">
        <w:rPr>
          <w:color w:val="000000"/>
        </w:rPr>
        <w:t>= 0.</w:t>
      </w:r>
      <w:ins w:id="70" w:author="Mohammad Nayeem Hasan" w:date="2025-02-26T21:15:00Z" w16du:dateUtc="2025-02-26T15:15:00Z">
        <w:r w:rsidR="00BF4E28">
          <w:rPr>
            <w:color w:val="000000"/>
          </w:rPr>
          <w:t>14</w:t>
        </w:r>
      </w:ins>
      <w:del w:id="71" w:author="Mohammad Nayeem Hasan" w:date="2025-02-26T21:15:00Z" w16du:dateUtc="2025-02-26T15:15:00Z">
        <w:r w:rsidRPr="00183161" w:rsidDel="00BF4E28">
          <w:rPr>
            <w:color w:val="000000"/>
          </w:rPr>
          <w:delText>42</w:delText>
        </w:r>
      </w:del>
    </w:p>
    <w:p w14:paraId="2E87200D" w14:textId="77777777" w:rsidR="00252167" w:rsidRPr="00903282" w:rsidRDefault="00252167" w:rsidP="00252167">
      <w:pPr>
        <w:spacing w:line="480" w:lineRule="auto"/>
        <w:ind w:left="720" w:firstLine="720"/>
        <w:rPr>
          <w:b/>
          <w:bCs/>
        </w:rPr>
      </w:pPr>
    </w:p>
    <w:p w14:paraId="10E56A9E" w14:textId="77777777" w:rsidR="00A0556B" w:rsidRPr="00A0556B" w:rsidRDefault="00A0556B" w:rsidP="00A0556B">
      <w:pPr>
        <w:spacing w:line="360" w:lineRule="auto"/>
        <w:jc w:val="both"/>
        <w:rPr>
          <w:b/>
          <w:bCs/>
        </w:rPr>
      </w:pPr>
      <w:r w:rsidRPr="00A0556B">
        <w:rPr>
          <w:b/>
          <w:bCs/>
        </w:rPr>
        <w:t xml:space="preserve">Color Doppler ultrasound demonstrated 83.8% sensitivity, 38.5% specificity, 79.5% positive predictive value, 45.4% negative predictive value, 72.0% accuracy, 1.36 positive likelihood ratio (LR+), and a negative likelihood ratio (LR-) of 0.42 in the diagnosis of malignant testicular </w:t>
      </w:r>
      <w:r>
        <w:rPr>
          <w:b/>
          <w:bCs/>
        </w:rPr>
        <w:t>mass</w:t>
      </w:r>
      <w:r w:rsidRPr="00A0556B">
        <w:rPr>
          <w:b/>
          <w:bCs/>
        </w:rPr>
        <w:t xml:space="preserve">. </w:t>
      </w:r>
    </w:p>
    <w:p w14:paraId="4C37E559" w14:textId="77777777" w:rsidR="000E080B" w:rsidRDefault="000E080B" w:rsidP="0062772E">
      <w:pPr>
        <w:spacing w:line="360" w:lineRule="auto"/>
        <w:jc w:val="both"/>
        <w:rPr>
          <w:b/>
          <w:bCs/>
        </w:rPr>
      </w:pPr>
    </w:p>
    <w:p w14:paraId="176658C8" w14:textId="77777777" w:rsidR="0062772E" w:rsidRPr="00EB27F3" w:rsidRDefault="00252167" w:rsidP="0062772E">
      <w:pPr>
        <w:spacing w:line="360" w:lineRule="auto"/>
        <w:jc w:val="both"/>
        <w:rPr>
          <w:b/>
          <w:bCs/>
        </w:rPr>
      </w:pPr>
      <w:r>
        <w:rPr>
          <w:b/>
          <w:bCs/>
        </w:rPr>
        <w:t>Table 12</w:t>
      </w:r>
      <w:r w:rsidR="0062772E" w:rsidRPr="00EB27F3">
        <w:rPr>
          <w:b/>
          <w:bCs/>
        </w:rPr>
        <w:t xml:space="preserve">: </w:t>
      </w:r>
      <w:r w:rsidR="00717930" w:rsidRPr="00717930">
        <w:rPr>
          <w:b/>
          <w:bCs/>
          <w:color w:val="000000"/>
        </w:rPr>
        <w:t xml:space="preserve">Diagnostic </w:t>
      </w:r>
      <w:r>
        <w:rPr>
          <w:b/>
          <w:bCs/>
          <w:color w:val="000000"/>
        </w:rPr>
        <w:t>validity</w:t>
      </w:r>
      <w:r w:rsidR="00717930" w:rsidRPr="00717930">
        <w:t xml:space="preserve"> </w:t>
      </w:r>
      <w:r w:rsidR="00717930">
        <w:rPr>
          <w:b/>
          <w:bCs/>
        </w:rPr>
        <w:t>of the c</w:t>
      </w:r>
      <w:r w:rsidR="0062772E" w:rsidRPr="00EB27F3">
        <w:rPr>
          <w:b/>
          <w:bCs/>
        </w:rPr>
        <w:t xml:space="preserve">olor Doppler </w:t>
      </w:r>
      <w:r w:rsidR="0062772E">
        <w:rPr>
          <w:b/>
          <w:bCs/>
        </w:rPr>
        <w:t>ultrasound</w:t>
      </w:r>
      <w:r w:rsidR="0062772E" w:rsidRPr="00EB27F3">
        <w:rPr>
          <w:b/>
          <w:bCs/>
        </w:rPr>
        <w:t xml:space="preserve"> in evaluation of </w:t>
      </w:r>
      <w:r w:rsidR="0062772E">
        <w:rPr>
          <w:b/>
          <w:bCs/>
        </w:rPr>
        <w:t>testicular</w:t>
      </w:r>
      <w:r w:rsidR="0062772E" w:rsidRPr="00EB27F3">
        <w:rPr>
          <w:b/>
          <w:bCs/>
        </w:rPr>
        <w:t xml:space="preserve"> </w:t>
      </w:r>
      <w:r w:rsidR="00E34B55">
        <w:rPr>
          <w:b/>
          <w:bCs/>
        </w:rPr>
        <w:t>mass</w:t>
      </w:r>
      <w:r w:rsidR="00D323C7">
        <w:rPr>
          <w:b/>
          <w:bCs/>
        </w:rPr>
        <w:t>es</w:t>
      </w:r>
      <w:r w:rsidR="0062772E" w:rsidRPr="00EB27F3">
        <w:rPr>
          <w:b/>
          <w:bCs/>
        </w:rPr>
        <w:t xml:space="preserve"> (n=50).</w:t>
      </w:r>
    </w:p>
    <w:tbl>
      <w:tblPr>
        <w:tblStyle w:val="TableGrid"/>
        <w:tblW w:w="0" w:type="auto"/>
        <w:tblInd w:w="198" w:type="dxa"/>
        <w:tblLook w:val="04A0" w:firstRow="1" w:lastRow="0" w:firstColumn="1" w:lastColumn="0" w:noHBand="0" w:noVBand="1"/>
      </w:tblPr>
      <w:tblGrid>
        <w:gridCol w:w="4230"/>
        <w:gridCol w:w="3960"/>
      </w:tblGrid>
      <w:tr w:rsidR="00717930" w:rsidRPr="00EB27F3" w14:paraId="7CF86ABF" w14:textId="77777777" w:rsidTr="00717930">
        <w:tc>
          <w:tcPr>
            <w:tcW w:w="4230" w:type="dxa"/>
          </w:tcPr>
          <w:p w14:paraId="4C68B524" w14:textId="77777777" w:rsidR="00717930" w:rsidRPr="00EB27F3" w:rsidRDefault="00717930" w:rsidP="00FF20E2">
            <w:pPr>
              <w:spacing w:line="360" w:lineRule="auto"/>
              <w:jc w:val="center"/>
            </w:pPr>
            <w:r w:rsidRPr="00EB27F3">
              <w:t>Sensitivity</w:t>
            </w:r>
          </w:p>
        </w:tc>
        <w:tc>
          <w:tcPr>
            <w:tcW w:w="3960" w:type="dxa"/>
          </w:tcPr>
          <w:p w14:paraId="67FA00AA" w14:textId="6EDAE66A" w:rsidR="00717930" w:rsidRPr="00EB27F3" w:rsidRDefault="00717930" w:rsidP="00FF20E2">
            <w:pPr>
              <w:spacing w:line="360" w:lineRule="auto"/>
              <w:jc w:val="center"/>
            </w:pPr>
            <w:r w:rsidRPr="00EB27F3">
              <w:t>8</w:t>
            </w:r>
            <w:ins w:id="72" w:author="Mohammad Nayeem Hasan" w:date="2025-02-26T21:11:00Z" w16du:dateUtc="2025-02-26T15:11:00Z">
              <w:r w:rsidR="00E21906">
                <w:t>9.5</w:t>
              </w:r>
            </w:ins>
            <w:del w:id="73" w:author="Mohammad Nayeem Hasan" w:date="2025-02-26T21:11:00Z" w16du:dateUtc="2025-02-26T15:11:00Z">
              <w:r w:rsidRPr="00EB27F3" w:rsidDel="00E21906">
                <w:delText>3</w:delText>
              </w:r>
            </w:del>
            <w:del w:id="74" w:author="Mohammad Nayeem Hasan" w:date="2025-02-26T21:10:00Z" w16du:dateUtc="2025-02-26T15:10:00Z">
              <w:r w:rsidRPr="00EB27F3" w:rsidDel="00E21906">
                <w:delText>.8</w:delText>
              </w:r>
            </w:del>
          </w:p>
        </w:tc>
      </w:tr>
      <w:tr w:rsidR="00717930" w:rsidRPr="00EB27F3" w14:paraId="5691141D" w14:textId="77777777" w:rsidTr="00717930">
        <w:tc>
          <w:tcPr>
            <w:tcW w:w="4230" w:type="dxa"/>
          </w:tcPr>
          <w:p w14:paraId="61241E4A" w14:textId="77777777" w:rsidR="00717930" w:rsidRPr="00EB27F3" w:rsidRDefault="00717930" w:rsidP="00FF20E2">
            <w:pPr>
              <w:spacing w:line="360" w:lineRule="auto"/>
              <w:jc w:val="center"/>
            </w:pPr>
            <w:r w:rsidRPr="00EB27F3">
              <w:t>Specificity</w:t>
            </w:r>
          </w:p>
        </w:tc>
        <w:tc>
          <w:tcPr>
            <w:tcW w:w="3960" w:type="dxa"/>
          </w:tcPr>
          <w:p w14:paraId="41AAF54B" w14:textId="6C7B3CF6" w:rsidR="00717930" w:rsidRPr="00EB27F3" w:rsidRDefault="00E21906" w:rsidP="00FF20E2">
            <w:pPr>
              <w:spacing w:line="360" w:lineRule="auto"/>
              <w:jc w:val="center"/>
            </w:pPr>
            <w:ins w:id="75" w:author="Mohammad Nayeem Hasan" w:date="2025-02-26T21:11:00Z" w16du:dateUtc="2025-02-26T15:11:00Z">
              <w:r>
                <w:t>75.0</w:t>
              </w:r>
            </w:ins>
            <w:del w:id="76" w:author="Mohammad Nayeem Hasan" w:date="2025-02-26T21:11:00Z" w16du:dateUtc="2025-02-26T15:11:00Z">
              <w:r w:rsidR="00717930" w:rsidRPr="00EB27F3" w:rsidDel="00E21906">
                <w:delText>38.5</w:delText>
              </w:r>
            </w:del>
          </w:p>
        </w:tc>
      </w:tr>
      <w:tr w:rsidR="00717930" w:rsidRPr="00EB27F3" w14:paraId="15294949" w14:textId="77777777" w:rsidTr="00717930">
        <w:tc>
          <w:tcPr>
            <w:tcW w:w="4230" w:type="dxa"/>
          </w:tcPr>
          <w:p w14:paraId="16BD7C85" w14:textId="77777777" w:rsidR="00717930" w:rsidRPr="00EB27F3" w:rsidRDefault="00717930" w:rsidP="00FF20E2">
            <w:pPr>
              <w:spacing w:line="360" w:lineRule="auto"/>
              <w:jc w:val="center"/>
            </w:pPr>
            <w:r w:rsidRPr="00EB27F3">
              <w:t>Accuracy</w:t>
            </w:r>
          </w:p>
        </w:tc>
        <w:tc>
          <w:tcPr>
            <w:tcW w:w="3960" w:type="dxa"/>
          </w:tcPr>
          <w:p w14:paraId="7E5EC7F0" w14:textId="355099DB" w:rsidR="00717930" w:rsidRPr="00EB27F3" w:rsidRDefault="00E21906" w:rsidP="00FF20E2">
            <w:pPr>
              <w:spacing w:line="360" w:lineRule="auto"/>
              <w:jc w:val="center"/>
            </w:pPr>
            <w:ins w:id="77" w:author="Mohammad Nayeem Hasan" w:date="2025-02-26T21:11:00Z" w16du:dateUtc="2025-02-26T15:11:00Z">
              <w:r>
                <w:t>86.0</w:t>
              </w:r>
            </w:ins>
            <w:del w:id="78" w:author="Mohammad Nayeem Hasan" w:date="2025-02-26T21:11:00Z" w16du:dateUtc="2025-02-26T15:11:00Z">
              <w:r w:rsidR="00717930" w:rsidRPr="00EB27F3" w:rsidDel="00E21906">
                <w:delText>72.0</w:delText>
              </w:r>
            </w:del>
          </w:p>
        </w:tc>
      </w:tr>
      <w:tr w:rsidR="00717930" w:rsidRPr="00EB27F3" w14:paraId="01F8E441" w14:textId="77777777" w:rsidTr="00717930">
        <w:tc>
          <w:tcPr>
            <w:tcW w:w="4230" w:type="dxa"/>
          </w:tcPr>
          <w:p w14:paraId="6BED3C2D" w14:textId="77777777" w:rsidR="00717930" w:rsidRPr="00EB27F3" w:rsidRDefault="00717930" w:rsidP="00FF20E2">
            <w:pPr>
              <w:spacing w:line="360" w:lineRule="auto"/>
              <w:jc w:val="center"/>
            </w:pPr>
            <w:r w:rsidRPr="00EB27F3">
              <w:t>Positive predictive value</w:t>
            </w:r>
          </w:p>
        </w:tc>
        <w:tc>
          <w:tcPr>
            <w:tcW w:w="3960" w:type="dxa"/>
          </w:tcPr>
          <w:p w14:paraId="072A6F34" w14:textId="4ED6C8E0" w:rsidR="00717930" w:rsidRPr="00EB27F3" w:rsidRDefault="00E21906" w:rsidP="00FF20E2">
            <w:pPr>
              <w:spacing w:line="360" w:lineRule="auto"/>
              <w:jc w:val="center"/>
            </w:pPr>
            <w:ins w:id="79" w:author="Mohammad Nayeem Hasan" w:date="2025-02-26T21:11:00Z" w16du:dateUtc="2025-02-26T15:11:00Z">
              <w:r>
                <w:t>91.9</w:t>
              </w:r>
            </w:ins>
            <w:del w:id="80" w:author="Mohammad Nayeem Hasan" w:date="2025-02-26T21:11:00Z" w16du:dateUtc="2025-02-26T15:11:00Z">
              <w:r w:rsidR="00717930" w:rsidRPr="00EB27F3" w:rsidDel="00E21906">
                <w:delText>79.5</w:delText>
              </w:r>
            </w:del>
          </w:p>
        </w:tc>
      </w:tr>
      <w:tr w:rsidR="00717930" w:rsidRPr="00EB27F3" w14:paraId="7B33CC88" w14:textId="77777777" w:rsidTr="00717930">
        <w:tc>
          <w:tcPr>
            <w:tcW w:w="4230" w:type="dxa"/>
          </w:tcPr>
          <w:p w14:paraId="4459343B" w14:textId="77777777" w:rsidR="00717930" w:rsidRPr="00EB27F3" w:rsidRDefault="00717930" w:rsidP="00FF20E2">
            <w:pPr>
              <w:spacing w:line="360" w:lineRule="auto"/>
              <w:jc w:val="center"/>
            </w:pPr>
            <w:r w:rsidRPr="00EB27F3">
              <w:t>Negative predictive value</w:t>
            </w:r>
          </w:p>
        </w:tc>
        <w:tc>
          <w:tcPr>
            <w:tcW w:w="3960" w:type="dxa"/>
          </w:tcPr>
          <w:p w14:paraId="2D359221" w14:textId="5D325439" w:rsidR="00717930" w:rsidRPr="00EB27F3" w:rsidRDefault="00E21906" w:rsidP="00FF20E2">
            <w:pPr>
              <w:spacing w:line="360" w:lineRule="auto"/>
              <w:jc w:val="center"/>
            </w:pPr>
            <w:ins w:id="81" w:author="Mohammad Nayeem Hasan" w:date="2025-02-26T21:11:00Z" w16du:dateUtc="2025-02-26T15:11:00Z">
              <w:r>
                <w:t>69.2</w:t>
              </w:r>
            </w:ins>
            <w:del w:id="82" w:author="Mohammad Nayeem Hasan" w:date="2025-02-26T21:11:00Z" w16du:dateUtc="2025-02-26T15:11:00Z">
              <w:r w:rsidR="00717930" w:rsidDel="00E21906">
                <w:delText>45.4</w:delText>
              </w:r>
            </w:del>
          </w:p>
        </w:tc>
      </w:tr>
      <w:tr w:rsidR="00717930" w:rsidRPr="00EB27F3" w14:paraId="5208EF57" w14:textId="77777777" w:rsidTr="00717930">
        <w:tc>
          <w:tcPr>
            <w:tcW w:w="4230" w:type="dxa"/>
          </w:tcPr>
          <w:p w14:paraId="0D3A87BA" w14:textId="77777777" w:rsidR="00717930" w:rsidRPr="00EB27F3" w:rsidRDefault="00717930" w:rsidP="00FF20E2">
            <w:pPr>
              <w:spacing w:line="360" w:lineRule="auto"/>
              <w:jc w:val="center"/>
            </w:pPr>
            <w:r w:rsidRPr="00EB27F3">
              <w:t>Positive likelihood ratio</w:t>
            </w:r>
          </w:p>
        </w:tc>
        <w:tc>
          <w:tcPr>
            <w:tcW w:w="3960" w:type="dxa"/>
          </w:tcPr>
          <w:p w14:paraId="1975AA0A" w14:textId="478B8A54" w:rsidR="00717930" w:rsidRPr="00EB27F3" w:rsidRDefault="00E21906" w:rsidP="00FF20E2">
            <w:pPr>
              <w:spacing w:line="360" w:lineRule="auto"/>
              <w:jc w:val="center"/>
            </w:pPr>
            <w:ins w:id="83" w:author="Mohammad Nayeem Hasan" w:date="2025-02-26T21:11:00Z" w16du:dateUtc="2025-02-26T15:11:00Z">
              <w:r>
                <w:t>3.58</w:t>
              </w:r>
            </w:ins>
            <w:del w:id="84" w:author="Mohammad Nayeem Hasan" w:date="2025-02-26T21:11:00Z" w16du:dateUtc="2025-02-26T15:11:00Z">
              <w:r w:rsidR="00717930" w:rsidRPr="00EB27F3" w:rsidDel="00E21906">
                <w:delText>1.36</w:delText>
              </w:r>
            </w:del>
          </w:p>
        </w:tc>
      </w:tr>
      <w:tr w:rsidR="00717930" w:rsidRPr="00EB27F3" w14:paraId="47F7C589" w14:textId="77777777" w:rsidTr="00717930">
        <w:tc>
          <w:tcPr>
            <w:tcW w:w="4230" w:type="dxa"/>
          </w:tcPr>
          <w:p w14:paraId="3BD2AECD" w14:textId="77777777" w:rsidR="00717930" w:rsidRPr="00EB27F3" w:rsidRDefault="00717930" w:rsidP="00FF20E2">
            <w:pPr>
              <w:spacing w:line="360" w:lineRule="auto"/>
              <w:jc w:val="center"/>
            </w:pPr>
            <w:r w:rsidRPr="00EB27F3">
              <w:t>Negative likelihood ratio</w:t>
            </w:r>
          </w:p>
        </w:tc>
        <w:tc>
          <w:tcPr>
            <w:tcW w:w="3960" w:type="dxa"/>
          </w:tcPr>
          <w:p w14:paraId="1C88D248" w14:textId="688E1F0B" w:rsidR="00717930" w:rsidRPr="00EB27F3" w:rsidRDefault="00717930" w:rsidP="00FF20E2">
            <w:pPr>
              <w:spacing w:line="360" w:lineRule="auto"/>
              <w:jc w:val="center"/>
            </w:pPr>
            <w:r w:rsidRPr="00EB27F3">
              <w:t>0.</w:t>
            </w:r>
            <w:ins w:id="85" w:author="Mohammad Nayeem Hasan" w:date="2025-02-26T21:11:00Z" w16du:dateUtc="2025-02-26T15:11:00Z">
              <w:r w:rsidR="00E21906">
                <w:t>14</w:t>
              </w:r>
            </w:ins>
            <w:del w:id="86" w:author="Mohammad Nayeem Hasan" w:date="2025-02-26T21:11:00Z" w16du:dateUtc="2025-02-26T15:11:00Z">
              <w:r w:rsidRPr="00EB27F3" w:rsidDel="00E21906">
                <w:delText>42</w:delText>
              </w:r>
            </w:del>
          </w:p>
        </w:tc>
      </w:tr>
    </w:tbl>
    <w:p w14:paraId="0761E726" w14:textId="77777777" w:rsidR="0062772E" w:rsidRPr="00EB27F3" w:rsidRDefault="0062772E" w:rsidP="0062772E">
      <w:pPr>
        <w:spacing w:line="360" w:lineRule="auto"/>
      </w:pPr>
    </w:p>
    <w:p w14:paraId="51ED5021" w14:textId="77777777" w:rsidR="00EA6592" w:rsidRPr="00EA6592" w:rsidRDefault="00EA6592" w:rsidP="00EA6592">
      <w:pPr>
        <w:spacing w:line="480" w:lineRule="auto"/>
        <w:jc w:val="both"/>
      </w:pPr>
      <w:r w:rsidRPr="00EA6592">
        <w:t xml:space="preserve">Based on key validity metrics, Table 12 shows the diagnostic performance of color Doppler ultrasonography (CDUS) in assessing testicular masses. With a sensitivity of </w:t>
      </w:r>
      <w:r w:rsidRPr="00EA6592">
        <w:lastRenderedPageBreak/>
        <w:t xml:space="preserve">83.8% for malignant tumors, CDUS showed a high degree of accuracy in identifying malignant patients. The reduced specificity of 38.5%, however, raises the possibility that many benign cases could be mistakenly identified as </w:t>
      </w:r>
      <w:r w:rsidR="009B34C1">
        <w:t>malignant</w:t>
      </w:r>
      <w:r w:rsidRPr="00EA6592">
        <w:t>. While the negative predictive value (NPV) was 45.4%, indicating the low reliability of benign classifications, the positive predictive value (PPV) was 79.5%, indicating the chance that the malignant classification was accurate. Moderate diagnostic usefulness for malignancies is indicated by the negative likelihood ratio (NLR) of 0.42 and the positive likelihood ratio (PLR) of 1.36. The total accuracy of 72.0% for both benign and malignant categories demonstrated CDUS's potential as a diagnostic tool while highlighted the necessity of complementary diagnostic techniques to increase sensitivity and specificity.</w:t>
      </w:r>
    </w:p>
    <w:p w14:paraId="1827EC17" w14:textId="77777777" w:rsidR="009F7B3A" w:rsidRDefault="009F7B3A" w:rsidP="0062772E">
      <w:pPr>
        <w:spacing w:line="480" w:lineRule="auto"/>
        <w:jc w:val="both"/>
      </w:pPr>
    </w:p>
    <w:p w14:paraId="4E98E9A0" w14:textId="77777777" w:rsidR="00C136D0" w:rsidRDefault="009F7B3A" w:rsidP="0062772E">
      <w:pPr>
        <w:spacing w:line="480" w:lineRule="auto"/>
        <w:jc w:val="both"/>
        <w:rPr>
          <w:sz w:val="10"/>
        </w:rPr>
      </w:pPr>
      <w:r w:rsidRPr="009F7B3A">
        <w:rPr>
          <w:noProof/>
          <w:sz w:val="10"/>
        </w:rPr>
        <w:drawing>
          <wp:inline distT="0" distB="0" distL="0" distR="0" wp14:anchorId="4C852052" wp14:editId="2A35BDDC">
            <wp:extent cx="5324226" cy="2838616"/>
            <wp:effectExtent l="19050" t="0" r="9774" b="0"/>
            <wp:docPr id="1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B476C99" w14:textId="77777777" w:rsidR="009F7B3A" w:rsidRPr="00C136D0" w:rsidRDefault="009F7B3A" w:rsidP="0062772E">
      <w:pPr>
        <w:spacing w:line="480" w:lineRule="auto"/>
        <w:jc w:val="both"/>
        <w:rPr>
          <w:sz w:val="10"/>
        </w:rPr>
      </w:pPr>
    </w:p>
    <w:p w14:paraId="5E1E22BD" w14:textId="77777777" w:rsidR="00BA1D0E" w:rsidRPr="005676E9" w:rsidRDefault="00BA1D0E" w:rsidP="00BA1D0E">
      <w:pPr>
        <w:spacing w:line="480" w:lineRule="auto"/>
        <w:jc w:val="both"/>
        <w:rPr>
          <w:b/>
          <w:color w:val="00B050"/>
        </w:rPr>
      </w:pPr>
      <w:r w:rsidRPr="000E0783">
        <w:rPr>
          <w:b/>
          <w:color w:val="000000"/>
        </w:rPr>
        <w:t xml:space="preserve">Figure </w:t>
      </w:r>
      <w:r w:rsidR="00AB303E">
        <w:rPr>
          <w:b/>
          <w:color w:val="000000"/>
        </w:rPr>
        <w:t>8</w:t>
      </w:r>
      <w:r w:rsidRPr="000E0783">
        <w:rPr>
          <w:b/>
          <w:color w:val="000000"/>
        </w:rPr>
        <w:t>: Bar diagram showing validity test</w:t>
      </w:r>
      <w:r w:rsidR="009F7B3A">
        <w:rPr>
          <w:b/>
          <w:color w:val="000000"/>
        </w:rPr>
        <w:t>s</w:t>
      </w:r>
      <w:r w:rsidRPr="000E0783">
        <w:rPr>
          <w:b/>
          <w:color w:val="000000"/>
        </w:rPr>
        <w:t xml:space="preserve"> of the </w:t>
      </w:r>
      <w:r w:rsidR="006D17AF">
        <w:rPr>
          <w:b/>
          <w:color w:val="000000"/>
        </w:rPr>
        <w:t>c</w:t>
      </w:r>
      <w:r w:rsidRPr="00EB27F3">
        <w:rPr>
          <w:b/>
          <w:bCs/>
        </w:rPr>
        <w:t xml:space="preserve">olor Doppler </w:t>
      </w:r>
      <w:r>
        <w:rPr>
          <w:b/>
          <w:bCs/>
        </w:rPr>
        <w:t>ultrasound</w:t>
      </w:r>
      <w:r w:rsidRPr="00EB27F3">
        <w:rPr>
          <w:b/>
          <w:bCs/>
        </w:rPr>
        <w:t xml:space="preserve"> </w:t>
      </w:r>
      <w:r>
        <w:rPr>
          <w:b/>
          <w:bCs/>
        </w:rPr>
        <w:t xml:space="preserve">diagnosis </w:t>
      </w:r>
      <w:r w:rsidRPr="000E0783">
        <w:rPr>
          <w:b/>
          <w:color w:val="000000"/>
        </w:rPr>
        <w:t>with histopathological diagnosis</w:t>
      </w:r>
      <w:r w:rsidRPr="000E0783">
        <w:rPr>
          <w:b/>
          <w:bCs/>
          <w:color w:val="000000"/>
        </w:rPr>
        <w:t xml:space="preserve"> for </w:t>
      </w:r>
      <w:r>
        <w:rPr>
          <w:b/>
          <w:bCs/>
          <w:color w:val="000000"/>
        </w:rPr>
        <w:t xml:space="preserve">the evaluation of </w:t>
      </w:r>
      <w:r w:rsidRPr="00EB27F3">
        <w:rPr>
          <w:b/>
          <w:bCs/>
        </w:rPr>
        <w:t xml:space="preserve">malignant </w:t>
      </w:r>
      <w:r>
        <w:rPr>
          <w:b/>
          <w:bCs/>
        </w:rPr>
        <w:t>testicular</w:t>
      </w:r>
      <w:r w:rsidRPr="00EB27F3">
        <w:rPr>
          <w:b/>
          <w:bCs/>
        </w:rPr>
        <w:t xml:space="preserve"> </w:t>
      </w:r>
      <w:r>
        <w:rPr>
          <w:b/>
          <w:bCs/>
        </w:rPr>
        <w:t>mass</w:t>
      </w:r>
    </w:p>
    <w:p w14:paraId="4527A1D9" w14:textId="77777777" w:rsidR="0062772E" w:rsidRPr="00C136D0" w:rsidRDefault="0062772E" w:rsidP="00137BC8">
      <w:pPr>
        <w:spacing w:line="480" w:lineRule="auto"/>
        <w:jc w:val="both"/>
        <w:rPr>
          <w:sz w:val="14"/>
        </w:rPr>
      </w:pPr>
    </w:p>
    <w:p w14:paraId="1C78DEF8" w14:textId="77777777" w:rsidR="00321EB1" w:rsidRPr="006B1595" w:rsidRDefault="00321EB1" w:rsidP="006965C8">
      <w:pPr>
        <w:spacing w:line="480" w:lineRule="auto"/>
        <w:jc w:val="both"/>
        <w:rPr>
          <w:b/>
          <w:bCs/>
        </w:rPr>
      </w:pPr>
      <w:r w:rsidRPr="006B1595">
        <w:rPr>
          <w:b/>
          <w:bCs/>
        </w:rPr>
        <w:lastRenderedPageBreak/>
        <w:t xml:space="preserve">Receiver-operator characteristic (ROC) curve of </w:t>
      </w:r>
      <w:r w:rsidRPr="006B1595">
        <w:rPr>
          <w:b/>
        </w:rPr>
        <w:t xml:space="preserve">RI </w:t>
      </w:r>
      <w:r w:rsidRPr="006B1595">
        <w:rPr>
          <w:b/>
          <w:bCs/>
        </w:rPr>
        <w:t xml:space="preserve">for prediction of </w:t>
      </w:r>
      <w:r w:rsidRPr="00EB27F3">
        <w:rPr>
          <w:b/>
          <w:bCs/>
        </w:rPr>
        <w:t xml:space="preserve">malignant </w:t>
      </w:r>
      <w:r>
        <w:rPr>
          <w:b/>
          <w:bCs/>
        </w:rPr>
        <w:t>testicular mass</w:t>
      </w:r>
      <w:r w:rsidRPr="00EB27F3">
        <w:rPr>
          <w:b/>
          <w:bCs/>
        </w:rPr>
        <w:t xml:space="preserve"> (n=50)</w:t>
      </w:r>
      <w:r>
        <w:rPr>
          <w:b/>
          <w:bCs/>
        </w:rPr>
        <w:t>):</w:t>
      </w:r>
    </w:p>
    <w:p w14:paraId="640EA177" w14:textId="77777777" w:rsidR="0062772E" w:rsidRPr="00447431" w:rsidRDefault="009268E3" w:rsidP="0062772E">
      <w:pPr>
        <w:spacing w:line="480" w:lineRule="auto"/>
        <w:jc w:val="both"/>
      </w:pPr>
      <w:r w:rsidRPr="009268E3">
        <w:t xml:space="preserve">Using a receiver-operating characteristic (ROC) curve, results on the effectiveness of the resistivity index (RI) as a diagnostic marker for predicting malignant testicular mass are presented in Table 13 and Figure 8. A cut-off value of ≥0.41 was established for RI. </w:t>
      </w:r>
      <w:r w:rsidR="0062772E" w:rsidRPr="00447431">
        <w:t xml:space="preserve">At this threshold, the sensitivity of the test was 100.0%, indicating that the RI correctly identified all cases of malignant </w:t>
      </w:r>
      <w:r w:rsidR="00321EB1">
        <w:t>testicular mass</w:t>
      </w:r>
      <w:r w:rsidR="0062772E" w:rsidRPr="00447431">
        <w:t xml:space="preserve"> without missing any. This makes it a highly effective tool for ensuring that no malignant cases are overlooked.</w:t>
      </w:r>
    </w:p>
    <w:p w14:paraId="2055361D" w14:textId="77777777" w:rsidR="0062772E" w:rsidRDefault="0062772E" w:rsidP="0062772E">
      <w:pPr>
        <w:spacing w:line="480" w:lineRule="auto"/>
        <w:jc w:val="both"/>
      </w:pPr>
      <w:r w:rsidRPr="00447431">
        <w:t xml:space="preserve">The specificity was 94.9%, reflecting the RI's ability to correctly classify benign tumors and minimize false-positive diagnoses. </w:t>
      </w:r>
      <w:r w:rsidR="009268E3" w:rsidRPr="009268E3">
        <w:t xml:space="preserve">With a 95% confidence interval between 0.412 and 0.791, the area under the ROC curve (AUROC) was 0.601. </w:t>
      </w:r>
      <w:r w:rsidRPr="00447431">
        <w:t>While the AUROC suggests moderate diagnostic accuracy, the wide confidence interval implies variability in the predictive power. This analysis underscores the RI's potential as a sensitive and specific marker for malignancy while highlighting the need for further investigation into its overall diagnostic reliability.</w:t>
      </w:r>
    </w:p>
    <w:p w14:paraId="0009AEE3" w14:textId="77777777" w:rsidR="00321EB1" w:rsidRPr="00EB27F3" w:rsidRDefault="007876D7" w:rsidP="004F6507">
      <w:pPr>
        <w:spacing w:line="360" w:lineRule="auto"/>
        <w:jc w:val="both"/>
        <w:rPr>
          <w:b/>
          <w:bCs/>
        </w:rPr>
      </w:pPr>
      <w:r>
        <w:rPr>
          <w:b/>
          <w:bCs/>
        </w:rPr>
        <w:t>Table 13</w:t>
      </w:r>
      <w:r w:rsidR="00321EB1" w:rsidRPr="00EB27F3">
        <w:rPr>
          <w:b/>
          <w:bCs/>
        </w:rPr>
        <w:t xml:space="preserve">: </w:t>
      </w:r>
      <w:r w:rsidR="004F6507" w:rsidRPr="004F6507">
        <w:rPr>
          <w:b/>
          <w:bCs/>
        </w:rPr>
        <w:t xml:space="preserve">Malignant testicular mass prediction using the receiver-operator characteristic (ROC) curve of RI </w:t>
      </w:r>
      <w:r w:rsidR="00321EB1" w:rsidRPr="00EB27F3">
        <w:rPr>
          <w:b/>
          <w:bCs/>
        </w:rPr>
        <w:t>(n=50)</w:t>
      </w:r>
    </w:p>
    <w:tbl>
      <w:tblPr>
        <w:tblStyle w:val="TableGrid"/>
        <w:tblW w:w="0" w:type="auto"/>
        <w:tblLook w:val="04A0" w:firstRow="1" w:lastRow="0" w:firstColumn="1" w:lastColumn="0" w:noHBand="0" w:noVBand="1"/>
      </w:tblPr>
      <w:tblGrid>
        <w:gridCol w:w="980"/>
        <w:gridCol w:w="1161"/>
        <w:gridCol w:w="1319"/>
        <w:gridCol w:w="1324"/>
        <w:gridCol w:w="1213"/>
        <w:gridCol w:w="1264"/>
        <w:gridCol w:w="1264"/>
      </w:tblGrid>
      <w:tr w:rsidR="00321EB1" w:rsidRPr="00EB27F3" w14:paraId="4FA3CD3B" w14:textId="77777777" w:rsidTr="00A02028">
        <w:tc>
          <w:tcPr>
            <w:tcW w:w="1375" w:type="dxa"/>
          </w:tcPr>
          <w:p w14:paraId="0E86DE5C" w14:textId="77777777" w:rsidR="00321EB1" w:rsidRPr="00EB27F3" w:rsidRDefault="00321EB1" w:rsidP="00A02028">
            <w:pPr>
              <w:spacing w:line="360" w:lineRule="auto"/>
            </w:pPr>
          </w:p>
        </w:tc>
        <w:tc>
          <w:tcPr>
            <w:tcW w:w="1375" w:type="dxa"/>
          </w:tcPr>
          <w:p w14:paraId="670D231F" w14:textId="77777777" w:rsidR="00321EB1" w:rsidRPr="00EB27F3" w:rsidRDefault="00321EB1" w:rsidP="00A02028">
            <w:pPr>
              <w:spacing w:line="360" w:lineRule="auto"/>
            </w:pPr>
            <w:r w:rsidRPr="00EB27F3">
              <w:t>Cut off value</w:t>
            </w:r>
          </w:p>
        </w:tc>
        <w:tc>
          <w:tcPr>
            <w:tcW w:w="1376" w:type="dxa"/>
          </w:tcPr>
          <w:p w14:paraId="7E09507E" w14:textId="77777777" w:rsidR="00321EB1" w:rsidRPr="00EB27F3" w:rsidRDefault="00321EB1" w:rsidP="00A02028">
            <w:pPr>
              <w:spacing w:line="360" w:lineRule="auto"/>
            </w:pPr>
            <w:r w:rsidRPr="00EB27F3">
              <w:t>Sensitivity</w:t>
            </w:r>
          </w:p>
        </w:tc>
        <w:tc>
          <w:tcPr>
            <w:tcW w:w="1376" w:type="dxa"/>
          </w:tcPr>
          <w:p w14:paraId="4661DF8B" w14:textId="77777777" w:rsidR="00321EB1" w:rsidRPr="00EB27F3" w:rsidRDefault="00321EB1" w:rsidP="00A02028">
            <w:pPr>
              <w:spacing w:line="360" w:lineRule="auto"/>
            </w:pPr>
            <w:r w:rsidRPr="00EB27F3">
              <w:t>Specificity</w:t>
            </w:r>
          </w:p>
        </w:tc>
        <w:tc>
          <w:tcPr>
            <w:tcW w:w="1376" w:type="dxa"/>
          </w:tcPr>
          <w:p w14:paraId="33C9B562" w14:textId="77777777" w:rsidR="00321EB1" w:rsidRPr="002E0E67" w:rsidRDefault="00321EB1" w:rsidP="00C136D0">
            <w:pPr>
              <w:spacing w:line="360" w:lineRule="auto"/>
            </w:pPr>
            <w:r w:rsidRPr="002E0E67">
              <w:t>Area under the</w:t>
            </w:r>
          </w:p>
          <w:p w14:paraId="5C403AEE" w14:textId="77777777" w:rsidR="00321EB1" w:rsidRPr="00EB27F3" w:rsidRDefault="00321EB1" w:rsidP="00321EB1">
            <w:pPr>
              <w:spacing w:line="360" w:lineRule="auto"/>
            </w:pPr>
            <w:r w:rsidRPr="002E0E67">
              <w:t>ROC curve</w:t>
            </w:r>
          </w:p>
        </w:tc>
        <w:tc>
          <w:tcPr>
            <w:tcW w:w="2752" w:type="dxa"/>
            <w:gridSpan w:val="2"/>
          </w:tcPr>
          <w:p w14:paraId="27219D7F" w14:textId="77777777" w:rsidR="00321EB1" w:rsidRPr="00EB27F3" w:rsidRDefault="00321EB1" w:rsidP="00A02028">
            <w:pPr>
              <w:spacing w:line="360" w:lineRule="auto"/>
            </w:pPr>
            <w:r w:rsidRPr="00EB27F3">
              <w:t xml:space="preserve">95% </w:t>
            </w:r>
            <w:r w:rsidRPr="002E0E67">
              <w:t>Confidence interval (CI)</w:t>
            </w:r>
          </w:p>
        </w:tc>
      </w:tr>
      <w:tr w:rsidR="00321EB1" w:rsidRPr="00EB27F3" w14:paraId="0EB8F1F1" w14:textId="77777777" w:rsidTr="00A02028">
        <w:tc>
          <w:tcPr>
            <w:tcW w:w="1375" w:type="dxa"/>
          </w:tcPr>
          <w:p w14:paraId="5A051DD5" w14:textId="77777777" w:rsidR="00321EB1" w:rsidRPr="00EB27F3" w:rsidRDefault="00321EB1" w:rsidP="00A02028">
            <w:pPr>
              <w:spacing w:line="360" w:lineRule="auto"/>
            </w:pPr>
          </w:p>
        </w:tc>
        <w:tc>
          <w:tcPr>
            <w:tcW w:w="1375" w:type="dxa"/>
          </w:tcPr>
          <w:p w14:paraId="11566693" w14:textId="77777777" w:rsidR="00321EB1" w:rsidRPr="00EB27F3" w:rsidRDefault="00321EB1" w:rsidP="00A02028">
            <w:pPr>
              <w:spacing w:line="360" w:lineRule="auto"/>
            </w:pPr>
          </w:p>
        </w:tc>
        <w:tc>
          <w:tcPr>
            <w:tcW w:w="1376" w:type="dxa"/>
          </w:tcPr>
          <w:p w14:paraId="3AA9C1FC" w14:textId="77777777" w:rsidR="00321EB1" w:rsidRPr="00EB27F3" w:rsidRDefault="00321EB1" w:rsidP="00A02028">
            <w:pPr>
              <w:spacing w:line="360" w:lineRule="auto"/>
            </w:pPr>
          </w:p>
        </w:tc>
        <w:tc>
          <w:tcPr>
            <w:tcW w:w="1376" w:type="dxa"/>
          </w:tcPr>
          <w:p w14:paraId="1D83BD4F" w14:textId="77777777" w:rsidR="00321EB1" w:rsidRPr="00EB27F3" w:rsidRDefault="00321EB1" w:rsidP="00A02028">
            <w:pPr>
              <w:spacing w:line="360" w:lineRule="auto"/>
            </w:pPr>
          </w:p>
        </w:tc>
        <w:tc>
          <w:tcPr>
            <w:tcW w:w="1376" w:type="dxa"/>
          </w:tcPr>
          <w:p w14:paraId="62025497" w14:textId="77777777" w:rsidR="00321EB1" w:rsidRPr="00EB27F3" w:rsidRDefault="00321EB1" w:rsidP="00A02028">
            <w:pPr>
              <w:spacing w:line="360" w:lineRule="auto"/>
            </w:pPr>
          </w:p>
        </w:tc>
        <w:tc>
          <w:tcPr>
            <w:tcW w:w="1376" w:type="dxa"/>
          </w:tcPr>
          <w:p w14:paraId="0E741D58" w14:textId="77777777" w:rsidR="00321EB1" w:rsidRDefault="00321EB1" w:rsidP="00A02028">
            <w:pPr>
              <w:spacing w:line="360" w:lineRule="auto"/>
            </w:pPr>
            <w:r w:rsidRPr="00EB27F3">
              <w:t>Lower</w:t>
            </w:r>
          </w:p>
          <w:p w14:paraId="17966F72" w14:textId="77777777" w:rsidR="00321EB1" w:rsidRPr="00EB27F3" w:rsidRDefault="00321EB1" w:rsidP="00A02028">
            <w:pPr>
              <w:spacing w:line="360" w:lineRule="auto"/>
            </w:pPr>
            <w:r w:rsidRPr="002E0E67">
              <w:t>bound</w:t>
            </w:r>
          </w:p>
        </w:tc>
        <w:tc>
          <w:tcPr>
            <w:tcW w:w="1376" w:type="dxa"/>
          </w:tcPr>
          <w:p w14:paraId="013E1DEB" w14:textId="77777777" w:rsidR="00321EB1" w:rsidRDefault="00321EB1" w:rsidP="00A02028">
            <w:pPr>
              <w:spacing w:line="360" w:lineRule="auto"/>
            </w:pPr>
            <w:r w:rsidRPr="00EB27F3">
              <w:t>Upper</w:t>
            </w:r>
          </w:p>
          <w:p w14:paraId="470E6802" w14:textId="77777777" w:rsidR="00321EB1" w:rsidRPr="00EB27F3" w:rsidRDefault="00321EB1" w:rsidP="00A02028">
            <w:pPr>
              <w:spacing w:line="360" w:lineRule="auto"/>
            </w:pPr>
            <w:r w:rsidRPr="002E0E67">
              <w:t>bound</w:t>
            </w:r>
          </w:p>
        </w:tc>
      </w:tr>
      <w:tr w:rsidR="00321EB1" w:rsidRPr="00EB27F3" w14:paraId="5DC1C39F" w14:textId="77777777" w:rsidTr="00A02028">
        <w:tc>
          <w:tcPr>
            <w:tcW w:w="1375" w:type="dxa"/>
          </w:tcPr>
          <w:p w14:paraId="682667FD" w14:textId="77777777" w:rsidR="00321EB1" w:rsidRPr="00EB27F3" w:rsidRDefault="00321EB1" w:rsidP="00A02028">
            <w:pPr>
              <w:spacing w:line="360" w:lineRule="auto"/>
            </w:pPr>
            <w:r w:rsidRPr="00EB27F3">
              <w:t>RI</w:t>
            </w:r>
          </w:p>
        </w:tc>
        <w:tc>
          <w:tcPr>
            <w:tcW w:w="1375" w:type="dxa"/>
          </w:tcPr>
          <w:p w14:paraId="24705304" w14:textId="07359CB2" w:rsidR="00321EB1" w:rsidRPr="00EB27F3" w:rsidRDefault="00321EB1" w:rsidP="00A02028">
            <w:pPr>
              <w:spacing w:line="360" w:lineRule="auto"/>
            </w:pPr>
            <w:r w:rsidRPr="005E449A">
              <w:t>≥</w:t>
            </w:r>
            <w:r>
              <w:t xml:space="preserve"> </w:t>
            </w:r>
            <w:r w:rsidRPr="00EB27F3">
              <w:t>0.</w:t>
            </w:r>
            <w:ins w:id="87" w:author="Mohammad Nayeem Hasan" w:date="2025-02-26T21:34:00Z" w16du:dateUtc="2025-02-26T15:34:00Z">
              <w:r w:rsidR="00AF3C0B">
                <w:t>39</w:t>
              </w:r>
            </w:ins>
            <w:del w:id="88" w:author="Mohammad Nayeem Hasan" w:date="2025-02-26T21:34:00Z" w16du:dateUtc="2025-02-26T15:34:00Z">
              <w:r w:rsidRPr="00EB27F3" w:rsidDel="00AF3C0B">
                <w:delText>4</w:delText>
              </w:r>
            </w:del>
            <w:del w:id="89" w:author="Mohammad Nayeem Hasan" w:date="2025-02-26T20:57:00Z" w16du:dateUtc="2025-02-26T14:57:00Z">
              <w:r w:rsidRPr="00EB27F3" w:rsidDel="007E5A2A">
                <w:delText>1</w:delText>
              </w:r>
            </w:del>
          </w:p>
        </w:tc>
        <w:tc>
          <w:tcPr>
            <w:tcW w:w="1376" w:type="dxa"/>
          </w:tcPr>
          <w:p w14:paraId="042D8ED5" w14:textId="2915BCEF" w:rsidR="00321EB1" w:rsidRPr="00EB27F3" w:rsidRDefault="007E5A2A" w:rsidP="00A02028">
            <w:pPr>
              <w:spacing w:line="360" w:lineRule="auto"/>
            </w:pPr>
            <w:ins w:id="90" w:author="Mohammad Nayeem Hasan" w:date="2025-02-26T20:57:00Z" w16du:dateUtc="2025-02-26T14:57:00Z">
              <w:r>
                <w:t>9</w:t>
              </w:r>
            </w:ins>
            <w:ins w:id="91" w:author="Mohammad Nayeem Hasan" w:date="2025-02-26T21:34:00Z" w16du:dateUtc="2025-02-26T15:34:00Z">
              <w:r w:rsidR="00AF3C0B">
                <w:t>2.3</w:t>
              </w:r>
            </w:ins>
            <w:del w:id="92" w:author="Mohammad Nayeem Hasan" w:date="2025-02-26T20:57:00Z" w16du:dateUtc="2025-02-26T14:57:00Z">
              <w:r w:rsidR="00321EB1" w:rsidRPr="00EB27F3" w:rsidDel="007E5A2A">
                <w:delText>100.0</w:delText>
              </w:r>
            </w:del>
          </w:p>
        </w:tc>
        <w:tc>
          <w:tcPr>
            <w:tcW w:w="1376" w:type="dxa"/>
          </w:tcPr>
          <w:p w14:paraId="62CD34B4" w14:textId="77AD98C3" w:rsidR="00321EB1" w:rsidRPr="00EB27F3" w:rsidRDefault="00AF3C0B" w:rsidP="00A02028">
            <w:pPr>
              <w:spacing w:line="360" w:lineRule="auto"/>
            </w:pPr>
            <w:ins w:id="93" w:author="Mohammad Nayeem Hasan" w:date="2025-02-26T21:34:00Z" w16du:dateUtc="2025-02-26T15:34:00Z">
              <w:r>
                <w:t>83.8</w:t>
              </w:r>
            </w:ins>
            <w:del w:id="94" w:author="Mohammad Nayeem Hasan" w:date="2025-02-26T20:57:00Z" w16du:dateUtc="2025-02-26T14:57:00Z">
              <w:r w:rsidR="00321EB1" w:rsidRPr="00EB27F3" w:rsidDel="007E5A2A">
                <w:delText>94.9</w:delText>
              </w:r>
            </w:del>
          </w:p>
        </w:tc>
        <w:tc>
          <w:tcPr>
            <w:tcW w:w="1376" w:type="dxa"/>
          </w:tcPr>
          <w:p w14:paraId="756BC77C" w14:textId="5EC5D024" w:rsidR="00321EB1" w:rsidRPr="00EB27F3" w:rsidRDefault="00321EB1" w:rsidP="00A02028">
            <w:pPr>
              <w:spacing w:line="360" w:lineRule="auto"/>
            </w:pPr>
            <w:r w:rsidRPr="00EB27F3">
              <w:t>0.6</w:t>
            </w:r>
            <w:ins w:id="95" w:author="Mohammad Nayeem Hasan" w:date="2025-02-26T21:34:00Z" w16du:dateUtc="2025-02-26T15:34:00Z">
              <w:r w:rsidR="00AF3C0B">
                <w:t>89</w:t>
              </w:r>
            </w:ins>
            <w:del w:id="96" w:author="Mohammad Nayeem Hasan" w:date="2025-02-26T21:34:00Z" w16du:dateUtc="2025-02-26T15:34:00Z">
              <w:r w:rsidRPr="00EB27F3" w:rsidDel="00AF3C0B">
                <w:delText>01</w:delText>
              </w:r>
            </w:del>
          </w:p>
        </w:tc>
        <w:tc>
          <w:tcPr>
            <w:tcW w:w="1376" w:type="dxa"/>
          </w:tcPr>
          <w:p w14:paraId="42D0E80B" w14:textId="76FE1753" w:rsidR="00321EB1" w:rsidRPr="00EB27F3" w:rsidRDefault="00321EB1" w:rsidP="00A02028">
            <w:pPr>
              <w:spacing w:line="360" w:lineRule="auto"/>
            </w:pPr>
            <w:r w:rsidRPr="00EB27F3">
              <w:t>0.</w:t>
            </w:r>
            <w:ins w:id="97" w:author="Mohammad Nayeem Hasan" w:date="2025-02-26T21:34:00Z" w16du:dateUtc="2025-02-26T15:34:00Z">
              <w:r w:rsidR="00AF3C0B">
                <w:t>522</w:t>
              </w:r>
            </w:ins>
            <w:del w:id="98" w:author="Mohammad Nayeem Hasan" w:date="2025-02-26T21:34:00Z" w16du:dateUtc="2025-02-26T15:34:00Z">
              <w:r w:rsidRPr="00EB27F3" w:rsidDel="00AF3C0B">
                <w:delText>412</w:delText>
              </w:r>
            </w:del>
          </w:p>
        </w:tc>
        <w:tc>
          <w:tcPr>
            <w:tcW w:w="1376" w:type="dxa"/>
          </w:tcPr>
          <w:p w14:paraId="6362BB8C" w14:textId="575A093C" w:rsidR="00321EB1" w:rsidRPr="00EB27F3" w:rsidRDefault="00321EB1" w:rsidP="00A02028">
            <w:pPr>
              <w:spacing w:line="360" w:lineRule="auto"/>
            </w:pPr>
            <w:r w:rsidRPr="00EB27F3">
              <w:t>0.</w:t>
            </w:r>
            <w:ins w:id="99" w:author="Mohammad Nayeem Hasan" w:date="2025-02-26T21:34:00Z" w16du:dateUtc="2025-02-26T15:34:00Z">
              <w:r w:rsidR="00AF3C0B">
                <w:t>856</w:t>
              </w:r>
            </w:ins>
            <w:del w:id="100" w:author="Mohammad Nayeem Hasan" w:date="2025-02-26T21:34:00Z" w16du:dateUtc="2025-02-26T15:34:00Z">
              <w:r w:rsidRPr="00EB27F3" w:rsidDel="00AF3C0B">
                <w:delText>791</w:delText>
              </w:r>
            </w:del>
          </w:p>
        </w:tc>
      </w:tr>
    </w:tbl>
    <w:p w14:paraId="6D7A9BD3" w14:textId="77777777" w:rsidR="00321EB1" w:rsidRDefault="00321EB1" w:rsidP="0062772E">
      <w:pPr>
        <w:spacing w:line="480" w:lineRule="auto"/>
        <w:jc w:val="both"/>
      </w:pPr>
    </w:p>
    <w:p w14:paraId="13B8F187" w14:textId="77777777" w:rsidR="00321EB1" w:rsidRDefault="00321EB1" w:rsidP="0062772E">
      <w:pPr>
        <w:spacing w:line="480" w:lineRule="auto"/>
        <w:jc w:val="both"/>
      </w:pPr>
    </w:p>
    <w:tbl>
      <w:tblPr>
        <w:tblStyle w:val="TableGrid"/>
        <w:tblW w:w="8928" w:type="dxa"/>
        <w:tblLayout w:type="fixed"/>
        <w:tblLook w:val="04A0" w:firstRow="1" w:lastRow="0" w:firstColumn="1" w:lastColumn="0" w:noHBand="0" w:noVBand="1"/>
      </w:tblPr>
      <w:tblGrid>
        <w:gridCol w:w="8928"/>
      </w:tblGrid>
      <w:tr w:rsidR="0062772E" w:rsidRPr="00EB27F3" w14:paraId="32814177" w14:textId="77777777" w:rsidTr="00390107">
        <w:trPr>
          <w:trHeight w:val="5253"/>
        </w:trPr>
        <w:tc>
          <w:tcPr>
            <w:tcW w:w="8928" w:type="dxa"/>
          </w:tcPr>
          <w:p w14:paraId="391695E5" w14:textId="03B4DE8A" w:rsidR="0062772E" w:rsidRPr="00EB27F3" w:rsidRDefault="0062772E" w:rsidP="0062772E">
            <w:pPr>
              <w:spacing w:line="360" w:lineRule="auto"/>
            </w:pPr>
            <w:del w:id="101" w:author="Mohammad Nayeem Hasan" w:date="2025-02-26T21:33:00Z" w16du:dateUtc="2025-02-26T15:33:00Z">
              <w:r w:rsidRPr="00EB27F3" w:rsidDel="00AF3C0B">
                <w:rPr>
                  <w:noProof/>
                </w:rPr>
                <w:lastRenderedPageBreak/>
                <w:drawing>
                  <wp:inline distT="0" distB="0" distL="0" distR="0" wp14:anchorId="6AC1731E" wp14:editId="7B6A3E8E">
                    <wp:extent cx="5943600" cy="3495675"/>
                    <wp:effectExtent l="0" t="0" r="0" b="952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del>
            <w:ins w:id="102" w:author="Mohammad Nayeem Hasan" w:date="2025-02-26T21:33:00Z">
              <w:r w:rsidR="00AF3C0B" w:rsidRPr="00AF3C0B">
                <w:drawing>
                  <wp:inline distT="0" distB="0" distL="0" distR="0" wp14:anchorId="47B23196" wp14:editId="6A7C5AE0">
                    <wp:extent cx="5532120" cy="3253740"/>
                    <wp:effectExtent l="0" t="0" r="0" b="0"/>
                    <wp:docPr id="1640589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2120" cy="3253740"/>
                            </a:xfrm>
                            <a:prstGeom prst="rect">
                              <a:avLst/>
                            </a:prstGeom>
                            <a:noFill/>
                            <a:ln>
                              <a:noFill/>
                            </a:ln>
                          </pic:spPr>
                        </pic:pic>
                      </a:graphicData>
                    </a:graphic>
                  </wp:inline>
                </w:drawing>
              </w:r>
            </w:ins>
          </w:p>
        </w:tc>
      </w:tr>
      <w:tr w:rsidR="0062772E" w:rsidRPr="00EB27F3" w14:paraId="17AAD493" w14:textId="77777777" w:rsidTr="00390107">
        <w:trPr>
          <w:trHeight w:val="779"/>
        </w:trPr>
        <w:tc>
          <w:tcPr>
            <w:tcW w:w="8928" w:type="dxa"/>
          </w:tcPr>
          <w:p w14:paraId="23B952D1" w14:textId="77777777" w:rsidR="0062772E" w:rsidRPr="00390107" w:rsidRDefault="00FF30C9" w:rsidP="004347C3">
            <w:pPr>
              <w:spacing w:line="360" w:lineRule="auto"/>
              <w:jc w:val="both"/>
              <w:rPr>
                <w:b/>
              </w:rPr>
            </w:pPr>
            <w:r>
              <w:rPr>
                <w:b/>
              </w:rPr>
              <w:t>Figure 9</w:t>
            </w:r>
            <w:r w:rsidR="0062772E" w:rsidRPr="00390107">
              <w:rPr>
                <w:b/>
              </w:rPr>
              <w:t xml:space="preserve">: </w:t>
            </w:r>
            <w:r w:rsidR="004347C3" w:rsidRPr="004347C3">
              <w:rPr>
                <w:b/>
              </w:rPr>
              <w:t xml:space="preserve">The receiver-operator characteristic curve of </w:t>
            </w:r>
            <w:r w:rsidR="00490B44" w:rsidRPr="00390107">
              <w:rPr>
                <w:b/>
              </w:rPr>
              <w:t xml:space="preserve">RI for </w:t>
            </w:r>
            <w:r w:rsidR="00321EB1" w:rsidRPr="00390107">
              <w:rPr>
                <w:b/>
              </w:rPr>
              <w:t xml:space="preserve">malignant </w:t>
            </w:r>
            <w:r w:rsidR="0062772E" w:rsidRPr="00390107">
              <w:rPr>
                <w:b/>
              </w:rPr>
              <w:t>testicular mass</w:t>
            </w:r>
          </w:p>
        </w:tc>
      </w:tr>
    </w:tbl>
    <w:p w14:paraId="0FA9CB2B" w14:textId="77777777" w:rsidR="005F591F" w:rsidRDefault="005F591F" w:rsidP="005F591F">
      <w:pPr>
        <w:spacing w:line="480" w:lineRule="auto"/>
      </w:pPr>
    </w:p>
    <w:p w14:paraId="7FE3FA32" w14:textId="77777777" w:rsidR="00E424D6" w:rsidRPr="005A470B" w:rsidRDefault="00E424D6" w:rsidP="00E424D6">
      <w:pPr>
        <w:spacing w:line="480" w:lineRule="auto"/>
        <w:jc w:val="both"/>
        <w:rPr>
          <w:color w:val="000000"/>
        </w:rPr>
      </w:pPr>
    </w:p>
    <w:p w14:paraId="68025E9A" w14:textId="77777777" w:rsidR="008818A2" w:rsidRDefault="008818A2">
      <w:pPr>
        <w:rPr>
          <w:color w:val="000000"/>
        </w:rPr>
      </w:pPr>
    </w:p>
    <w:p w14:paraId="3DF41F53" w14:textId="77777777" w:rsidR="00163EC1" w:rsidRDefault="00163EC1">
      <w:pPr>
        <w:rPr>
          <w:color w:val="000000"/>
        </w:rPr>
      </w:pPr>
    </w:p>
    <w:p w14:paraId="596283C6" w14:textId="77777777" w:rsidR="00C136D0" w:rsidRDefault="00C136D0" w:rsidP="00321EB1">
      <w:pPr>
        <w:rPr>
          <w:b/>
          <w:color w:val="000000"/>
          <w:sz w:val="32"/>
          <w:szCs w:val="32"/>
        </w:rPr>
      </w:pPr>
    </w:p>
    <w:p w14:paraId="33662DDA" w14:textId="77777777" w:rsidR="00C136D0" w:rsidRDefault="00C136D0" w:rsidP="00321EB1">
      <w:pPr>
        <w:rPr>
          <w:b/>
          <w:color w:val="000000"/>
          <w:sz w:val="32"/>
          <w:szCs w:val="32"/>
        </w:rPr>
      </w:pPr>
    </w:p>
    <w:p w14:paraId="71F9E5C0" w14:textId="77777777" w:rsidR="00C136D0" w:rsidRDefault="00C136D0" w:rsidP="00321EB1">
      <w:pPr>
        <w:rPr>
          <w:b/>
          <w:color w:val="000000"/>
          <w:sz w:val="32"/>
          <w:szCs w:val="32"/>
        </w:rPr>
      </w:pPr>
    </w:p>
    <w:p w14:paraId="1AEFE3A0" w14:textId="77777777" w:rsidR="00C136D0" w:rsidRDefault="00C136D0" w:rsidP="00321EB1">
      <w:pPr>
        <w:rPr>
          <w:b/>
          <w:color w:val="000000"/>
          <w:sz w:val="32"/>
          <w:szCs w:val="32"/>
        </w:rPr>
      </w:pPr>
    </w:p>
    <w:p w14:paraId="7FFC21C0" w14:textId="77777777" w:rsidR="00C136D0" w:rsidRDefault="00C136D0" w:rsidP="00321EB1">
      <w:pPr>
        <w:rPr>
          <w:b/>
          <w:color w:val="000000"/>
          <w:sz w:val="32"/>
          <w:szCs w:val="32"/>
        </w:rPr>
      </w:pPr>
    </w:p>
    <w:p w14:paraId="06A7BE89" w14:textId="77777777" w:rsidR="00C136D0" w:rsidRDefault="00C136D0" w:rsidP="00321EB1">
      <w:pPr>
        <w:rPr>
          <w:b/>
          <w:color w:val="000000"/>
          <w:sz w:val="32"/>
          <w:szCs w:val="32"/>
        </w:rPr>
      </w:pPr>
    </w:p>
    <w:p w14:paraId="6C4543F1" w14:textId="77777777" w:rsidR="00C136D0" w:rsidRDefault="00C136D0" w:rsidP="00321EB1">
      <w:pPr>
        <w:rPr>
          <w:b/>
          <w:color w:val="000000"/>
          <w:sz w:val="32"/>
          <w:szCs w:val="32"/>
        </w:rPr>
      </w:pPr>
    </w:p>
    <w:p w14:paraId="384C5AE7" w14:textId="77777777" w:rsidR="00C136D0" w:rsidRDefault="00C136D0" w:rsidP="00321EB1">
      <w:pPr>
        <w:rPr>
          <w:b/>
          <w:color w:val="000000"/>
          <w:sz w:val="32"/>
          <w:szCs w:val="32"/>
        </w:rPr>
      </w:pPr>
    </w:p>
    <w:p w14:paraId="64482E8D" w14:textId="77777777" w:rsidR="00C136D0" w:rsidRDefault="00C136D0" w:rsidP="00321EB1">
      <w:pPr>
        <w:rPr>
          <w:b/>
          <w:color w:val="000000"/>
          <w:sz w:val="32"/>
          <w:szCs w:val="32"/>
        </w:rPr>
      </w:pPr>
    </w:p>
    <w:p w14:paraId="402EC0DF" w14:textId="77777777" w:rsidR="00C136D0" w:rsidRDefault="00C136D0" w:rsidP="00321EB1">
      <w:pPr>
        <w:rPr>
          <w:b/>
          <w:color w:val="000000"/>
          <w:sz w:val="32"/>
          <w:szCs w:val="32"/>
        </w:rPr>
      </w:pPr>
    </w:p>
    <w:p w14:paraId="5CAA0932" w14:textId="77777777" w:rsidR="00C136D0" w:rsidRDefault="00C136D0" w:rsidP="00321EB1">
      <w:pPr>
        <w:rPr>
          <w:b/>
          <w:color w:val="000000"/>
          <w:sz w:val="32"/>
          <w:szCs w:val="32"/>
        </w:rPr>
      </w:pPr>
    </w:p>
    <w:p w14:paraId="022FA95F" w14:textId="77777777" w:rsidR="00C136D0" w:rsidRDefault="00C136D0" w:rsidP="00321EB1">
      <w:pPr>
        <w:rPr>
          <w:b/>
          <w:color w:val="000000"/>
          <w:sz w:val="32"/>
          <w:szCs w:val="32"/>
        </w:rPr>
      </w:pPr>
    </w:p>
    <w:p w14:paraId="79814BB1" w14:textId="77777777" w:rsidR="00C136D0" w:rsidRDefault="00C136D0" w:rsidP="00321EB1">
      <w:pPr>
        <w:rPr>
          <w:b/>
          <w:color w:val="000000"/>
          <w:sz w:val="32"/>
          <w:szCs w:val="32"/>
        </w:rPr>
      </w:pPr>
    </w:p>
    <w:p w14:paraId="7041CF9E" w14:textId="77777777" w:rsidR="00C136D0" w:rsidRDefault="00C136D0" w:rsidP="00321EB1">
      <w:pPr>
        <w:rPr>
          <w:b/>
          <w:color w:val="000000"/>
          <w:sz w:val="32"/>
          <w:szCs w:val="32"/>
        </w:rPr>
      </w:pPr>
    </w:p>
    <w:p w14:paraId="27C6DD28" w14:textId="77777777" w:rsidR="00C136D0" w:rsidRDefault="00C136D0" w:rsidP="00321EB1">
      <w:pPr>
        <w:rPr>
          <w:b/>
          <w:color w:val="000000"/>
          <w:sz w:val="32"/>
          <w:szCs w:val="32"/>
        </w:rPr>
      </w:pPr>
    </w:p>
    <w:p w14:paraId="131F0BA5" w14:textId="77777777" w:rsidR="006D67C8" w:rsidRPr="00321EB1" w:rsidRDefault="002E7516" w:rsidP="00321EB1">
      <w:pPr>
        <w:rPr>
          <w:color w:val="000000"/>
        </w:rPr>
      </w:pPr>
      <w:r w:rsidRPr="005A470B">
        <w:rPr>
          <w:b/>
          <w:color w:val="000000"/>
          <w:sz w:val="32"/>
          <w:szCs w:val="32"/>
        </w:rPr>
        <w:t xml:space="preserve">5. </w:t>
      </w:r>
      <w:r w:rsidR="006D67C8" w:rsidRPr="005A470B">
        <w:rPr>
          <w:b/>
          <w:color w:val="000000"/>
          <w:sz w:val="32"/>
          <w:szCs w:val="32"/>
        </w:rPr>
        <w:t>DISCUSSION</w:t>
      </w:r>
    </w:p>
    <w:p w14:paraId="290E70B1" w14:textId="77777777" w:rsidR="000A35D8" w:rsidRPr="000A35D8" w:rsidRDefault="000A35D8" w:rsidP="004368E4">
      <w:pPr>
        <w:spacing w:line="480" w:lineRule="auto"/>
        <w:jc w:val="both"/>
        <w:rPr>
          <w:bCs/>
          <w:color w:val="000000"/>
          <w:sz w:val="10"/>
        </w:rPr>
      </w:pPr>
    </w:p>
    <w:p w14:paraId="2A05EF2C" w14:textId="77777777" w:rsidR="001B2AFB" w:rsidRPr="001B2AFB" w:rsidRDefault="001B2AFB" w:rsidP="00DF46B0">
      <w:pPr>
        <w:spacing w:line="480" w:lineRule="auto"/>
        <w:jc w:val="both"/>
        <w:rPr>
          <w:bCs/>
          <w:color w:val="000000"/>
        </w:rPr>
      </w:pPr>
      <w:r w:rsidRPr="001B2AFB">
        <w:rPr>
          <w:bCs/>
          <w:color w:val="000000"/>
        </w:rPr>
        <w:lastRenderedPageBreak/>
        <w:t>The purpose of this cross-sectional study was to determine and assess the overall diagnostic performance of color Doppler ultrasound in evaluating testicular masses (both benign and malignant) by comparing it to histopathology, the gold standard, and analyzing accuracy, sensitivity, specificity, positive predictive value, negative predictive value, positive likelihood ratio, and negative likelihood ratio.</w:t>
      </w:r>
    </w:p>
    <w:p w14:paraId="40B53FA7" w14:textId="77777777" w:rsidR="001B2AFB" w:rsidRPr="001B2AFB" w:rsidRDefault="001B2AFB" w:rsidP="00DF46B0">
      <w:pPr>
        <w:spacing w:line="480" w:lineRule="auto"/>
        <w:jc w:val="both"/>
        <w:rPr>
          <w:bCs/>
          <w:color w:val="000000"/>
        </w:rPr>
      </w:pPr>
      <w:r w:rsidRPr="001B2AFB">
        <w:rPr>
          <w:bCs/>
          <w:color w:val="000000"/>
        </w:rPr>
        <w:t xml:space="preserve">After meeting the inclusion and exclusion criteria, 50 patients who were referred to SOMCH's Radiology and Imaging </w:t>
      </w:r>
      <w:r>
        <w:rPr>
          <w:bCs/>
          <w:color w:val="000000"/>
        </w:rPr>
        <w:t>D</w:t>
      </w:r>
      <w:r w:rsidRPr="001B2AFB">
        <w:rPr>
          <w:bCs/>
          <w:color w:val="000000"/>
        </w:rPr>
        <w:t xml:space="preserve">epartment between March 2023 and February 2025 were included in the study. Participants in this study were to be between the ages of 4 and 72 </w:t>
      </w:r>
      <w:r w:rsidR="00850CC1">
        <w:rPr>
          <w:bCs/>
          <w:color w:val="000000"/>
        </w:rPr>
        <w:t xml:space="preserve">years </w:t>
      </w:r>
      <w:r w:rsidRPr="001B2AFB">
        <w:rPr>
          <w:bCs/>
          <w:color w:val="000000"/>
        </w:rPr>
        <w:t>and had a clinically suspected testicular mass. Hydrocele, undescended testis, and inguinoscrotal hernia were not included in the study. The results of the current study were analyzed and compared with those of related earlier publications.</w:t>
      </w:r>
    </w:p>
    <w:p w14:paraId="0457CD40" w14:textId="77777777" w:rsidR="00566B6E" w:rsidRPr="00566B6E" w:rsidRDefault="00566B6E" w:rsidP="004368E4">
      <w:pPr>
        <w:spacing w:line="480" w:lineRule="auto"/>
        <w:jc w:val="both"/>
        <w:rPr>
          <w:b/>
          <w:color w:val="000000"/>
          <w:sz w:val="4"/>
          <w:szCs w:val="32"/>
        </w:rPr>
      </w:pPr>
    </w:p>
    <w:p w14:paraId="3769D316" w14:textId="77777777" w:rsidR="00002E92" w:rsidRDefault="00DF46B0" w:rsidP="00002E92">
      <w:pPr>
        <w:spacing w:line="480" w:lineRule="auto"/>
        <w:jc w:val="both"/>
        <w:rPr>
          <w:rFonts w:eastAsia="Calibri"/>
          <w:bCs/>
        </w:rPr>
      </w:pPr>
      <w:r w:rsidRPr="00DF46B0">
        <w:t xml:space="preserve">The majority of 19 patients (38%) in this study were in the 31–40 years age range, with a mean age of 34.28±16.64 years. Seven (53.8%) of the benign group's patients were under 30 years old. In contrast, a maximum of 14 patients (37.2%) in the malignant group were between the ages of 31 and 40 years. According to Erol I. (2022), the average age of all patients with testicular masses was 39.47±15.20 years (for benign, it was 48.24±18.16 years, and for malignant, it was 37.63±13.94 years). According to K. Fazal et al. (2022), the average age of testicular tumor patients in the 15–45 years age range was between 30 and 40 years for 174 (54.95%) and 41 to 50 years for 137 (44.05%). </w:t>
      </w:r>
      <w:r w:rsidR="00EA733E" w:rsidRPr="00EA733E">
        <w:rPr>
          <w:rFonts w:eastAsia="Calibri"/>
          <w:bCs/>
        </w:rPr>
        <w:t xml:space="preserve">According to Erol Ibrahim (2022), patients with benign and malignant testicular tumors had mean ages of 48.24±18.16 and 37.63±13.94 years, respectively. According to </w:t>
      </w:r>
      <w:proofErr w:type="spellStart"/>
      <w:r w:rsidR="00EA733E" w:rsidRPr="00EA733E">
        <w:rPr>
          <w:rFonts w:eastAsia="Calibri"/>
          <w:bCs/>
        </w:rPr>
        <w:t>Drumadala</w:t>
      </w:r>
      <w:proofErr w:type="spellEnd"/>
      <w:r w:rsidR="00EA733E" w:rsidRPr="00EA733E">
        <w:rPr>
          <w:rFonts w:eastAsia="Calibri"/>
          <w:bCs/>
        </w:rPr>
        <w:t xml:space="preserve"> et al. (2020), the age group of 31 to 40 years old had the highest number of cases (58 cases, or 29%), followed by those aged 21 to 30 years old (42 cases, or 21%) in the 2-72 age range. According to Woodward et al. </w:t>
      </w:r>
      <w:r w:rsidR="00EA733E" w:rsidRPr="00EA733E">
        <w:rPr>
          <w:rFonts w:eastAsia="Calibri"/>
          <w:bCs/>
        </w:rPr>
        <w:lastRenderedPageBreak/>
        <w:t xml:space="preserve">(2002), the most prevalent cancer in the 15–34 age group was discovered by Rizvi et al. (2011), who discovered 122 individuals between the ages of 13 and 70. The current study is comparable to the studies that were mentioned. </w:t>
      </w:r>
      <w:proofErr w:type="spellStart"/>
      <w:r w:rsidR="00002E92" w:rsidRPr="00002E92">
        <w:rPr>
          <w:rFonts w:eastAsia="Calibri"/>
          <w:bCs/>
        </w:rPr>
        <w:t>Varsamidis</w:t>
      </w:r>
      <w:proofErr w:type="spellEnd"/>
      <w:r w:rsidR="00002E92" w:rsidRPr="00002E92">
        <w:rPr>
          <w:rFonts w:eastAsia="Calibri"/>
          <w:bCs/>
        </w:rPr>
        <w:t xml:space="preserve"> et al. (2001) also noted a similar age range, with the authors noting that the range ranged from 18 to 66 years. However, the median age of the patients was 49 years, with a range of 18–81 years, and 37 years, with a range of 16–82 years, according to Lung et al. (2012) and </w:t>
      </w:r>
      <w:proofErr w:type="spellStart"/>
      <w:r w:rsidR="00002E92" w:rsidRPr="00002E92">
        <w:rPr>
          <w:rFonts w:eastAsia="Calibri"/>
          <w:bCs/>
        </w:rPr>
        <w:t>Bilagi</w:t>
      </w:r>
      <w:proofErr w:type="spellEnd"/>
      <w:r w:rsidR="00002E92" w:rsidRPr="00002E92">
        <w:rPr>
          <w:rFonts w:eastAsia="Calibri"/>
          <w:bCs/>
        </w:rPr>
        <w:t xml:space="preserve"> et al. (2007). Woodward et al. (2002) also noted a greater mean age, which is higher in the current study. Geographical variances, racial and cultural distinctions, and genetic factors may all have a substantial impact on testicular lesions, as may the higher mean age and age range. It was found that 42.0% of the patients in this present series were single, and more than half (58.0%) were married.</w:t>
      </w:r>
    </w:p>
    <w:p w14:paraId="71D3CDBA" w14:textId="77777777" w:rsidR="00002E92" w:rsidRPr="005750BF" w:rsidRDefault="00002E92" w:rsidP="00002E92">
      <w:pPr>
        <w:spacing w:line="480" w:lineRule="auto"/>
        <w:jc w:val="both"/>
        <w:rPr>
          <w:rFonts w:eastAsia="Calibri"/>
          <w:bCs/>
          <w:sz w:val="12"/>
        </w:rPr>
      </w:pPr>
    </w:p>
    <w:p w14:paraId="6588577F" w14:textId="77777777" w:rsidR="00002E92" w:rsidRPr="00002E92" w:rsidRDefault="00002E92" w:rsidP="00002E92">
      <w:pPr>
        <w:autoSpaceDE w:val="0"/>
        <w:autoSpaceDN w:val="0"/>
        <w:adjustRightInd w:val="0"/>
        <w:spacing w:after="240" w:line="480" w:lineRule="auto"/>
        <w:jc w:val="both"/>
        <w:rPr>
          <w:rFonts w:ascii="TimesNewRomanPSMT" w:hAnsi="TimesNewRomanPSMT"/>
          <w:color w:val="000000"/>
        </w:rPr>
      </w:pPr>
      <w:r w:rsidRPr="00002E92">
        <w:rPr>
          <w:rFonts w:ascii="TimesNewRomanPSMT" w:hAnsi="TimesNewRomanPSMT"/>
          <w:color w:val="000000"/>
        </w:rPr>
        <w:t xml:space="preserve">It was shown that almost one-third (36%) of the individuals in this study experienced testicular pain. According to Huang et al. (2024), 30.77% of benign testicular tumors and 15.22% of malignant ones caused pain. In their investigation, Lung et al. (2012) discovered that scrotal pain was present in every patient. About 10.0% of patients report experiencing pain, making it a far less common presenting symptom (Ulbright et al. 1999). Atkinson et al. (1992) and </w:t>
      </w:r>
      <w:proofErr w:type="spellStart"/>
      <w:r w:rsidRPr="00002E92">
        <w:rPr>
          <w:rFonts w:ascii="TimesNewRomanPSMT" w:hAnsi="TimesNewRomanPSMT"/>
          <w:color w:val="000000"/>
        </w:rPr>
        <w:t>Varsamidis</w:t>
      </w:r>
      <w:proofErr w:type="spellEnd"/>
      <w:r w:rsidRPr="00002E92">
        <w:rPr>
          <w:rFonts w:ascii="TimesNewRomanPSMT" w:hAnsi="TimesNewRomanPSMT"/>
          <w:color w:val="000000"/>
        </w:rPr>
        <w:t xml:space="preserve"> et al. (2001) both noted similar results. Testicular swelling was the most frequent presenting complaint in this study (100%) and fever was only present in 8% of individuals with testicular lesions. For scrotal pathologies, </w:t>
      </w:r>
      <w:proofErr w:type="spellStart"/>
      <w:r w:rsidRPr="00002E92">
        <w:rPr>
          <w:rFonts w:ascii="TimesNewRomanPSMT" w:hAnsi="TimesNewRomanPSMT"/>
          <w:color w:val="000000"/>
        </w:rPr>
        <w:t>Drumadala</w:t>
      </w:r>
      <w:proofErr w:type="spellEnd"/>
      <w:r w:rsidRPr="00002E92">
        <w:rPr>
          <w:rFonts w:ascii="TimesNewRomanPSMT" w:hAnsi="TimesNewRomanPSMT"/>
          <w:color w:val="000000"/>
        </w:rPr>
        <w:t xml:space="preserve"> et al. (2020) reported a clinical presentation of a combination of symptoms such as pain and swelling in 34% of cases and a combination of pain, swelling, and fever in 4% of cases. M. Necas et al. (2021) observed that among 2910 patients with testicular tumors, there was pain in 21% and swelling in 64% of cases, which is comparable to the current study. The current study </w:t>
      </w:r>
      <w:r w:rsidRPr="00002E92">
        <w:rPr>
          <w:rFonts w:ascii="TimesNewRomanPSMT" w:hAnsi="TimesNewRomanPSMT"/>
          <w:color w:val="000000"/>
        </w:rPr>
        <w:lastRenderedPageBreak/>
        <w:t xml:space="preserve">found that 28% of patients had elevated pulses, 48% had testicular discomfort, and 100% had testicular </w:t>
      </w:r>
      <w:r>
        <w:rPr>
          <w:rFonts w:ascii="TimesNewRomanPSMT" w:hAnsi="TimesNewRomanPSMT"/>
          <w:color w:val="000000"/>
        </w:rPr>
        <w:t>swelling</w:t>
      </w:r>
      <w:r w:rsidRPr="00002E92">
        <w:rPr>
          <w:rFonts w:ascii="TimesNewRomanPSMT" w:hAnsi="TimesNewRomanPSMT"/>
          <w:color w:val="000000"/>
        </w:rPr>
        <w:t xml:space="preserve"> on physical examination.</w:t>
      </w:r>
    </w:p>
    <w:p w14:paraId="3A9197F3" w14:textId="77777777" w:rsidR="006C191E" w:rsidRPr="00041248" w:rsidRDefault="00850CC1" w:rsidP="006828BC">
      <w:pPr>
        <w:autoSpaceDE w:val="0"/>
        <w:autoSpaceDN w:val="0"/>
        <w:adjustRightInd w:val="0"/>
        <w:spacing w:after="240" w:line="480" w:lineRule="auto"/>
        <w:jc w:val="both"/>
        <w:rPr>
          <w:rFonts w:ascii="TimesNewRomanPSMT" w:hAnsi="TimesNewRomanPSMT"/>
          <w:color w:val="000000"/>
        </w:rPr>
      </w:pPr>
      <w:r w:rsidRPr="00850CC1">
        <w:rPr>
          <w:rFonts w:ascii="TimesNewRomanPSMT" w:hAnsi="TimesNewRomanPSMT"/>
          <w:color w:val="000000"/>
        </w:rPr>
        <w:t xml:space="preserve">More than two thirds (66%) of the patients in this study had focal testicular lesions, whereas 34% had diffuse ones. Comparable to the current study, the Rizvi et al. (2011) study revealed diffuse involvement in 63.4% of their study participants. The majority of patients in this study (72%) had mixed echogenic heterogeneous lesions, while 28% had homogeneously hypoechoic lesions. Both groups had mixed heterogeneous echogenicity, with the benign group having 11 (84.6%) and the malignant group having 25 (67.6%). </w:t>
      </w:r>
      <w:r w:rsidRPr="00850CC1">
        <w:t>Two (15.4%) in the benign group and twelve (13.4%) in the malignant group were homogeneously hypoechoic. 32 (39%) of the malignant testicular masses were heterogeneous, according to Erol İ (2022). According to M. Necas et al. (2021), mixed heterogenous echogenicity was found in 38% of non-</w:t>
      </w:r>
      <w:proofErr w:type="spellStart"/>
      <w:r w:rsidRPr="00850CC1">
        <w:t>seminomatous</w:t>
      </w:r>
      <w:proofErr w:type="spellEnd"/>
      <w:r w:rsidRPr="00850CC1">
        <w:t xml:space="preserve"> germ cell cancers and 47% of mixed germ cell tumors, while homogeneous </w:t>
      </w:r>
      <w:proofErr w:type="spellStart"/>
      <w:r w:rsidRPr="00850CC1">
        <w:t>hypoechogenicity</w:t>
      </w:r>
      <w:proofErr w:type="spellEnd"/>
      <w:r w:rsidRPr="00850CC1">
        <w:t xml:space="preserve"> was found in 45% of </w:t>
      </w:r>
      <w:proofErr w:type="spellStart"/>
      <w:r w:rsidRPr="00850CC1">
        <w:t>seminomatous</w:t>
      </w:r>
      <w:proofErr w:type="spellEnd"/>
      <w:r w:rsidRPr="00850CC1">
        <w:t xml:space="preserve"> germ cell tumors. According to McDonald et al. (2012), 50 (89.2%) of seminoma patients and 20 (38.4%) of non-seminoma cases had homogeneously hypoechoic tumors, while 2 (3.6%) of seminoma cases and 30 (57.7%) of non-seminoma cases had mixed heterogenous echogenicity because of the presence of calcification and cysts. Lesions were isoechoic 6.25%, hypoechoic 25.0%, and had mixed echogenicity 68.75%, according to Lung et al. (2012). The results of the mentioned investigation are comparable to the findings of the current study. </w:t>
      </w:r>
    </w:p>
    <w:p w14:paraId="7E7F25EE" w14:textId="77777777" w:rsidR="005750BF" w:rsidRPr="005750BF" w:rsidRDefault="005750BF" w:rsidP="005750BF">
      <w:pPr>
        <w:spacing w:after="240" w:line="480" w:lineRule="auto"/>
        <w:jc w:val="both"/>
        <w:rPr>
          <w:rFonts w:ascii="TimesNewRomanPSMT" w:hAnsi="TimesNewRomanPSMT"/>
          <w:color w:val="000000"/>
        </w:rPr>
      </w:pPr>
      <w:r w:rsidRPr="005750BF">
        <w:t xml:space="preserve">There were no cases of testicular lesions measuring less than or equal to 1.5 cm in the current investigation; all patients (100%) had lesions larger than 1.5 cm. According to a systematic review by Henriques et al. (2022), testicular masses with a mean size of </w:t>
      </w:r>
      <w:r w:rsidRPr="005750BF">
        <w:lastRenderedPageBreak/>
        <w:t xml:space="preserve">less than 2.5 cm were more frequently benign (55.77%) than malignant. The mean size of malignant lesions was found to be substantially larger than that of benign lesions (5.4 vs. 3.5 cm) by Erol İ. (2022). The mean size of benign and malignant testicular tumors was 0.9 cm and 1.4 cm, respectively, according to Schwarze et al. (2020). The mean diameter of benign versus malignant testicular lesions was 3.1 cm versus 5.4 cm (P &lt; 0.001), according to a 2019 study by Song et al. </w:t>
      </w:r>
      <w:r w:rsidRPr="005750BF">
        <w:rPr>
          <w:rFonts w:ascii="TimesNewRomanPSMT" w:hAnsi="TimesNewRomanPSMT"/>
          <w:color w:val="000000"/>
        </w:rPr>
        <w:t xml:space="preserve">McDonald et al. (2012) discovered that the mean tumor size in 56 cases of seminoma was 3.68 cm, while in 52 cases of non-seminoma, it was 3.28 cm. 38.5% of smaller lesions are benign with a size cutoff of 18.5 mm, compared to 2% above this threshold, according to Shilo et al. (2012). Horstman et al. (1992) identified 21 (95%) testicular tumors larger than 1.6 cm in a survey of 28 patients with surgically proven testicular tumors. </w:t>
      </w:r>
    </w:p>
    <w:p w14:paraId="6EDF27CD" w14:textId="77777777" w:rsidR="005750BF" w:rsidRPr="005750BF" w:rsidRDefault="005750BF" w:rsidP="005750BF">
      <w:pPr>
        <w:autoSpaceDE w:val="0"/>
        <w:autoSpaceDN w:val="0"/>
        <w:adjustRightInd w:val="0"/>
        <w:spacing w:after="240" w:line="480" w:lineRule="auto"/>
        <w:jc w:val="both"/>
        <w:rPr>
          <w:color w:val="000000"/>
        </w:rPr>
      </w:pPr>
      <w:r w:rsidRPr="005750BF">
        <w:rPr>
          <w:color w:val="000000"/>
        </w:rPr>
        <w:t xml:space="preserve">While 46.2% of benign and 10.8% of malignant masses in our study had well-defined margins, the majority of malignant masses (89.2%) had irregular or poorly defined margins, as did 53.8% of benign masses. According to Henriques et al. (2022), malignant tumors had higher irregular margins (18 out of 26, 69.2%). Comparable to the current study, </w:t>
      </w:r>
      <w:proofErr w:type="spellStart"/>
      <w:r w:rsidRPr="005750BF">
        <w:rPr>
          <w:color w:val="000000"/>
        </w:rPr>
        <w:t>Isidori</w:t>
      </w:r>
      <w:proofErr w:type="spellEnd"/>
      <w:r w:rsidRPr="005750BF">
        <w:rPr>
          <w:color w:val="000000"/>
        </w:rPr>
        <w:t xml:space="preserve"> et al. (2014) discovered that 64% of benign and 50% of malignant tumors had well-defined margins, while 36% of benign and 50% of malignant tumors had irregular margins. According to McDonald et al. (2012), in 21.1% of non-seminoma instances and 30.3% of seminoma cases, the margin was well defined.</w:t>
      </w:r>
    </w:p>
    <w:p w14:paraId="0206C58F" w14:textId="77777777" w:rsidR="005750BF" w:rsidRPr="005750BF" w:rsidRDefault="005750BF" w:rsidP="005750BF">
      <w:pPr>
        <w:autoSpaceDE w:val="0"/>
        <w:autoSpaceDN w:val="0"/>
        <w:adjustRightInd w:val="0"/>
        <w:spacing w:after="240" w:line="480" w:lineRule="auto"/>
        <w:jc w:val="both"/>
        <w:rPr>
          <w:bCs/>
          <w:color w:val="000000"/>
        </w:rPr>
      </w:pPr>
      <w:r w:rsidRPr="005750BF">
        <w:rPr>
          <w:color w:val="000000" w:themeColor="text1"/>
        </w:rPr>
        <w:t>About half of th</w:t>
      </w:r>
      <w:r>
        <w:rPr>
          <w:color w:val="000000" w:themeColor="text1"/>
        </w:rPr>
        <w:t xml:space="preserve">e patients in the current study - 24, or 64.9% </w:t>
      </w:r>
      <w:r w:rsidRPr="005750BF">
        <w:rPr>
          <w:color w:val="000000" w:themeColor="text1"/>
        </w:rPr>
        <w:t xml:space="preserve">had grade 2 (moderate) vascularity in the malignant group, and eight, or 61.5%, in the benign group. Twelve (32.4%) of the malignant group and one (7.7%) of the benign group had grade 3 (high) vascularity. One (2.7%) case of the malignant group and four (30.8%) cases of </w:t>
      </w:r>
      <w:r w:rsidRPr="005750BF">
        <w:rPr>
          <w:color w:val="000000" w:themeColor="text1"/>
        </w:rPr>
        <w:lastRenderedPageBreak/>
        <w:t xml:space="preserve">the benign group had grade 1 (minimal) vascularity. Hypervascularization was found in 12 (70%) benign and 62 (76%) malignant testicular lesions by Erol İ. (2022). In their analysis of 101 testicular masses, Henriques et al. (2022) discovered internal vascularization on color Doppler US often in both benign (47.5%) and malignant (52.5%) tumors. </w:t>
      </w:r>
      <w:r w:rsidRPr="005750BF">
        <w:rPr>
          <w:bCs/>
          <w:color w:val="000000"/>
        </w:rPr>
        <w:t xml:space="preserve">Hypervascularization was shown to be more common in malignant tumors than in benign ones (83% of malignant versus 62% of benign tumors), according to Schwarze et al. (2020). 181 (73.3%) malignant and 25 (32.1%) benign testicular tumors had high vascularity, whereas 46 (18.6%) malignant and 17 (21.8%) benign testicular tumors had moderate vascularity, according to Song et al. (2019). According to Rizvi et al. (2011), all of the participants had increased vascularity, and 16 and 6 patients, respectively, were diagnosed with testicular cancer and orchitis. The current study's findings are comparable to those of mentioned studies. </w:t>
      </w:r>
    </w:p>
    <w:p w14:paraId="58D5A995" w14:textId="77777777" w:rsidR="005750BF" w:rsidRPr="005750BF" w:rsidRDefault="005750BF" w:rsidP="005750BF">
      <w:pPr>
        <w:autoSpaceDE w:val="0"/>
        <w:autoSpaceDN w:val="0"/>
        <w:adjustRightInd w:val="0"/>
        <w:spacing w:after="240" w:line="480" w:lineRule="auto"/>
        <w:jc w:val="both"/>
      </w:pPr>
      <w:r w:rsidRPr="005750BF">
        <w:t xml:space="preserve">The largest percentage of the malignant and benign groups in the current study (66%) had a crisscross or irregular chaotic vascular pattern, 30% had a non-branching linear pattern, and just 4% had a regular branching linear pattern, albeit this was only seen in benign masses. In the majority of malignant testicular tumors, Huang &amp; Sidhu (2012) reported that the usual linear branching vascular pattern is distorted, leading to a random or crisscross vascular pattern. 95% of the primary testicular tumors had a crisscross vascular pattern, according to Barnes and Bushby (2002). </w:t>
      </w:r>
    </w:p>
    <w:p w14:paraId="17D7A089" w14:textId="77777777" w:rsidR="005750BF" w:rsidRPr="005750BF" w:rsidRDefault="005750BF" w:rsidP="005750BF">
      <w:pPr>
        <w:autoSpaceDE w:val="0"/>
        <w:autoSpaceDN w:val="0"/>
        <w:adjustRightInd w:val="0"/>
        <w:spacing w:after="240" w:line="480" w:lineRule="auto"/>
        <w:jc w:val="both"/>
        <w:rPr>
          <w:rFonts w:ascii="TimesNewRomanPSMT" w:hAnsi="TimesNewRomanPSMT"/>
          <w:color w:val="000000"/>
        </w:rPr>
      </w:pPr>
      <w:r w:rsidRPr="005750BF">
        <w:rPr>
          <w:rFonts w:ascii="TimesNewRomanPSMT" w:hAnsi="TimesNewRomanPSMT"/>
          <w:color w:val="000000"/>
        </w:rPr>
        <w:t xml:space="preserve">More than half (76%) of the participants in this study showed elevated PSV (peak systolic velocity), and 72% had elevated EDV (end diastolic velocity). Additionally, our analysis revealed elevated PSV in 73% of benign masses and 81.1% of malignant masses. The current investigation revealed that 12 (92.3%) of the benign group and 35 (94.6%) of the malignant group had RI (Resistivity index) ≥0.41. Three individuals </w:t>
      </w:r>
      <w:r w:rsidRPr="005750BF">
        <w:rPr>
          <w:rFonts w:ascii="TimesNewRomanPSMT" w:hAnsi="TimesNewRomanPSMT"/>
          <w:color w:val="000000"/>
        </w:rPr>
        <w:lastRenderedPageBreak/>
        <w:t xml:space="preserve">(6%) had RI &lt;0.41. Horstman et al. (1992) reported elevated PSV (mean 19.8 cm/s) in testicular malignancies. Additionally, </w:t>
      </w:r>
      <w:proofErr w:type="spellStart"/>
      <w:r w:rsidRPr="005750BF">
        <w:rPr>
          <w:rFonts w:ascii="TimesNewRomanPSMT" w:hAnsi="TimesNewRomanPSMT"/>
          <w:color w:val="000000"/>
        </w:rPr>
        <w:t>Varsamidis</w:t>
      </w:r>
      <w:proofErr w:type="spellEnd"/>
      <w:r w:rsidRPr="005750BF">
        <w:rPr>
          <w:rFonts w:ascii="TimesNewRomanPSMT" w:hAnsi="TimesNewRomanPSMT"/>
          <w:color w:val="000000"/>
        </w:rPr>
        <w:t xml:space="preserve"> et al. (2001) found that patients with testicular tumors had higher PSV and EDV, measuring 29.74±4.95 cm/s and 11.87±2.05 cm/s, respectively. The </w:t>
      </w:r>
      <w:proofErr w:type="spellStart"/>
      <w:r w:rsidRPr="005750BF">
        <w:rPr>
          <w:rFonts w:ascii="TimesNewRomanPSMT" w:hAnsi="TimesNewRomanPSMT"/>
          <w:color w:val="000000"/>
        </w:rPr>
        <w:t>Varsamidis</w:t>
      </w:r>
      <w:proofErr w:type="spellEnd"/>
      <w:r w:rsidRPr="005750BF">
        <w:rPr>
          <w:rFonts w:ascii="TimesNewRomanPSMT" w:hAnsi="TimesNewRomanPSMT"/>
          <w:color w:val="000000"/>
        </w:rPr>
        <w:t xml:space="preserve"> et al. (2001) investigation found no discernible variance in the RI.</w:t>
      </w:r>
    </w:p>
    <w:p w14:paraId="4636655C" w14:textId="77777777" w:rsidR="00DD1367" w:rsidRPr="00DD1367" w:rsidRDefault="00DD1367" w:rsidP="00DD1367">
      <w:pPr>
        <w:spacing w:line="480" w:lineRule="auto"/>
        <w:jc w:val="both"/>
      </w:pPr>
      <w:r w:rsidRPr="00DD1367">
        <w:t xml:space="preserve">The ROC curve for RI was examined in this work, and the cutoff value for malignant testicular mass was ≥0.41. For RI, the area under the curve ranged from 0.412 to 0.791, with a value of 0.601. A cut-off value of ≥0.41 was established for RI. With a sensitivity of 100.0% at this cutoff, the RI accurately detected every instance of malignant testicular tumors without missing any. The RI's capacity to accurately categorize benign tumors and reduce false-positive diagnoses was demonstrated by its 94.9% specificity. </w:t>
      </w:r>
    </w:p>
    <w:p w14:paraId="2FDB601A" w14:textId="77777777" w:rsidR="003C6E0B" w:rsidRPr="003C6E0B" w:rsidRDefault="003C6E0B" w:rsidP="003C6E0B">
      <w:pPr>
        <w:spacing w:line="480" w:lineRule="auto"/>
        <w:jc w:val="both"/>
        <w:rPr>
          <w:color w:val="000000"/>
        </w:rPr>
      </w:pPr>
      <w:r w:rsidRPr="003C6E0B">
        <w:rPr>
          <w:color w:val="000000"/>
        </w:rPr>
        <w:t>Of the 50 cases in this investigation, 39 (78%) had color Doppler ultrasound-diagnosed malignant testicular tumors, and 31 (83.8%) had histological confirmation. A histological diagnosis was made for 5 (38.5%) of the 11 cases of benign testicular tumors that were identified by color Doppler ultrasound. Of the 124 cases in Huang et al. (2024) study, 46 (37.1%) had color Doppler ultrasound-diagnosed malignant testicular tumors, and 41 (89.1%) had histological confirmation.</w:t>
      </w:r>
      <w:r>
        <w:rPr>
          <w:color w:val="000000"/>
        </w:rPr>
        <w:t xml:space="preserve"> </w:t>
      </w:r>
      <w:r w:rsidRPr="003C6E0B">
        <w:rPr>
          <w:color w:val="000000"/>
        </w:rPr>
        <w:t>A histological diagnosis was made for 37 (47.4%) of the 78 cases of benign testicular tumors that were identified by color Doppler ultrasound. According to Rizvi et al. (2011), two cases who were misdiagnosed as having orchitis ended up having seminoma, while 14 out of 16 patients had seminoma. On CDU</w:t>
      </w:r>
      <w:r>
        <w:rPr>
          <w:color w:val="000000"/>
        </w:rPr>
        <w:t>S</w:t>
      </w:r>
      <w:r w:rsidRPr="003C6E0B">
        <w:rPr>
          <w:color w:val="000000"/>
        </w:rPr>
        <w:t xml:space="preserve">, 6 of 22 cases of testicular mass with a clinical diagnosis were classified as orchitis.  Twenty patients who had orchiectomy for testicular torsion had two cases of cancer (one seminoma and </w:t>
      </w:r>
      <w:r>
        <w:rPr>
          <w:color w:val="000000"/>
        </w:rPr>
        <w:t xml:space="preserve">one mixed GCT), according to </w:t>
      </w:r>
      <w:proofErr w:type="spellStart"/>
      <w:r w:rsidRPr="003C6E0B">
        <w:rPr>
          <w:color w:val="000000"/>
        </w:rPr>
        <w:t>Uguz</w:t>
      </w:r>
      <w:proofErr w:type="spellEnd"/>
      <w:r w:rsidRPr="003C6E0B">
        <w:rPr>
          <w:color w:val="000000"/>
        </w:rPr>
        <w:t xml:space="preserve"> et al. (2015). </w:t>
      </w:r>
    </w:p>
    <w:p w14:paraId="0E028B95" w14:textId="77777777" w:rsidR="00F63AF7" w:rsidRDefault="00F63AF7" w:rsidP="000A0CB2">
      <w:pPr>
        <w:spacing w:line="480" w:lineRule="auto"/>
        <w:jc w:val="both"/>
        <w:rPr>
          <w:rFonts w:ascii="TimesNewRomanPSMT" w:hAnsi="TimesNewRomanPSMT"/>
          <w:color w:val="000000"/>
        </w:rPr>
      </w:pPr>
    </w:p>
    <w:p w14:paraId="12B18735" w14:textId="77777777" w:rsidR="00814F2E" w:rsidRPr="00814F2E" w:rsidRDefault="00814F2E" w:rsidP="00814F2E">
      <w:pPr>
        <w:autoSpaceDE w:val="0"/>
        <w:autoSpaceDN w:val="0"/>
        <w:adjustRightInd w:val="0"/>
        <w:spacing w:after="240" w:line="480" w:lineRule="auto"/>
        <w:jc w:val="both"/>
        <w:rPr>
          <w:rFonts w:ascii="TimesNewRomanPSMT" w:hAnsi="TimesNewRomanPSMT"/>
          <w:color w:val="000000"/>
        </w:rPr>
      </w:pPr>
      <w:r w:rsidRPr="00814F2E">
        <w:t>According to the histological diagnosis, nearly three-fourth</w:t>
      </w:r>
      <w:r w:rsidR="002A07BD">
        <w:t xml:space="preserve">s of the patients in this study - 37, or 74% </w:t>
      </w:r>
      <w:r w:rsidRPr="00814F2E">
        <w:t xml:space="preserve">had malignant testicular masses, whereas 13 patients, or 26%, had benign ones. Huang et al. (2024) found in a retrospective analysis that 30 (39.5%) of the tumors were benign and 46 (60.5%) were malignant, as confirmed by histology. According to Erol İ (2022), histology revealed that 81 (82.7%) of the tumors were malignant and 17 (17.3%) were benign. Henriques et al. (2022) conducted a systematic review of 57 studies and discovered that, among incidentally identified small testicular masses, the average percentage of benign tumors was 58.31% (compared to 41.69% malignant) based on histological examination. </w:t>
      </w:r>
      <w:r w:rsidRPr="00814F2E">
        <w:rPr>
          <w:rFonts w:ascii="TimesNewRomanPSMT" w:hAnsi="TimesNewRomanPSMT"/>
          <w:color w:val="000000"/>
        </w:rPr>
        <w:t xml:space="preserve">In their study cohort, Song et al. (2019) identified 247 (76.0%) patients with malignant testicular tumors and 78 (24.0%) patients with benign ones. According to </w:t>
      </w:r>
      <w:proofErr w:type="spellStart"/>
      <w:r w:rsidRPr="00814F2E">
        <w:rPr>
          <w:rFonts w:ascii="TimesNewRomanPSMT" w:hAnsi="TimesNewRomanPSMT"/>
          <w:color w:val="000000"/>
        </w:rPr>
        <w:t>Isidori</w:t>
      </w:r>
      <w:proofErr w:type="spellEnd"/>
      <w:r w:rsidRPr="00814F2E">
        <w:rPr>
          <w:rFonts w:ascii="TimesNewRomanPSMT" w:hAnsi="TimesNewRomanPSMT"/>
          <w:color w:val="000000"/>
        </w:rPr>
        <w:t xml:space="preserve"> et al. (2014), out of 115 patients, 44 had </w:t>
      </w:r>
      <w:proofErr w:type="spellStart"/>
      <w:r w:rsidRPr="00814F2E">
        <w:rPr>
          <w:rFonts w:ascii="TimesNewRomanPSMT" w:hAnsi="TimesNewRomanPSMT"/>
          <w:color w:val="000000"/>
        </w:rPr>
        <w:t>histopathologically</w:t>
      </w:r>
      <w:proofErr w:type="spellEnd"/>
      <w:r w:rsidRPr="00814F2E">
        <w:rPr>
          <w:rFonts w:ascii="TimesNewRomanPSMT" w:hAnsi="TimesNewRomanPSMT"/>
          <w:color w:val="000000"/>
        </w:rPr>
        <w:t xml:space="preserve"> detected malignant tumors, 42 benign tumors, and 29 nonneoplastic lesions. </w:t>
      </w:r>
    </w:p>
    <w:p w14:paraId="3F9CB8F2" w14:textId="77777777" w:rsidR="00537368" w:rsidRPr="00537368" w:rsidRDefault="00B60E7E" w:rsidP="00537368">
      <w:pPr>
        <w:spacing w:line="480" w:lineRule="auto"/>
        <w:jc w:val="both"/>
      </w:pPr>
      <w:r>
        <w:rPr>
          <w:rFonts w:ascii="TimesNewRomanPSMT" w:hAnsi="TimesNewRomanPSMT"/>
          <w:color w:val="000000"/>
        </w:rPr>
        <w:t>Regarding the final c</w:t>
      </w:r>
      <w:r w:rsidRPr="00EE0AC5">
        <w:rPr>
          <w:rFonts w:ascii="TimesNewRomanPSMT" w:hAnsi="TimesNewRomanPSMT"/>
          <w:color w:val="000000"/>
        </w:rPr>
        <w:t>linical Diagnosis in this current study,</w:t>
      </w:r>
      <w:r w:rsidR="00983767">
        <w:t xml:space="preserve"> 18(36%) patients were found with</w:t>
      </w:r>
      <w:r w:rsidR="00CB4AB8" w:rsidRPr="00CB4AB8">
        <w:t xml:space="preserve"> </w:t>
      </w:r>
      <w:r w:rsidR="00983767" w:rsidRPr="00645DC3">
        <w:t>GCT-seminoma</w:t>
      </w:r>
      <w:r w:rsidR="00CB4AB8" w:rsidRPr="00CB4AB8">
        <w:t xml:space="preserve"> followed </w:t>
      </w:r>
      <w:r w:rsidR="00983767">
        <w:t>by mixed GCT and n</w:t>
      </w:r>
      <w:r w:rsidR="00983767" w:rsidRPr="00645DC3">
        <w:t xml:space="preserve">on-Hodgkin’s Lymphoma (NHL), each comprising </w:t>
      </w:r>
      <w:r w:rsidR="00983767">
        <w:t>6(</w:t>
      </w:r>
      <w:r w:rsidR="00983767" w:rsidRPr="00645DC3">
        <w:t>12.0%</w:t>
      </w:r>
      <w:r w:rsidR="00983767">
        <w:t>)</w:t>
      </w:r>
      <w:r w:rsidR="00983767" w:rsidRPr="00645DC3">
        <w:t xml:space="preserve"> cases</w:t>
      </w:r>
      <w:r w:rsidR="00CB4AB8" w:rsidRPr="00CB4AB8">
        <w:t>.</w:t>
      </w:r>
      <w:r w:rsidR="00983767">
        <w:t xml:space="preserve"> Abscesses we</w:t>
      </w:r>
      <w:r w:rsidR="00983767" w:rsidRPr="00645DC3">
        <w:t xml:space="preserve">re noted in </w:t>
      </w:r>
      <w:r w:rsidR="007A44CD">
        <w:t>4(</w:t>
      </w:r>
      <w:r w:rsidR="00983767" w:rsidRPr="00645DC3">
        <w:t>8.0%</w:t>
      </w:r>
      <w:r w:rsidR="007A44CD">
        <w:t>)</w:t>
      </w:r>
      <w:r w:rsidR="00983767" w:rsidRPr="00645DC3">
        <w:t xml:space="preserve"> cases</w:t>
      </w:r>
      <w:r w:rsidR="00983767">
        <w:t xml:space="preserve">. </w:t>
      </w:r>
      <w:r w:rsidR="007A44CD" w:rsidRPr="00645DC3">
        <w:t>Other germ cell tumors, such as G</w:t>
      </w:r>
      <w:r w:rsidR="007A44CD">
        <w:t>CT-yolk sac tumor and m</w:t>
      </w:r>
      <w:r w:rsidR="007A44CD" w:rsidRPr="00645DC3">
        <w:t xml:space="preserve">ature teratoma, each represent </w:t>
      </w:r>
      <w:r w:rsidR="007A44CD">
        <w:t>3(</w:t>
      </w:r>
      <w:r w:rsidR="007A44CD" w:rsidRPr="00645DC3">
        <w:t>6.0%</w:t>
      </w:r>
      <w:r w:rsidR="007A44CD">
        <w:t>) cases.</w:t>
      </w:r>
      <w:r w:rsidR="007A44CD" w:rsidRPr="007A44CD">
        <w:t xml:space="preserve"> </w:t>
      </w:r>
      <w:r w:rsidR="007A44CD" w:rsidRPr="00645DC3">
        <w:t>Less common</w:t>
      </w:r>
      <w:r w:rsidR="007A44CD">
        <w:t>ly observed conditions include i</w:t>
      </w:r>
      <w:r w:rsidR="007A44CD" w:rsidRPr="00645DC3">
        <w:t>mmature teratoma, NSGCT-</w:t>
      </w:r>
      <w:r w:rsidR="007A44CD">
        <w:t xml:space="preserve"> </w:t>
      </w:r>
      <w:r w:rsidR="007A44CD" w:rsidRPr="00645DC3">
        <w:t>embryonal carcinoma,</w:t>
      </w:r>
      <w:r w:rsidR="007A44CD" w:rsidRPr="00061A3D">
        <w:t xml:space="preserve"> </w:t>
      </w:r>
      <w:r w:rsidR="007A44CD">
        <w:t>t</w:t>
      </w:r>
      <w:r w:rsidR="007A44CD" w:rsidRPr="00645DC3">
        <w:t xml:space="preserve">esticular torsion and TB orchitis, each contributing </w:t>
      </w:r>
      <w:r w:rsidR="007A44CD">
        <w:t>2(</w:t>
      </w:r>
      <w:r w:rsidR="007A44CD" w:rsidRPr="00645DC3">
        <w:t>4.0%</w:t>
      </w:r>
      <w:r w:rsidR="007A44CD">
        <w:t xml:space="preserve">) cases. Rare conditions like </w:t>
      </w:r>
      <w:proofErr w:type="spellStart"/>
      <w:r w:rsidR="007A44CD" w:rsidRPr="00645DC3">
        <w:t>epididymo</w:t>
      </w:r>
      <w:proofErr w:type="spellEnd"/>
      <w:r w:rsidR="007A44CD" w:rsidRPr="00645DC3">
        <w:t xml:space="preserve">-orchitis and </w:t>
      </w:r>
      <w:r w:rsidR="007A44CD">
        <w:t>s</w:t>
      </w:r>
      <w:r w:rsidR="007A44CD" w:rsidRPr="00645DC3">
        <w:t xml:space="preserve">ex cord stromal tumor </w:t>
      </w:r>
      <w:r w:rsidR="007A44CD">
        <w:t>account</w:t>
      </w:r>
      <w:r w:rsidR="007A44CD" w:rsidRPr="00645DC3">
        <w:t xml:space="preserve"> only </w:t>
      </w:r>
      <w:r w:rsidR="007A44CD">
        <w:t>1(</w:t>
      </w:r>
      <w:r w:rsidR="007A44CD" w:rsidRPr="00645DC3">
        <w:t>2.0%</w:t>
      </w:r>
      <w:r w:rsidR="007A44CD">
        <w:t>)</w:t>
      </w:r>
      <w:r w:rsidR="007A44CD" w:rsidRPr="00645DC3">
        <w:t xml:space="preserve"> of cases each. </w:t>
      </w:r>
      <w:r w:rsidR="00537368" w:rsidRPr="00537368">
        <w:t xml:space="preserve">Huang et al. (2024) conducted a retrospective study of 76 cases with focal testicular lesions over a ten-year period. Their findings included the following: seminoma 29, mixed germ cell tumors 12, lymphoma 2, burnt-out tumor 1, metastasis (prostate primary) 1, sarcoma 1 , Leydig </w:t>
      </w:r>
      <w:r w:rsidR="00537368" w:rsidRPr="00537368">
        <w:lastRenderedPageBreak/>
        <w:t xml:space="preserve">cell tumor with low malignant potential 16, Sertoli cell tumor 1, global testicular infarct 6, abscess 2, adenomatoid tumor (intratesticular) 2, epidermoid cyst 2, calcified </w:t>
      </w:r>
      <w:proofErr w:type="spellStart"/>
      <w:r w:rsidR="00537368" w:rsidRPr="00537368">
        <w:t>haematoma</w:t>
      </w:r>
      <w:proofErr w:type="spellEnd"/>
      <w:r w:rsidR="00537368" w:rsidRPr="00537368">
        <w:t xml:space="preserve"> 1, lipomatous hamartoma 1, inflammatory reaction 1, lobular capillary </w:t>
      </w:r>
      <w:proofErr w:type="spellStart"/>
      <w:r w:rsidR="00537368" w:rsidRPr="00537368">
        <w:t>haemangioma</w:t>
      </w:r>
      <w:proofErr w:type="spellEnd"/>
      <w:r w:rsidR="00537368" w:rsidRPr="00537368">
        <w:t xml:space="preserve"> 1, mature teratoma 2, sarcoidosis 1, TB 1 – in histopathological analysis</w:t>
      </w:r>
      <w:r w:rsidR="00537368">
        <w:t xml:space="preserve">. </w:t>
      </w:r>
      <w:r w:rsidR="00537368" w:rsidRPr="00537368">
        <w:t xml:space="preserve">Seminoma 31(31%), NSGCT 10(10%), mixed GCT 33(33%), NGCT 5(5%), lymphoma 5(5%), </w:t>
      </w:r>
      <w:proofErr w:type="spellStart"/>
      <w:r w:rsidR="00537368" w:rsidRPr="00537368">
        <w:t>paratesticular</w:t>
      </w:r>
      <w:proofErr w:type="spellEnd"/>
      <w:r w:rsidR="00537368" w:rsidRPr="00537368">
        <w:t xml:space="preserve"> tumor 1(1%), and others 13(13%) were reported by Erol İ. (2022). According to Schwarze et al. (2020), among malignant tumors (n=36), they discovered seminoma 21 (58%), mixed GCT 4 (11%), embryonal carcinoma 3 (8%), hematologic malignancy 3 (8%), teratoma 2 (6%), metastasis 2 (6%), and yolk sac tumor 1 (3%); among benign tumors (n=13), they discovered Leydig cell tumor 7 (54%), Sertoli cell tumor 2 (15%), cyst 1 (8%), adenomatoid tumor 1 (8%), fibroid pseudotumor 1 (8%), and epidermoid cyst 1 (8%). </w:t>
      </w:r>
    </w:p>
    <w:p w14:paraId="7A6FFAB2" w14:textId="77777777" w:rsidR="00537368" w:rsidRPr="00537368" w:rsidRDefault="00537368" w:rsidP="00537368">
      <w:pPr>
        <w:spacing w:line="480" w:lineRule="auto"/>
        <w:jc w:val="both"/>
        <w:rPr>
          <w:bCs/>
        </w:rPr>
      </w:pPr>
      <w:r w:rsidRPr="00537368">
        <w:rPr>
          <w:bCs/>
        </w:rPr>
        <w:t xml:space="preserve">Song et al. (2019) found that, of 325 consecutive patients who had either testicular preserving surgery or an orchiectomy, 93 masses (28.6%) were seminoma, 64 tumors (19.7%) were tumors of more than one histologic type (mixed forms), 53 tumors (16.3%) were teratomas, 26 tumors (8.0%) were lymphoid and hematopoietic tumors, 22 tumors (6.8%) were sex cord-gonadal stromal tumors, 15 (4.6%) were embryonal carcinoma, 12 (3.7%) had tuberculosis, 40 (12.3%) were other types (4 adenocarcinoma, 4 metastatic solid tumor, 3 granulomatous orchitis, 3 squamous cell carcinoma, 3 </w:t>
      </w:r>
      <w:proofErr w:type="spellStart"/>
      <w:r w:rsidRPr="00537368">
        <w:rPr>
          <w:bCs/>
        </w:rPr>
        <w:t>gonadoblastoma</w:t>
      </w:r>
      <w:proofErr w:type="spellEnd"/>
      <w:r w:rsidRPr="00537368">
        <w:rPr>
          <w:bCs/>
        </w:rPr>
        <w:t xml:space="preserve">, 2 inflammatory pseudotumor, 2 sperm granuloma, 1 epidermal cyst, 1 adenomatoid tumor, 1 inflammatory </w:t>
      </w:r>
      <w:proofErr w:type="spellStart"/>
      <w:r w:rsidRPr="00537368">
        <w:rPr>
          <w:bCs/>
        </w:rPr>
        <w:t>myofibroblastoma</w:t>
      </w:r>
      <w:proofErr w:type="spellEnd"/>
      <w:r w:rsidRPr="00537368">
        <w:rPr>
          <w:bCs/>
        </w:rPr>
        <w:t xml:space="preserve">, 1 liposarcoma, and 8 </w:t>
      </w:r>
      <w:r>
        <w:rPr>
          <w:bCs/>
        </w:rPr>
        <w:t xml:space="preserve">unclassified malignant tumors). </w:t>
      </w:r>
      <w:r w:rsidRPr="00537368">
        <w:rPr>
          <w:bCs/>
        </w:rPr>
        <w:t xml:space="preserve">Among 115 patients with nonpalpable testicular lesions, </w:t>
      </w:r>
      <w:proofErr w:type="spellStart"/>
      <w:r w:rsidRPr="00537368">
        <w:rPr>
          <w:bCs/>
        </w:rPr>
        <w:t>Isidori</w:t>
      </w:r>
      <w:proofErr w:type="spellEnd"/>
      <w:r w:rsidRPr="00537368">
        <w:rPr>
          <w:bCs/>
        </w:rPr>
        <w:t xml:space="preserve"> et al. (2014) discovered 32 cases of pure seminoma, 2 cases of anaplastic seminoma, lymphoma 1, embryonal carcinoma 3, immature teratoma 1, mixed germ cell tumor 3, Leydig cell tumor 21, Sertoli cell </w:t>
      </w:r>
      <w:r w:rsidRPr="00537368">
        <w:rPr>
          <w:bCs/>
        </w:rPr>
        <w:lastRenderedPageBreak/>
        <w:t xml:space="preserve">tumor 4, epidermoid cyst 5, adenomatoid tumor 1, nonneoplastic lesions 29, segmental infarct 3, abscess 1, and TB 1. </w:t>
      </w:r>
    </w:p>
    <w:p w14:paraId="34F17640" w14:textId="77777777" w:rsidR="00870431" w:rsidRPr="00870431" w:rsidRDefault="00870431" w:rsidP="00870431">
      <w:pPr>
        <w:autoSpaceDE w:val="0"/>
        <w:autoSpaceDN w:val="0"/>
        <w:adjustRightInd w:val="0"/>
        <w:spacing w:after="240" w:line="480" w:lineRule="auto"/>
        <w:jc w:val="both"/>
      </w:pPr>
      <w:r w:rsidRPr="00870431">
        <w:rPr>
          <w:bCs/>
          <w:color w:val="000000"/>
        </w:rPr>
        <w:t xml:space="preserve">By determining the sensitivity 83.8%, specificity 38.5%, accuracy 72.0%, positive predictive value 79.5%, negative predictive value 45.4%, positive likelihood ratio 1.36, and negative likelihood ratio 0.42 for malignant testicular masses, this study demonstrated the validity of color Doppler ultrasound. Various studies showed comparable results. </w:t>
      </w:r>
      <w:r w:rsidRPr="00870431">
        <w:t xml:space="preserve">According to Huang et al.'s (2024) retrospective study, the sensitivity, specificity, PPV, NPV, and accuracy of CDUS were 89.1%, 47.4%, 50%, 88.1%, and 62.9%, respectively, for assessing focal testicular abnormalities. For the diagnosis of testicular cancer, Fazal et al. (2022) discovered that CDUS showed sensitivity (88.8%), specificity (78.1%), positive predictive values (81.1%), negative predictive values (86.8%), and diagnostic accuracy (83.6%). According to Naz et al. (2018), CDUS had an overall diagnostic accuracy of 77.0%, a sensitivity of 87%, a specificity of 67.6%, a PPV of 71.6%, an NPV of 84.7%, and a specificity of 67.6% in the diagnosis of testicular mass. </w:t>
      </w:r>
      <w:proofErr w:type="spellStart"/>
      <w:r w:rsidRPr="00870431">
        <w:t>Isidori</w:t>
      </w:r>
      <w:proofErr w:type="spellEnd"/>
      <w:r w:rsidRPr="00870431">
        <w:t xml:space="preserve"> et al. (2014) found that internal vascularizati</w:t>
      </w:r>
      <w:r>
        <w:t>on, a color Doppler measure, had</w:t>
      </w:r>
      <w:r w:rsidRPr="00870431">
        <w:t xml:space="preserve"> a sensitivity of 95.4% and a specificity of 50.7% for distinguishing malignant from benign tumors. According </w:t>
      </w:r>
      <w:r>
        <w:t>to Rizvi et al. (2011), CDUS had</w:t>
      </w:r>
      <w:r w:rsidRPr="00870431">
        <w:t xml:space="preserve"> a 66.7% specificity and an 87.5% sensitivity for detecting testicular neoplasms. In detecting testicular neoplasms presenting with acute scrotal pain, </w:t>
      </w:r>
      <w:proofErr w:type="spellStart"/>
      <w:r w:rsidRPr="00870431">
        <w:t>Varsamidis</w:t>
      </w:r>
      <w:proofErr w:type="spellEnd"/>
      <w:r w:rsidRPr="00870431">
        <w:t xml:space="preserve"> et al. (2001) discovered that CDUS had an accuracy of 83.3%, sensitivity of 81.8%, and specificity of 85.7%. Given that both benign and malignant tumors had moderate vascularity, the degree of vascularity's moderate sensitivity and specificity may have led to the overlap in scores between the two types.</w:t>
      </w:r>
    </w:p>
    <w:p w14:paraId="2E524B32" w14:textId="77777777" w:rsidR="00870431" w:rsidRDefault="00870431" w:rsidP="00870431">
      <w:pPr>
        <w:autoSpaceDE w:val="0"/>
        <w:autoSpaceDN w:val="0"/>
        <w:adjustRightInd w:val="0"/>
        <w:spacing w:line="480" w:lineRule="auto"/>
        <w:jc w:val="both"/>
        <w:rPr>
          <w:rFonts w:ascii="TimesNewRomanPSMT" w:hAnsi="TimesNewRomanPSMT"/>
          <w:color w:val="000000"/>
        </w:rPr>
      </w:pPr>
    </w:p>
    <w:p w14:paraId="261B7DC1" w14:textId="77777777" w:rsidR="00870431" w:rsidRPr="00870431" w:rsidRDefault="00870431" w:rsidP="00870431">
      <w:pPr>
        <w:autoSpaceDE w:val="0"/>
        <w:autoSpaceDN w:val="0"/>
        <w:adjustRightInd w:val="0"/>
        <w:spacing w:line="480" w:lineRule="auto"/>
        <w:jc w:val="both"/>
        <w:rPr>
          <w:rFonts w:ascii="TimesNewRomanPSMT" w:hAnsi="TimesNewRomanPSMT"/>
          <w:color w:val="000000"/>
        </w:rPr>
      </w:pPr>
      <w:r w:rsidRPr="00870431">
        <w:rPr>
          <w:rFonts w:ascii="TimesNewRomanPSMT" w:hAnsi="TimesNewRomanPSMT"/>
          <w:color w:val="000000"/>
        </w:rPr>
        <w:lastRenderedPageBreak/>
        <w:t xml:space="preserve">When orchitis is present, the testes can be </w:t>
      </w:r>
      <w:proofErr w:type="spellStart"/>
      <w:r w:rsidRPr="00870431">
        <w:rPr>
          <w:rFonts w:ascii="TimesNewRomanPSMT" w:hAnsi="TimesNewRomanPSMT"/>
          <w:color w:val="000000"/>
        </w:rPr>
        <w:t>hypervascular</w:t>
      </w:r>
      <w:proofErr w:type="spellEnd"/>
      <w:r w:rsidRPr="00870431">
        <w:rPr>
          <w:rFonts w:ascii="TimesNewRomanPSMT" w:hAnsi="TimesNewRomanPSMT"/>
          <w:color w:val="000000"/>
        </w:rPr>
        <w:t xml:space="preserve">, which may hinder interpretation. The literature has reported cases in which the initial ultrasound was unable to differentiate between an orchitis and a tumor because the patient had an enlarged, heterogeneous, </w:t>
      </w:r>
      <w:proofErr w:type="spellStart"/>
      <w:r w:rsidRPr="00870431">
        <w:rPr>
          <w:rFonts w:ascii="TimesNewRomanPSMT" w:hAnsi="TimesNewRomanPSMT"/>
          <w:color w:val="000000"/>
        </w:rPr>
        <w:t>hypervascular</w:t>
      </w:r>
      <w:proofErr w:type="spellEnd"/>
      <w:r w:rsidRPr="00870431">
        <w:rPr>
          <w:rFonts w:ascii="TimesNewRomanPSMT" w:hAnsi="TimesNewRomanPSMT"/>
          <w:color w:val="000000"/>
        </w:rPr>
        <w:t xml:space="preserve"> testis (Vaidyanathan et al., 2008). One sign of genitourinary tuberculosis is tuberculous </w:t>
      </w:r>
      <w:proofErr w:type="spellStart"/>
      <w:r w:rsidRPr="00870431">
        <w:rPr>
          <w:rFonts w:ascii="TimesNewRomanPSMT" w:hAnsi="TimesNewRomanPSMT"/>
          <w:color w:val="000000"/>
        </w:rPr>
        <w:t>epididymo</w:t>
      </w:r>
      <w:proofErr w:type="spellEnd"/>
      <w:r w:rsidRPr="00870431">
        <w:rPr>
          <w:rFonts w:ascii="TimesNewRomanPSMT" w:hAnsi="TimesNewRomanPSMT"/>
          <w:color w:val="000000"/>
        </w:rPr>
        <w:t>-orchitis, which can also mimic as a testicular tumor (</w:t>
      </w:r>
      <w:proofErr w:type="spellStart"/>
      <w:r w:rsidRPr="00870431">
        <w:rPr>
          <w:rFonts w:ascii="TimesNewRomanPSMT" w:hAnsi="TimesNewRomanPSMT"/>
          <w:color w:val="000000"/>
        </w:rPr>
        <w:t>Badmos</w:t>
      </w:r>
      <w:proofErr w:type="spellEnd"/>
      <w:r w:rsidRPr="00870431">
        <w:rPr>
          <w:rFonts w:ascii="TimesNewRomanPSMT" w:hAnsi="TimesNewRomanPSMT"/>
          <w:color w:val="000000"/>
        </w:rPr>
        <w:t>, K., 2012).</w:t>
      </w:r>
    </w:p>
    <w:p w14:paraId="07B41E9F" w14:textId="77777777" w:rsidR="00753AFE" w:rsidRPr="005A470B" w:rsidRDefault="0040448C" w:rsidP="00753AFE">
      <w:pPr>
        <w:autoSpaceDE w:val="0"/>
        <w:autoSpaceDN w:val="0"/>
        <w:adjustRightInd w:val="0"/>
        <w:spacing w:line="480" w:lineRule="auto"/>
        <w:jc w:val="both"/>
        <w:rPr>
          <w:color w:val="000000"/>
        </w:rPr>
      </w:pPr>
      <w:r>
        <w:rPr>
          <w:rFonts w:ascii="TimesNewRomanPSMT" w:hAnsi="TimesNewRomanPSMT"/>
          <w:color w:val="000000"/>
        </w:rPr>
        <w:t>.</w:t>
      </w:r>
    </w:p>
    <w:p w14:paraId="24077482" w14:textId="77777777" w:rsidR="00753AFE" w:rsidRPr="005A470B" w:rsidRDefault="00753AFE" w:rsidP="002E7516">
      <w:pPr>
        <w:spacing w:line="480" w:lineRule="auto"/>
        <w:rPr>
          <w:b/>
          <w:color w:val="000000"/>
          <w:sz w:val="32"/>
          <w:szCs w:val="32"/>
        </w:rPr>
      </w:pPr>
    </w:p>
    <w:p w14:paraId="4D0D6249" w14:textId="77777777" w:rsidR="00A360D2" w:rsidRPr="005A470B" w:rsidRDefault="00A360D2" w:rsidP="000A62B4">
      <w:pPr>
        <w:tabs>
          <w:tab w:val="left" w:pos="2730"/>
        </w:tabs>
        <w:spacing w:line="360" w:lineRule="auto"/>
        <w:jc w:val="center"/>
        <w:rPr>
          <w:b/>
          <w:color w:val="000000"/>
          <w:sz w:val="12"/>
          <w:szCs w:val="12"/>
        </w:rPr>
      </w:pPr>
    </w:p>
    <w:p w14:paraId="15807A2A" w14:textId="77777777" w:rsidR="00C81C34" w:rsidRPr="005A470B" w:rsidRDefault="00C81C34" w:rsidP="00C81C34">
      <w:pPr>
        <w:autoSpaceDE w:val="0"/>
        <w:autoSpaceDN w:val="0"/>
        <w:adjustRightInd w:val="0"/>
        <w:spacing w:line="480" w:lineRule="auto"/>
        <w:jc w:val="both"/>
        <w:rPr>
          <w:b/>
          <w:color w:val="000000"/>
        </w:rPr>
      </w:pPr>
    </w:p>
    <w:p w14:paraId="7CDB6975" w14:textId="77777777" w:rsidR="00E85C26" w:rsidRDefault="00E85C26" w:rsidP="00C81C34">
      <w:pPr>
        <w:autoSpaceDE w:val="0"/>
        <w:autoSpaceDN w:val="0"/>
        <w:adjustRightInd w:val="0"/>
        <w:spacing w:after="240" w:line="480" w:lineRule="auto"/>
        <w:jc w:val="both"/>
        <w:rPr>
          <w:b/>
          <w:color w:val="000000" w:themeColor="text1"/>
          <w:sz w:val="32"/>
          <w:szCs w:val="26"/>
        </w:rPr>
      </w:pPr>
    </w:p>
    <w:p w14:paraId="0869A34B" w14:textId="77777777" w:rsidR="00E85C26" w:rsidRDefault="00E85C26" w:rsidP="00C81C34">
      <w:pPr>
        <w:autoSpaceDE w:val="0"/>
        <w:autoSpaceDN w:val="0"/>
        <w:adjustRightInd w:val="0"/>
        <w:spacing w:after="240" w:line="480" w:lineRule="auto"/>
        <w:jc w:val="both"/>
        <w:rPr>
          <w:b/>
          <w:color w:val="000000" w:themeColor="text1"/>
          <w:sz w:val="32"/>
          <w:szCs w:val="26"/>
        </w:rPr>
      </w:pPr>
    </w:p>
    <w:p w14:paraId="57AA3C67" w14:textId="77777777" w:rsidR="00E85C26" w:rsidRDefault="00E85C26" w:rsidP="00C81C34">
      <w:pPr>
        <w:autoSpaceDE w:val="0"/>
        <w:autoSpaceDN w:val="0"/>
        <w:adjustRightInd w:val="0"/>
        <w:spacing w:after="240" w:line="480" w:lineRule="auto"/>
        <w:jc w:val="both"/>
        <w:rPr>
          <w:b/>
          <w:color w:val="000000" w:themeColor="text1"/>
          <w:sz w:val="32"/>
          <w:szCs w:val="26"/>
        </w:rPr>
      </w:pPr>
    </w:p>
    <w:p w14:paraId="38DC1230" w14:textId="77777777" w:rsidR="00E85C26" w:rsidRDefault="00E85C26" w:rsidP="00C81C34">
      <w:pPr>
        <w:autoSpaceDE w:val="0"/>
        <w:autoSpaceDN w:val="0"/>
        <w:adjustRightInd w:val="0"/>
        <w:spacing w:after="240" w:line="480" w:lineRule="auto"/>
        <w:jc w:val="both"/>
        <w:rPr>
          <w:b/>
          <w:color w:val="000000" w:themeColor="text1"/>
          <w:sz w:val="32"/>
          <w:szCs w:val="26"/>
        </w:rPr>
      </w:pPr>
    </w:p>
    <w:p w14:paraId="6DB27BF3" w14:textId="77777777" w:rsidR="00E85C26" w:rsidRDefault="00E85C26" w:rsidP="00C81C34">
      <w:pPr>
        <w:autoSpaceDE w:val="0"/>
        <w:autoSpaceDN w:val="0"/>
        <w:adjustRightInd w:val="0"/>
        <w:spacing w:after="240" w:line="480" w:lineRule="auto"/>
        <w:jc w:val="both"/>
        <w:rPr>
          <w:b/>
          <w:color w:val="000000" w:themeColor="text1"/>
          <w:sz w:val="32"/>
          <w:szCs w:val="26"/>
        </w:rPr>
      </w:pPr>
    </w:p>
    <w:p w14:paraId="734A022D" w14:textId="77777777" w:rsidR="007C167B" w:rsidRDefault="007C167B" w:rsidP="00C81C34">
      <w:pPr>
        <w:autoSpaceDE w:val="0"/>
        <w:autoSpaceDN w:val="0"/>
        <w:adjustRightInd w:val="0"/>
        <w:spacing w:after="240" w:line="480" w:lineRule="auto"/>
        <w:jc w:val="both"/>
        <w:rPr>
          <w:rFonts w:ascii="TimesNewRomanPS-BoldMT" w:hAnsi="TimesNewRomanPS-BoldMT"/>
          <w:b/>
          <w:bCs/>
          <w:color w:val="000000"/>
          <w:sz w:val="30"/>
          <w:szCs w:val="30"/>
        </w:rPr>
      </w:pPr>
    </w:p>
    <w:p w14:paraId="79425D93" w14:textId="77777777" w:rsidR="007C167B" w:rsidRDefault="007C167B" w:rsidP="00C81C34">
      <w:pPr>
        <w:autoSpaceDE w:val="0"/>
        <w:autoSpaceDN w:val="0"/>
        <w:adjustRightInd w:val="0"/>
        <w:spacing w:after="240" w:line="480" w:lineRule="auto"/>
        <w:jc w:val="both"/>
        <w:rPr>
          <w:rFonts w:ascii="TimesNewRomanPS-BoldMT" w:hAnsi="TimesNewRomanPS-BoldMT"/>
          <w:b/>
          <w:bCs/>
          <w:color w:val="000000"/>
          <w:sz w:val="30"/>
          <w:szCs w:val="30"/>
        </w:rPr>
      </w:pPr>
    </w:p>
    <w:p w14:paraId="020CB988" w14:textId="77777777" w:rsidR="007C167B" w:rsidRDefault="007C167B" w:rsidP="00C81C34">
      <w:pPr>
        <w:autoSpaceDE w:val="0"/>
        <w:autoSpaceDN w:val="0"/>
        <w:adjustRightInd w:val="0"/>
        <w:spacing w:after="240" w:line="480" w:lineRule="auto"/>
        <w:jc w:val="both"/>
        <w:rPr>
          <w:rFonts w:ascii="TimesNewRomanPS-BoldMT" w:hAnsi="TimesNewRomanPS-BoldMT"/>
          <w:b/>
          <w:bCs/>
          <w:color w:val="000000"/>
          <w:sz w:val="30"/>
          <w:szCs w:val="30"/>
        </w:rPr>
      </w:pPr>
    </w:p>
    <w:p w14:paraId="3D3643E3" w14:textId="77777777" w:rsidR="007C167B" w:rsidRDefault="007C167B" w:rsidP="00C81C34">
      <w:pPr>
        <w:autoSpaceDE w:val="0"/>
        <w:autoSpaceDN w:val="0"/>
        <w:adjustRightInd w:val="0"/>
        <w:spacing w:after="240" w:line="480" w:lineRule="auto"/>
        <w:jc w:val="both"/>
        <w:rPr>
          <w:rFonts w:ascii="TimesNewRomanPS-BoldMT" w:hAnsi="TimesNewRomanPS-BoldMT"/>
          <w:b/>
          <w:bCs/>
          <w:color w:val="000000"/>
          <w:sz w:val="30"/>
          <w:szCs w:val="30"/>
        </w:rPr>
      </w:pPr>
    </w:p>
    <w:p w14:paraId="65D73F1F" w14:textId="77777777" w:rsidR="006D67C8" w:rsidRPr="005F591F" w:rsidRDefault="000E5687" w:rsidP="00C81C34">
      <w:pPr>
        <w:autoSpaceDE w:val="0"/>
        <w:autoSpaceDN w:val="0"/>
        <w:adjustRightInd w:val="0"/>
        <w:spacing w:after="240" w:line="480" w:lineRule="auto"/>
        <w:jc w:val="both"/>
        <w:rPr>
          <w:b/>
          <w:color w:val="000000" w:themeColor="text1"/>
          <w:sz w:val="32"/>
          <w:szCs w:val="26"/>
        </w:rPr>
      </w:pPr>
      <w:r>
        <w:rPr>
          <w:b/>
          <w:color w:val="000000" w:themeColor="text1"/>
          <w:sz w:val="32"/>
          <w:szCs w:val="26"/>
        </w:rPr>
        <w:lastRenderedPageBreak/>
        <w:t>6</w:t>
      </w:r>
      <w:r w:rsidR="00582A1C" w:rsidRPr="005F591F">
        <w:rPr>
          <w:b/>
          <w:color w:val="000000" w:themeColor="text1"/>
          <w:sz w:val="32"/>
          <w:szCs w:val="26"/>
        </w:rPr>
        <w:t xml:space="preserve">. </w:t>
      </w:r>
      <w:r w:rsidR="003309C3" w:rsidRPr="005F591F">
        <w:rPr>
          <w:b/>
          <w:color w:val="000000" w:themeColor="text1"/>
          <w:sz w:val="32"/>
          <w:szCs w:val="26"/>
        </w:rPr>
        <w:t>CONCLUSION</w:t>
      </w:r>
    </w:p>
    <w:p w14:paraId="0D9D6913" w14:textId="77777777" w:rsidR="004F674A" w:rsidRPr="004F674A" w:rsidRDefault="004F674A" w:rsidP="00C0630D">
      <w:pPr>
        <w:widowControl w:val="0"/>
        <w:autoSpaceDE w:val="0"/>
        <w:autoSpaceDN w:val="0"/>
        <w:adjustRightInd w:val="0"/>
        <w:spacing w:line="480" w:lineRule="auto"/>
        <w:jc w:val="both"/>
        <w:rPr>
          <w:color w:val="000000" w:themeColor="text1"/>
        </w:rPr>
      </w:pPr>
      <w:r w:rsidRPr="004F674A">
        <w:rPr>
          <w:color w:val="000000" w:themeColor="text1"/>
        </w:rPr>
        <w:t xml:space="preserve">One popular diagnostic technique that is widely used globally is color Doppler ultrasound. With histology as the gold standard, this study aimed to </w:t>
      </w:r>
      <w:r w:rsidR="00C0630D">
        <w:rPr>
          <w:color w:val="000000" w:themeColor="text1"/>
        </w:rPr>
        <w:t>determine</w:t>
      </w:r>
      <w:r w:rsidRPr="004F674A">
        <w:rPr>
          <w:color w:val="000000" w:themeColor="text1"/>
        </w:rPr>
        <w:t xml:space="preserve"> the </w:t>
      </w:r>
      <w:r w:rsidR="00C0630D">
        <w:rPr>
          <w:color w:val="000000" w:themeColor="text1"/>
        </w:rPr>
        <w:t>role</w:t>
      </w:r>
      <w:r w:rsidRPr="004F674A">
        <w:rPr>
          <w:color w:val="000000" w:themeColor="text1"/>
        </w:rPr>
        <w:t xml:space="preserve"> of color Doppler ultrasound in evaluating testicular masses (both benign and malignant). It may be inferred from the performance of color Doppler ultrasound that </w:t>
      </w:r>
      <w:r w:rsidR="00C0630D">
        <w:rPr>
          <w:color w:val="000000" w:themeColor="text1"/>
        </w:rPr>
        <w:t>this</w:t>
      </w:r>
      <w:r w:rsidRPr="004F674A">
        <w:rPr>
          <w:color w:val="000000" w:themeColor="text1"/>
        </w:rPr>
        <w:t xml:space="preserve"> technique </w:t>
      </w:r>
      <w:r w:rsidR="00C0630D">
        <w:rPr>
          <w:color w:val="000000" w:themeColor="text1"/>
        </w:rPr>
        <w:t xml:space="preserve">has </w:t>
      </w:r>
      <w:r w:rsidR="00C0630D" w:rsidRPr="00402449">
        <w:t>strong ability</w:t>
      </w:r>
      <w:r w:rsidR="00C0630D" w:rsidRPr="004F674A">
        <w:rPr>
          <w:color w:val="000000" w:themeColor="text1"/>
        </w:rPr>
        <w:t xml:space="preserve"> </w:t>
      </w:r>
      <w:r w:rsidRPr="004F674A">
        <w:rPr>
          <w:color w:val="000000" w:themeColor="text1"/>
        </w:rPr>
        <w:t>for detecting testicular masses</w:t>
      </w:r>
      <w:r w:rsidR="00C0630D">
        <w:rPr>
          <w:color w:val="000000" w:themeColor="text1"/>
        </w:rPr>
        <w:t xml:space="preserve"> as reflected by its calculated </w:t>
      </w:r>
      <w:r w:rsidR="00C0630D" w:rsidRPr="00C0630D">
        <w:rPr>
          <w:color w:val="000000" w:themeColor="text1"/>
        </w:rPr>
        <w:t>sensitivity</w:t>
      </w:r>
      <w:r w:rsidR="00C0630D">
        <w:rPr>
          <w:color w:val="000000" w:themeColor="text1"/>
        </w:rPr>
        <w:t xml:space="preserve"> and </w:t>
      </w:r>
      <w:r w:rsidR="00C0630D" w:rsidRPr="00C0630D">
        <w:rPr>
          <w:color w:val="000000" w:themeColor="text1"/>
        </w:rPr>
        <w:t>positive predictive value (PPV)</w:t>
      </w:r>
      <w:r w:rsidR="00C0630D">
        <w:rPr>
          <w:color w:val="000000" w:themeColor="text1"/>
        </w:rPr>
        <w:t>. However, CDUS has</w:t>
      </w:r>
      <w:r w:rsidRPr="004F674A">
        <w:rPr>
          <w:color w:val="000000" w:themeColor="text1"/>
        </w:rPr>
        <w:t xml:space="preserve"> not </w:t>
      </w:r>
      <w:r w:rsidR="000103FA">
        <w:rPr>
          <w:color w:val="000000" w:themeColor="text1"/>
        </w:rPr>
        <w:t xml:space="preserve">been </w:t>
      </w:r>
      <w:r w:rsidRPr="004F674A">
        <w:rPr>
          <w:color w:val="000000" w:themeColor="text1"/>
        </w:rPr>
        <w:t>found to be more helpful than anticipated for differentiating between benign and malignant testicular tumors</w:t>
      </w:r>
      <w:r w:rsidR="00C0630D">
        <w:rPr>
          <w:color w:val="000000" w:themeColor="text1"/>
        </w:rPr>
        <w:t xml:space="preserve"> as depicted by low </w:t>
      </w:r>
      <w:r w:rsidR="00C0630D" w:rsidRPr="00C0630D">
        <w:rPr>
          <w:color w:val="000000" w:themeColor="text1"/>
        </w:rPr>
        <w:t xml:space="preserve">specificity </w:t>
      </w:r>
      <w:r w:rsidR="00C0630D">
        <w:rPr>
          <w:color w:val="000000" w:themeColor="text1"/>
        </w:rPr>
        <w:t xml:space="preserve">and </w:t>
      </w:r>
      <w:r w:rsidR="00C0630D" w:rsidRPr="00C0630D">
        <w:rPr>
          <w:color w:val="000000" w:themeColor="text1"/>
        </w:rPr>
        <w:t>negative predictive value (NPV</w:t>
      </w:r>
      <w:r w:rsidR="00C0630D">
        <w:rPr>
          <w:color w:val="000000" w:themeColor="text1"/>
        </w:rPr>
        <w:t>)</w:t>
      </w:r>
      <w:r w:rsidRPr="004F674A">
        <w:rPr>
          <w:color w:val="000000" w:themeColor="text1"/>
        </w:rPr>
        <w:t>. Therefore, even while CDUS cannot offer a conclusive diagnosis, it can substantially direct the decision-making process</w:t>
      </w:r>
      <w:r w:rsidR="00C0630D">
        <w:rPr>
          <w:color w:val="000000" w:themeColor="text1"/>
        </w:rPr>
        <w:t xml:space="preserve"> with </w:t>
      </w:r>
      <w:proofErr w:type="spellStart"/>
      <w:proofErr w:type="gramStart"/>
      <w:r w:rsidR="00C0630D">
        <w:rPr>
          <w:color w:val="000000" w:themeColor="text1"/>
        </w:rPr>
        <w:t>it’s</w:t>
      </w:r>
      <w:proofErr w:type="spellEnd"/>
      <w:proofErr w:type="gramEnd"/>
      <w:r w:rsidR="00C0630D">
        <w:rPr>
          <w:color w:val="000000" w:themeColor="text1"/>
        </w:rPr>
        <w:t xml:space="preserve"> </w:t>
      </w:r>
      <w:r w:rsidR="00C0630D" w:rsidRPr="00C0630D">
        <w:rPr>
          <w:color w:val="000000" w:themeColor="text1"/>
        </w:rPr>
        <w:t>moderate diagnostic utility</w:t>
      </w:r>
      <w:r w:rsidRPr="004F674A">
        <w:rPr>
          <w:color w:val="000000" w:themeColor="text1"/>
        </w:rPr>
        <w:t xml:space="preserve">. </w:t>
      </w:r>
      <w:r w:rsidR="00C0630D">
        <w:rPr>
          <w:color w:val="000000" w:themeColor="text1"/>
        </w:rPr>
        <w:t xml:space="preserve"> </w:t>
      </w:r>
    </w:p>
    <w:p w14:paraId="6AD4A516" w14:textId="77777777" w:rsidR="0038795C" w:rsidRPr="005A470B" w:rsidRDefault="0038795C" w:rsidP="005C3702">
      <w:pPr>
        <w:widowControl w:val="0"/>
        <w:autoSpaceDE w:val="0"/>
        <w:autoSpaceDN w:val="0"/>
        <w:adjustRightInd w:val="0"/>
        <w:spacing w:line="480" w:lineRule="auto"/>
        <w:jc w:val="both"/>
        <w:rPr>
          <w:b/>
          <w:color w:val="000000"/>
          <w:sz w:val="32"/>
          <w:szCs w:val="26"/>
        </w:rPr>
      </w:pPr>
    </w:p>
    <w:p w14:paraId="7ACE3D1E" w14:textId="77777777" w:rsidR="007A45CD" w:rsidRPr="002267F5" w:rsidRDefault="00E86846" w:rsidP="00582A1C">
      <w:pPr>
        <w:spacing w:line="360" w:lineRule="auto"/>
        <w:rPr>
          <w:b/>
          <w:color w:val="000000" w:themeColor="text1"/>
          <w:sz w:val="32"/>
          <w:szCs w:val="26"/>
        </w:rPr>
      </w:pPr>
      <w:r w:rsidRPr="005A470B">
        <w:rPr>
          <w:b/>
          <w:color w:val="000000"/>
          <w:sz w:val="32"/>
          <w:szCs w:val="26"/>
        </w:rPr>
        <w:br w:type="page"/>
      </w:r>
      <w:r w:rsidR="000E5687">
        <w:rPr>
          <w:b/>
          <w:color w:val="000000" w:themeColor="text1"/>
          <w:sz w:val="32"/>
          <w:szCs w:val="26"/>
        </w:rPr>
        <w:lastRenderedPageBreak/>
        <w:t>7</w:t>
      </w:r>
      <w:r w:rsidR="00582A1C" w:rsidRPr="002267F5">
        <w:rPr>
          <w:b/>
          <w:color w:val="000000" w:themeColor="text1"/>
          <w:sz w:val="32"/>
          <w:szCs w:val="26"/>
        </w:rPr>
        <w:t xml:space="preserve">. </w:t>
      </w:r>
      <w:r w:rsidR="00044B65" w:rsidRPr="002267F5">
        <w:rPr>
          <w:b/>
          <w:color w:val="000000" w:themeColor="text1"/>
          <w:sz w:val="32"/>
          <w:szCs w:val="26"/>
        </w:rPr>
        <w:t xml:space="preserve">LIMITATIONS </w:t>
      </w:r>
    </w:p>
    <w:p w14:paraId="550B991D" w14:textId="77777777" w:rsidR="00B44870" w:rsidRPr="002267F5" w:rsidRDefault="00B44870" w:rsidP="00495AFC">
      <w:pPr>
        <w:spacing w:line="360" w:lineRule="auto"/>
        <w:rPr>
          <w:b/>
          <w:color w:val="000000" w:themeColor="text1"/>
          <w:sz w:val="20"/>
          <w:szCs w:val="20"/>
        </w:rPr>
      </w:pPr>
    </w:p>
    <w:p w14:paraId="38FDD90F" w14:textId="77777777" w:rsidR="00F33771" w:rsidRPr="00F33771" w:rsidRDefault="00F33771" w:rsidP="00F33771">
      <w:pPr>
        <w:pStyle w:val="ListParagraph"/>
        <w:numPr>
          <w:ilvl w:val="0"/>
          <w:numId w:val="1"/>
        </w:numPr>
        <w:spacing w:line="480" w:lineRule="auto"/>
        <w:jc w:val="both"/>
        <w:rPr>
          <w:rFonts w:ascii="Times New Roman" w:hAnsi="Times New Roman"/>
          <w:sz w:val="24"/>
          <w:szCs w:val="24"/>
        </w:rPr>
      </w:pPr>
      <w:r w:rsidRPr="00F33771">
        <w:rPr>
          <w:rFonts w:ascii="Times New Roman" w:hAnsi="Times New Roman"/>
          <w:sz w:val="24"/>
          <w:szCs w:val="24"/>
        </w:rPr>
        <w:t>There were just 50 cases in our sample. Our dataset only contains one case of several tumor types because of the rarity of some tumor types.</w:t>
      </w:r>
    </w:p>
    <w:p w14:paraId="7D7CE106" w14:textId="77777777" w:rsidR="005C09A5" w:rsidRPr="005C09A5" w:rsidRDefault="005C09A5" w:rsidP="005C09A5">
      <w:pPr>
        <w:pStyle w:val="ListParagraph"/>
        <w:numPr>
          <w:ilvl w:val="0"/>
          <w:numId w:val="1"/>
        </w:numPr>
        <w:jc w:val="both"/>
        <w:rPr>
          <w:rFonts w:ascii="Times New Roman" w:hAnsi="Times New Roman"/>
          <w:sz w:val="24"/>
          <w:szCs w:val="24"/>
        </w:rPr>
      </w:pPr>
      <w:r w:rsidRPr="005C09A5">
        <w:rPr>
          <w:rFonts w:ascii="Times New Roman" w:hAnsi="Times New Roman"/>
          <w:color w:val="000000"/>
          <w:sz w:val="24"/>
          <w:szCs w:val="24"/>
        </w:rPr>
        <w:t>Study population was chosen from a single institution.</w:t>
      </w:r>
    </w:p>
    <w:p w14:paraId="3AD19572" w14:textId="77777777" w:rsidR="00B44870" w:rsidRPr="002267F5" w:rsidRDefault="00AB5CF3" w:rsidP="005F591F">
      <w:pPr>
        <w:numPr>
          <w:ilvl w:val="0"/>
          <w:numId w:val="1"/>
        </w:numPr>
        <w:spacing w:after="240" w:line="360" w:lineRule="auto"/>
        <w:jc w:val="both"/>
        <w:rPr>
          <w:color w:val="000000" w:themeColor="text1"/>
        </w:rPr>
      </w:pPr>
      <w:r w:rsidRPr="002267F5">
        <w:rPr>
          <w:color w:val="000000" w:themeColor="text1"/>
        </w:rPr>
        <w:t>Samples</w:t>
      </w:r>
      <w:r w:rsidR="00C40DE5">
        <w:rPr>
          <w:color w:val="000000" w:themeColor="text1"/>
        </w:rPr>
        <w:t xml:space="preserve"> were</w:t>
      </w:r>
      <w:r w:rsidRPr="002267F5">
        <w:rPr>
          <w:color w:val="000000" w:themeColor="text1"/>
        </w:rPr>
        <w:t xml:space="preserve"> taken by single ultrasound machine PHILIPS Affinity Healthcare 30</w:t>
      </w:r>
      <w:r w:rsidR="00ED1B15" w:rsidRPr="002267F5">
        <w:rPr>
          <w:color w:val="000000" w:themeColor="text1"/>
        </w:rPr>
        <w:t xml:space="preserve"> with 7.5 to 10MHz probe </w:t>
      </w:r>
      <w:r w:rsidRPr="002267F5">
        <w:rPr>
          <w:color w:val="000000" w:themeColor="text1"/>
        </w:rPr>
        <w:t>it will be better</w:t>
      </w:r>
      <w:r w:rsidR="00ED1B15" w:rsidRPr="002267F5">
        <w:rPr>
          <w:color w:val="000000" w:themeColor="text1"/>
        </w:rPr>
        <w:t xml:space="preserve"> if there were </w:t>
      </w:r>
      <w:r w:rsidR="000150C4">
        <w:rPr>
          <w:color w:val="000000" w:themeColor="text1"/>
        </w:rPr>
        <w:t xml:space="preserve">more </w:t>
      </w:r>
      <w:proofErr w:type="gramStart"/>
      <w:r w:rsidR="00ED1B15" w:rsidRPr="002267F5">
        <w:rPr>
          <w:color w:val="000000" w:themeColor="text1"/>
        </w:rPr>
        <w:t xml:space="preserve">high </w:t>
      </w:r>
      <w:r w:rsidR="000150C4">
        <w:rPr>
          <w:color w:val="000000" w:themeColor="text1"/>
        </w:rPr>
        <w:t>resolution</w:t>
      </w:r>
      <w:proofErr w:type="gramEnd"/>
      <w:r w:rsidR="00ED1B15" w:rsidRPr="002267F5">
        <w:rPr>
          <w:color w:val="000000" w:themeColor="text1"/>
        </w:rPr>
        <w:t xml:space="preserve"> ultrasound machine available.</w:t>
      </w:r>
    </w:p>
    <w:p w14:paraId="155F1068" w14:textId="77777777" w:rsidR="00F33771" w:rsidRPr="00F33771" w:rsidRDefault="00F33771" w:rsidP="00F33771">
      <w:pPr>
        <w:pStyle w:val="ListParagraph"/>
        <w:numPr>
          <w:ilvl w:val="0"/>
          <w:numId w:val="1"/>
        </w:numPr>
        <w:spacing w:after="240" w:line="480" w:lineRule="auto"/>
        <w:jc w:val="both"/>
        <w:rPr>
          <w:rFonts w:ascii="Times New Roman" w:hAnsi="Times New Roman"/>
          <w:sz w:val="24"/>
          <w:szCs w:val="24"/>
        </w:rPr>
      </w:pPr>
      <w:r w:rsidRPr="00F33771">
        <w:rPr>
          <w:rFonts w:ascii="Times New Roman" w:hAnsi="Times New Roman"/>
          <w:sz w:val="24"/>
          <w:szCs w:val="24"/>
        </w:rPr>
        <w:t xml:space="preserve">Tumors always result in architectural deformation of the testis, which makes it challenging to classify color Doppler features. </w:t>
      </w:r>
    </w:p>
    <w:p w14:paraId="7B051F06" w14:textId="77777777" w:rsidR="00F33771" w:rsidRPr="00F33771" w:rsidRDefault="00F33771" w:rsidP="00F33771">
      <w:pPr>
        <w:pStyle w:val="ListParagraph"/>
        <w:numPr>
          <w:ilvl w:val="0"/>
          <w:numId w:val="1"/>
        </w:numPr>
        <w:spacing w:line="480" w:lineRule="auto"/>
        <w:rPr>
          <w:rFonts w:ascii="Times New Roman" w:hAnsi="Times New Roman"/>
          <w:sz w:val="24"/>
          <w:szCs w:val="24"/>
        </w:rPr>
      </w:pPr>
      <w:r w:rsidRPr="00F33771">
        <w:rPr>
          <w:rFonts w:ascii="Times New Roman" w:hAnsi="Times New Roman"/>
          <w:sz w:val="24"/>
          <w:szCs w:val="24"/>
        </w:rPr>
        <w:t>5. Color Doppler is difficult to quantify due to its qualitative nature.</w:t>
      </w:r>
    </w:p>
    <w:p w14:paraId="0E8420B2" w14:textId="77777777" w:rsidR="002267F5" w:rsidRDefault="005C09A5" w:rsidP="00E42443">
      <w:pPr>
        <w:numPr>
          <w:ilvl w:val="0"/>
          <w:numId w:val="1"/>
        </w:numPr>
        <w:spacing w:after="240" w:line="360" w:lineRule="auto"/>
        <w:jc w:val="both"/>
        <w:rPr>
          <w:color w:val="000000" w:themeColor="text1"/>
        </w:rPr>
      </w:pPr>
      <w:r>
        <w:rPr>
          <w:color w:val="000000" w:themeColor="text1"/>
        </w:rPr>
        <w:t>Evaluation</w:t>
      </w:r>
      <w:r w:rsidRPr="005C09A5">
        <w:t xml:space="preserve"> </w:t>
      </w:r>
      <w:r w:rsidRPr="005C09A5">
        <w:rPr>
          <w:color w:val="000000"/>
        </w:rPr>
        <w:t>became problematic in certain patients due to</w:t>
      </w:r>
      <w:r w:rsidRPr="005C09A5">
        <w:t xml:space="preserve"> </w:t>
      </w:r>
      <w:r w:rsidR="002267F5" w:rsidRPr="002267F5">
        <w:rPr>
          <w:color w:val="000000" w:themeColor="text1"/>
        </w:rPr>
        <w:t xml:space="preserve">large </w:t>
      </w:r>
      <w:r w:rsidR="00BA11CF">
        <w:rPr>
          <w:color w:val="000000" w:themeColor="text1"/>
        </w:rPr>
        <w:t>testicular</w:t>
      </w:r>
      <w:r w:rsidR="005F591F">
        <w:rPr>
          <w:color w:val="000000" w:themeColor="text1"/>
        </w:rPr>
        <w:t xml:space="preserve"> </w:t>
      </w:r>
      <w:r w:rsidR="002267F5" w:rsidRPr="002267F5">
        <w:rPr>
          <w:color w:val="000000" w:themeColor="text1"/>
        </w:rPr>
        <w:t>tumor.</w:t>
      </w:r>
    </w:p>
    <w:p w14:paraId="7DE6F559" w14:textId="77777777" w:rsidR="005C09A5" w:rsidRPr="005C09A5" w:rsidRDefault="005C09A5" w:rsidP="005C09A5">
      <w:pPr>
        <w:pStyle w:val="ListParagraph"/>
        <w:numPr>
          <w:ilvl w:val="0"/>
          <w:numId w:val="1"/>
        </w:numPr>
        <w:jc w:val="both"/>
        <w:rPr>
          <w:rFonts w:ascii="Times New Roman" w:hAnsi="Times New Roman"/>
          <w:sz w:val="24"/>
          <w:szCs w:val="24"/>
        </w:rPr>
      </w:pPr>
      <w:proofErr w:type="spellStart"/>
      <w:r>
        <w:rPr>
          <w:rFonts w:ascii="Times New Roman" w:hAnsi="Times New Roman"/>
          <w:color w:val="000000"/>
          <w:sz w:val="24"/>
          <w:szCs w:val="24"/>
        </w:rPr>
        <w:t>Pulsatility</w:t>
      </w:r>
      <w:proofErr w:type="spellEnd"/>
      <w:r>
        <w:rPr>
          <w:rFonts w:ascii="Times New Roman" w:hAnsi="Times New Roman"/>
          <w:color w:val="000000"/>
          <w:sz w:val="24"/>
          <w:szCs w:val="24"/>
        </w:rPr>
        <w:t xml:space="preserve"> Index (P</w:t>
      </w:r>
      <w:r w:rsidRPr="005C09A5">
        <w:rPr>
          <w:rFonts w:ascii="Times New Roman" w:hAnsi="Times New Roman"/>
          <w:color w:val="000000"/>
          <w:sz w:val="24"/>
          <w:szCs w:val="24"/>
        </w:rPr>
        <w:t>I</w:t>
      </w:r>
      <w:r>
        <w:rPr>
          <w:rFonts w:ascii="Times New Roman" w:hAnsi="Times New Roman"/>
          <w:color w:val="000000"/>
          <w:sz w:val="24"/>
          <w:szCs w:val="24"/>
        </w:rPr>
        <w:t>) and</w:t>
      </w:r>
      <w:r w:rsidRPr="005C09A5">
        <w:rPr>
          <w:rFonts w:ascii="Times New Roman" w:hAnsi="Times New Roman"/>
          <w:color w:val="000000"/>
          <w:sz w:val="24"/>
          <w:szCs w:val="24"/>
        </w:rPr>
        <w:t xml:space="preserve"> Mean Velocity (MV) were not studied.</w:t>
      </w:r>
      <w:r w:rsidR="00F33771">
        <w:rPr>
          <w:rFonts w:ascii="Times New Roman" w:hAnsi="Times New Roman"/>
          <w:color w:val="000000"/>
          <w:sz w:val="24"/>
          <w:szCs w:val="24"/>
        </w:rPr>
        <w:t xml:space="preserve"> </w:t>
      </w:r>
    </w:p>
    <w:p w14:paraId="205F4960" w14:textId="77777777" w:rsidR="000A1ADE" w:rsidRPr="003C1D89" w:rsidRDefault="000A1ADE" w:rsidP="00ED1B15">
      <w:pPr>
        <w:spacing w:after="240" w:line="480" w:lineRule="auto"/>
        <w:ind w:left="360"/>
        <w:jc w:val="both"/>
        <w:rPr>
          <w:b/>
          <w:bCs/>
          <w:color w:val="FF0000"/>
        </w:rPr>
      </w:pPr>
    </w:p>
    <w:p w14:paraId="028EAD0A" w14:textId="77777777" w:rsidR="00ED1B15" w:rsidRPr="00ED1B15" w:rsidRDefault="00ED1B15" w:rsidP="002267F5">
      <w:pPr>
        <w:spacing w:after="240" w:line="480" w:lineRule="auto"/>
        <w:ind w:left="360"/>
        <w:jc w:val="both"/>
        <w:rPr>
          <w:b/>
          <w:bCs/>
          <w:color w:val="FF0000"/>
        </w:rPr>
      </w:pPr>
    </w:p>
    <w:p w14:paraId="3690FED9" w14:textId="77777777" w:rsidR="002316B1" w:rsidRPr="003C1D89" w:rsidRDefault="002316B1" w:rsidP="000A62B4">
      <w:pPr>
        <w:spacing w:line="360" w:lineRule="auto"/>
        <w:jc w:val="center"/>
        <w:rPr>
          <w:b/>
          <w:color w:val="FF0000"/>
          <w:sz w:val="32"/>
          <w:szCs w:val="26"/>
        </w:rPr>
      </w:pPr>
    </w:p>
    <w:p w14:paraId="738D96BC" w14:textId="77777777" w:rsidR="00862D76" w:rsidRPr="005A470B" w:rsidRDefault="00862D76" w:rsidP="000A62B4">
      <w:pPr>
        <w:spacing w:after="240" w:line="360" w:lineRule="auto"/>
        <w:jc w:val="both"/>
        <w:rPr>
          <w:color w:val="000000"/>
          <w:sz w:val="26"/>
          <w:szCs w:val="26"/>
        </w:rPr>
      </w:pPr>
    </w:p>
    <w:p w14:paraId="19DC9B37" w14:textId="77777777" w:rsidR="00A63C0A" w:rsidRPr="005A470B" w:rsidRDefault="00A63C0A" w:rsidP="000A62B4">
      <w:pPr>
        <w:spacing w:line="360" w:lineRule="auto"/>
        <w:jc w:val="both"/>
        <w:rPr>
          <w:color w:val="000000"/>
        </w:rPr>
      </w:pPr>
    </w:p>
    <w:p w14:paraId="3F3B5CA1" w14:textId="77777777" w:rsidR="002B66FB" w:rsidRPr="00E1042F" w:rsidRDefault="002B66FB" w:rsidP="00E1042F">
      <w:pPr>
        <w:spacing w:line="360" w:lineRule="auto"/>
        <w:jc w:val="both"/>
        <w:rPr>
          <w:rFonts w:ascii="Arial" w:hAnsi="Arial" w:cs="Arial"/>
          <w:color w:val="000000"/>
          <w:sz w:val="26"/>
          <w:szCs w:val="26"/>
        </w:rPr>
      </w:pPr>
      <w:r w:rsidRPr="005A470B">
        <w:rPr>
          <w:rFonts w:ascii="Arial" w:hAnsi="Arial" w:cs="Arial"/>
          <w:color w:val="000000"/>
          <w:sz w:val="26"/>
          <w:szCs w:val="26"/>
        </w:rPr>
        <w:br w:type="page"/>
      </w:r>
      <w:r w:rsidR="000E5687">
        <w:rPr>
          <w:b/>
          <w:bCs/>
          <w:color w:val="000000"/>
          <w:sz w:val="32"/>
          <w:szCs w:val="32"/>
        </w:rPr>
        <w:lastRenderedPageBreak/>
        <w:t>8</w:t>
      </w:r>
      <w:r w:rsidR="00582A1C" w:rsidRPr="005A470B">
        <w:rPr>
          <w:b/>
          <w:bCs/>
          <w:color w:val="000000"/>
          <w:sz w:val="32"/>
          <w:szCs w:val="32"/>
        </w:rPr>
        <w:t xml:space="preserve">. </w:t>
      </w:r>
      <w:r w:rsidRPr="005A470B">
        <w:rPr>
          <w:b/>
          <w:bCs/>
          <w:color w:val="000000"/>
          <w:sz w:val="32"/>
          <w:szCs w:val="32"/>
        </w:rPr>
        <w:t>RECOMMENDATION</w:t>
      </w:r>
    </w:p>
    <w:p w14:paraId="635D698C" w14:textId="77777777" w:rsidR="00A024ED" w:rsidRPr="00A024ED" w:rsidRDefault="00A024ED" w:rsidP="00A024ED">
      <w:pPr>
        <w:pStyle w:val="NormalWeb"/>
        <w:spacing w:line="480" w:lineRule="auto"/>
        <w:jc w:val="both"/>
        <w:rPr>
          <w:color w:val="000000" w:themeColor="text1"/>
        </w:rPr>
      </w:pPr>
      <w:r w:rsidRPr="00A024ED">
        <w:rPr>
          <w:color w:val="000000" w:themeColor="text1"/>
        </w:rPr>
        <w:t xml:space="preserve">It is still challenging to differentiate between testicular masses from CDUS. This study demonstrated that it was difficult to distinguish between benign and malignant testicular tumors using color Doppler ultrasound and different characteristic </w:t>
      </w:r>
      <w:r>
        <w:rPr>
          <w:color w:val="000000" w:themeColor="text1"/>
        </w:rPr>
        <w:t>parameters</w:t>
      </w:r>
      <w:r w:rsidRPr="00A024ED">
        <w:rPr>
          <w:color w:val="000000" w:themeColor="text1"/>
        </w:rPr>
        <w:t>. To determine precise parameters and cut-off values that will enable us to distinguish between benign and malignant testicular masses with ease, we are suggesting that study can be conducted using a high-resolution ultrasound machine, elastography, and contrast-en</w:t>
      </w:r>
      <w:r>
        <w:rPr>
          <w:color w:val="000000" w:themeColor="text1"/>
        </w:rPr>
        <w:t xml:space="preserve">hanced color Doppler imaging - </w:t>
      </w:r>
      <w:r w:rsidRPr="00A024ED">
        <w:rPr>
          <w:color w:val="000000" w:themeColor="text1"/>
        </w:rPr>
        <w:t xml:space="preserve">as a prospective research direction. </w:t>
      </w:r>
    </w:p>
    <w:p w14:paraId="11A710A1" w14:textId="77777777" w:rsidR="00D25CF3" w:rsidRPr="00D25CF3" w:rsidRDefault="00D25CF3" w:rsidP="00E9576F">
      <w:pPr>
        <w:pStyle w:val="NormalWeb"/>
        <w:spacing w:before="0" w:beforeAutospacing="0" w:after="0" w:afterAutospacing="0" w:line="480" w:lineRule="auto"/>
        <w:jc w:val="both"/>
        <w:rPr>
          <w:b/>
          <w:bCs/>
          <w:color w:val="FF0000"/>
        </w:rPr>
      </w:pPr>
    </w:p>
    <w:p w14:paraId="5135B220" w14:textId="77777777" w:rsidR="00E601BC" w:rsidRPr="005A470B" w:rsidRDefault="00E601BC" w:rsidP="0014004F">
      <w:pPr>
        <w:spacing w:line="480" w:lineRule="auto"/>
        <w:jc w:val="both"/>
        <w:rPr>
          <w:rFonts w:cs="Arial"/>
          <w:color w:val="000000"/>
        </w:rPr>
      </w:pPr>
    </w:p>
    <w:p w14:paraId="13FF53F6" w14:textId="77777777" w:rsidR="00C24AB3" w:rsidRPr="005A470B" w:rsidRDefault="00C24AB3" w:rsidP="000A62B4">
      <w:pPr>
        <w:spacing w:line="360" w:lineRule="auto"/>
        <w:jc w:val="center"/>
        <w:rPr>
          <w:b/>
          <w:bCs/>
          <w:color w:val="000000"/>
          <w:sz w:val="32"/>
          <w:szCs w:val="32"/>
        </w:rPr>
      </w:pPr>
    </w:p>
    <w:p w14:paraId="4544D225" w14:textId="77777777" w:rsidR="00324C84" w:rsidRPr="005A470B" w:rsidRDefault="00324C84" w:rsidP="000A62B4">
      <w:pPr>
        <w:spacing w:line="360" w:lineRule="auto"/>
        <w:jc w:val="center"/>
        <w:rPr>
          <w:b/>
          <w:bCs/>
          <w:color w:val="000000"/>
          <w:sz w:val="12"/>
          <w:szCs w:val="12"/>
        </w:rPr>
      </w:pPr>
    </w:p>
    <w:p w14:paraId="7C3E9DBE" w14:textId="77777777" w:rsidR="00EC1450" w:rsidRPr="005A470B" w:rsidRDefault="00EC1450" w:rsidP="000A62B4">
      <w:pPr>
        <w:spacing w:line="360" w:lineRule="auto"/>
        <w:jc w:val="both"/>
        <w:rPr>
          <w:rFonts w:ascii="Arial" w:hAnsi="Arial" w:cs="Arial"/>
          <w:color w:val="000000"/>
          <w:sz w:val="26"/>
          <w:szCs w:val="26"/>
        </w:rPr>
      </w:pPr>
    </w:p>
    <w:p w14:paraId="09368D18" w14:textId="77777777" w:rsidR="008F1FC3" w:rsidRPr="008F1FC3" w:rsidRDefault="00A257B7" w:rsidP="008F1FC3">
      <w:pPr>
        <w:spacing w:after="200" w:line="360" w:lineRule="auto"/>
        <w:rPr>
          <w:b/>
          <w:bCs/>
          <w:color w:val="000000"/>
        </w:rPr>
      </w:pPr>
      <w:r w:rsidRPr="005A470B">
        <w:rPr>
          <w:color w:val="000000"/>
        </w:rPr>
        <w:br w:type="page"/>
      </w:r>
      <w:r w:rsidR="000E5687">
        <w:rPr>
          <w:b/>
          <w:color w:val="000000"/>
          <w:sz w:val="32"/>
        </w:rPr>
        <w:lastRenderedPageBreak/>
        <w:t>9</w:t>
      </w:r>
      <w:r w:rsidR="00FD4D91" w:rsidRPr="00C50998">
        <w:rPr>
          <w:b/>
          <w:color w:val="000000"/>
          <w:sz w:val="32"/>
        </w:rPr>
        <w:t xml:space="preserve">. </w:t>
      </w:r>
      <w:r w:rsidR="008F1FC3" w:rsidRPr="008E23B6">
        <w:rPr>
          <w:b/>
          <w:bCs/>
          <w:color w:val="000000"/>
          <w:sz w:val="32"/>
          <w:szCs w:val="32"/>
        </w:rPr>
        <w:t>BIBLIOGRAPHY</w:t>
      </w:r>
    </w:p>
    <w:p w14:paraId="0CCF89FE" w14:textId="77777777" w:rsidR="008F1FC3" w:rsidRPr="008F1FC3" w:rsidRDefault="008F1FC3" w:rsidP="00991D09">
      <w:pPr>
        <w:spacing w:line="276" w:lineRule="auto"/>
        <w:jc w:val="both"/>
        <w:rPr>
          <w:bCs/>
          <w:color w:val="000000"/>
        </w:rPr>
      </w:pPr>
      <w:r>
        <w:rPr>
          <w:bCs/>
          <w:color w:val="000000"/>
        </w:rPr>
        <w:t xml:space="preserve">Allan, P., </w:t>
      </w:r>
      <w:proofErr w:type="spellStart"/>
      <w:r w:rsidRPr="008F1FC3">
        <w:rPr>
          <w:bCs/>
          <w:color w:val="000000"/>
        </w:rPr>
        <w:t>Dubbins</w:t>
      </w:r>
      <w:proofErr w:type="spellEnd"/>
      <w:r w:rsidRPr="008F1FC3">
        <w:rPr>
          <w:bCs/>
          <w:color w:val="000000"/>
        </w:rPr>
        <w:t xml:space="preserve">, P., </w:t>
      </w:r>
      <w:proofErr w:type="spellStart"/>
      <w:r w:rsidRPr="008F1FC3">
        <w:rPr>
          <w:bCs/>
          <w:color w:val="000000"/>
        </w:rPr>
        <w:t>McDicken</w:t>
      </w:r>
      <w:proofErr w:type="spellEnd"/>
      <w:r w:rsidRPr="008F1FC3">
        <w:rPr>
          <w:bCs/>
          <w:color w:val="000000"/>
        </w:rPr>
        <w:t>, N., Pozniak, M., 2006. Clinical Doppler Ultrasound. 2</w:t>
      </w:r>
      <w:r w:rsidRPr="008F1FC3">
        <w:rPr>
          <w:bCs/>
          <w:color w:val="000000"/>
          <w:vertAlign w:val="superscript"/>
        </w:rPr>
        <w:t>nd</w:t>
      </w:r>
      <w:r w:rsidRPr="008F1FC3">
        <w:rPr>
          <w:bCs/>
          <w:color w:val="000000"/>
        </w:rPr>
        <w:t xml:space="preserve"> ed. Elsevier Limited. </w:t>
      </w:r>
    </w:p>
    <w:p w14:paraId="10ED9890" w14:textId="77777777" w:rsidR="00991D09" w:rsidRDefault="00991D09" w:rsidP="00991D09">
      <w:pPr>
        <w:spacing w:line="276" w:lineRule="auto"/>
        <w:jc w:val="both"/>
        <w:rPr>
          <w:bCs/>
          <w:color w:val="000000"/>
        </w:rPr>
      </w:pPr>
    </w:p>
    <w:p w14:paraId="06028423" w14:textId="77777777" w:rsidR="008F1FC3" w:rsidRPr="008F1FC3" w:rsidRDefault="008F1FC3" w:rsidP="00991D09">
      <w:pPr>
        <w:spacing w:line="276" w:lineRule="auto"/>
        <w:jc w:val="both"/>
        <w:rPr>
          <w:bCs/>
          <w:color w:val="000000"/>
        </w:rPr>
      </w:pPr>
      <w:r w:rsidRPr="008F1FC3">
        <w:rPr>
          <w:bCs/>
          <w:color w:val="000000"/>
        </w:rPr>
        <w:t>Allan, P.L., Baxter, G.M., Weston, M.J.</w:t>
      </w:r>
      <w:proofErr w:type="gramStart"/>
      <w:r w:rsidRPr="008F1FC3">
        <w:rPr>
          <w:bCs/>
          <w:color w:val="000000"/>
        </w:rPr>
        <w:t>,  2011</w:t>
      </w:r>
      <w:proofErr w:type="gramEnd"/>
      <w:r w:rsidRPr="008F1FC3">
        <w:rPr>
          <w:bCs/>
          <w:color w:val="000000"/>
        </w:rPr>
        <w:t>. Clinical Ultrasound. 3</w:t>
      </w:r>
      <w:r w:rsidRPr="008F1FC3">
        <w:rPr>
          <w:bCs/>
          <w:color w:val="000000"/>
          <w:vertAlign w:val="superscript"/>
        </w:rPr>
        <w:t>nd</w:t>
      </w:r>
      <w:r w:rsidRPr="008F1FC3">
        <w:rPr>
          <w:bCs/>
          <w:color w:val="000000"/>
        </w:rPr>
        <w:t xml:space="preserve"> ed. Elsevier Limited. </w:t>
      </w:r>
    </w:p>
    <w:p w14:paraId="2993F28E" w14:textId="77777777" w:rsidR="00991D09" w:rsidRDefault="00991D09" w:rsidP="00991D09">
      <w:pPr>
        <w:spacing w:line="276" w:lineRule="auto"/>
        <w:jc w:val="both"/>
        <w:rPr>
          <w:bCs/>
          <w:color w:val="000000"/>
        </w:rPr>
      </w:pPr>
    </w:p>
    <w:p w14:paraId="2BCD0223" w14:textId="77777777" w:rsidR="008F1FC3" w:rsidRPr="008F1FC3" w:rsidRDefault="008F1FC3" w:rsidP="00991D09">
      <w:pPr>
        <w:spacing w:line="276" w:lineRule="auto"/>
        <w:jc w:val="both"/>
        <w:rPr>
          <w:bCs/>
          <w:color w:val="000000"/>
        </w:rPr>
      </w:pPr>
      <w:r w:rsidRPr="008F1FC3">
        <w:rPr>
          <w:bCs/>
          <w:color w:val="000000"/>
        </w:rPr>
        <w:t xml:space="preserve">Atkinson, Jr. G.O., Patrick, L.E., Ball, Jr. T.I., Stephenson, C.A., Broecker, B.H., and Woodard, J.R., 1992. The normal and abnormal scrotum in children: evaluation with color Doppler sonography. AJR. American journal of roentgenology, 158(3), pp.613-617.       </w:t>
      </w:r>
    </w:p>
    <w:p w14:paraId="72D7B64E" w14:textId="77777777" w:rsidR="00991D09" w:rsidRDefault="00991D09" w:rsidP="00991D09">
      <w:pPr>
        <w:spacing w:line="276" w:lineRule="auto"/>
        <w:jc w:val="both"/>
        <w:rPr>
          <w:bCs/>
          <w:color w:val="000000"/>
        </w:rPr>
      </w:pPr>
    </w:p>
    <w:p w14:paraId="5879B403" w14:textId="77777777" w:rsidR="009A4760" w:rsidRDefault="00E907F4" w:rsidP="00991D09">
      <w:pPr>
        <w:spacing w:line="276" w:lineRule="auto"/>
        <w:jc w:val="both"/>
        <w:rPr>
          <w:bCs/>
          <w:color w:val="000000"/>
        </w:rPr>
      </w:pPr>
      <w:proofErr w:type="spellStart"/>
      <w:r w:rsidRPr="00E907F4">
        <w:rPr>
          <w:bCs/>
          <w:color w:val="000000"/>
        </w:rPr>
        <w:t>Badmos</w:t>
      </w:r>
      <w:proofErr w:type="spellEnd"/>
      <w:r w:rsidRPr="00E907F4">
        <w:rPr>
          <w:bCs/>
          <w:color w:val="000000"/>
        </w:rPr>
        <w:t>, K. 2012</w:t>
      </w:r>
      <w:r>
        <w:rPr>
          <w:bCs/>
          <w:color w:val="000000"/>
        </w:rPr>
        <w:t xml:space="preserve">. </w:t>
      </w:r>
      <w:r w:rsidRPr="00E907F4">
        <w:rPr>
          <w:bCs/>
          <w:color w:val="000000"/>
        </w:rPr>
        <w:t xml:space="preserve">Tuberculous </w:t>
      </w:r>
      <w:proofErr w:type="spellStart"/>
      <w:r w:rsidRPr="00E907F4">
        <w:rPr>
          <w:bCs/>
          <w:color w:val="000000"/>
        </w:rPr>
        <w:t>epididymo</w:t>
      </w:r>
      <w:proofErr w:type="spellEnd"/>
      <w:r w:rsidRPr="00E907F4">
        <w:rPr>
          <w:bCs/>
          <w:color w:val="000000"/>
        </w:rPr>
        <w:t xml:space="preserve">-orchitis mimicking a testicular </w:t>
      </w:r>
      <w:proofErr w:type="spellStart"/>
      <w:r w:rsidRPr="00E907F4">
        <w:rPr>
          <w:bCs/>
          <w:color w:val="000000"/>
        </w:rPr>
        <w:t>tumour</w:t>
      </w:r>
      <w:proofErr w:type="spellEnd"/>
      <w:r w:rsidRPr="00E907F4">
        <w:rPr>
          <w:bCs/>
          <w:color w:val="000000"/>
        </w:rPr>
        <w:t>: A case report. Afr. Health Sci., 12, 396–398.</w:t>
      </w:r>
    </w:p>
    <w:p w14:paraId="4FFBC3A9" w14:textId="77777777" w:rsidR="00991D09" w:rsidRDefault="00991D09" w:rsidP="00991D09">
      <w:pPr>
        <w:spacing w:line="276" w:lineRule="auto"/>
        <w:rPr>
          <w:bCs/>
          <w:color w:val="000000"/>
        </w:rPr>
      </w:pPr>
    </w:p>
    <w:p w14:paraId="088E0BCE" w14:textId="77777777" w:rsidR="008A417C" w:rsidRDefault="008A417C" w:rsidP="00991D09">
      <w:pPr>
        <w:spacing w:line="276" w:lineRule="auto"/>
        <w:rPr>
          <w:bCs/>
          <w:color w:val="000000"/>
        </w:rPr>
      </w:pPr>
      <w:r w:rsidRPr="008A417C">
        <w:rPr>
          <w:bCs/>
          <w:color w:val="000000"/>
        </w:rPr>
        <w:t xml:space="preserve">Barnes, M. (Ed.). (2002, March 6). Criss-crossing vascularity reliably predicts testicular cancer. AuntMinnie.com. </w:t>
      </w:r>
      <w:r w:rsidRPr="003A29B3">
        <w:rPr>
          <w:bCs/>
        </w:rPr>
        <w:t>https://www.auntminnie.com/clinicalnews/ultrasound/article/15559721/crisscrossing-vascularity-reliably-predictstesticular-cancer</w:t>
      </w:r>
      <w:r w:rsidR="003A29B3">
        <w:rPr>
          <w:bCs/>
        </w:rPr>
        <w:t>.</w:t>
      </w:r>
    </w:p>
    <w:p w14:paraId="4C679668" w14:textId="77777777" w:rsidR="00991D09" w:rsidRDefault="00991D09" w:rsidP="00991D09">
      <w:pPr>
        <w:spacing w:line="276" w:lineRule="auto"/>
        <w:jc w:val="both"/>
        <w:rPr>
          <w:bCs/>
          <w:color w:val="000000"/>
        </w:rPr>
      </w:pPr>
    </w:p>
    <w:p w14:paraId="3D01F2F1" w14:textId="77777777" w:rsidR="008F1FC3" w:rsidRPr="008F1FC3" w:rsidRDefault="008F1FC3" w:rsidP="00991D09">
      <w:pPr>
        <w:spacing w:line="276" w:lineRule="auto"/>
        <w:jc w:val="both"/>
        <w:rPr>
          <w:bCs/>
          <w:color w:val="000000"/>
        </w:rPr>
      </w:pPr>
      <w:r w:rsidRPr="008F1FC3">
        <w:rPr>
          <w:bCs/>
          <w:color w:val="000000"/>
        </w:rPr>
        <w:t xml:space="preserve">Carroll, D., Bickle, I., and Chieng, R., 2023. Color flow Doppler (ultrasound). Reference article, Radiopaedia.org (Accessed on 15 Apr 2023) </w:t>
      </w:r>
      <w:hyperlink r:id="rId23" w:history="1">
        <w:r w:rsidRPr="008F1FC3">
          <w:rPr>
            <w:rStyle w:val="Hyperlink"/>
            <w:bCs/>
          </w:rPr>
          <w:t>https://doi.org/10.53347/rID-67339</w:t>
        </w:r>
      </w:hyperlink>
      <w:r w:rsidRPr="008F1FC3">
        <w:rPr>
          <w:bCs/>
          <w:color w:val="000000"/>
          <w:u w:val="single"/>
        </w:rPr>
        <w:t>.</w:t>
      </w:r>
    </w:p>
    <w:p w14:paraId="0ED1D541" w14:textId="77777777" w:rsidR="00991D09" w:rsidRDefault="00991D09" w:rsidP="00991D09">
      <w:pPr>
        <w:spacing w:line="276" w:lineRule="auto"/>
        <w:jc w:val="both"/>
        <w:rPr>
          <w:bCs/>
          <w:color w:val="000000"/>
        </w:rPr>
      </w:pPr>
    </w:p>
    <w:p w14:paraId="22EEDFF4" w14:textId="77777777" w:rsidR="009A4760" w:rsidRDefault="008F1FC3" w:rsidP="00991D09">
      <w:pPr>
        <w:spacing w:line="276" w:lineRule="auto"/>
        <w:jc w:val="both"/>
        <w:rPr>
          <w:bCs/>
          <w:color w:val="000000"/>
        </w:rPr>
      </w:pPr>
      <w:r w:rsidRPr="008F1FC3">
        <w:rPr>
          <w:bCs/>
          <w:color w:val="000000"/>
        </w:rPr>
        <w:t xml:space="preserve">Cassar, S., Bhatt, S., Paltiel, H.J., and Dogra, V.S., 2008. Role of spectral Doppler sonography in the evaluation of partial testicular torsion. </w:t>
      </w:r>
      <w:r w:rsidRPr="008F1FC3">
        <w:rPr>
          <w:bCs/>
          <w:i/>
          <w:iCs/>
          <w:color w:val="000000"/>
        </w:rPr>
        <w:t>Journal of Ultrasound in Medicine</w:t>
      </w:r>
      <w:r w:rsidRPr="008F1FC3">
        <w:rPr>
          <w:bCs/>
          <w:color w:val="000000"/>
        </w:rPr>
        <w:t xml:space="preserve">, </w:t>
      </w:r>
      <w:r w:rsidRPr="008F1FC3">
        <w:rPr>
          <w:bCs/>
          <w:i/>
          <w:iCs/>
          <w:color w:val="000000"/>
        </w:rPr>
        <w:t>27</w:t>
      </w:r>
      <w:r w:rsidRPr="008F1FC3">
        <w:rPr>
          <w:bCs/>
          <w:color w:val="000000"/>
        </w:rPr>
        <w:t xml:space="preserve">(11), pp.1629-1638. </w:t>
      </w:r>
    </w:p>
    <w:p w14:paraId="4112561A" w14:textId="77777777" w:rsidR="00991D09" w:rsidRDefault="00991D09" w:rsidP="00991D09">
      <w:pPr>
        <w:spacing w:line="276" w:lineRule="auto"/>
        <w:jc w:val="both"/>
        <w:rPr>
          <w:bCs/>
          <w:color w:val="000000"/>
        </w:rPr>
      </w:pPr>
    </w:p>
    <w:p w14:paraId="777E01B4" w14:textId="77777777" w:rsidR="008F1FC3" w:rsidRDefault="008F1FC3" w:rsidP="00991D09">
      <w:pPr>
        <w:spacing w:line="276" w:lineRule="auto"/>
        <w:jc w:val="both"/>
        <w:rPr>
          <w:bCs/>
          <w:color w:val="000000"/>
        </w:rPr>
      </w:pPr>
      <w:r w:rsidRPr="008F1FC3">
        <w:rPr>
          <w:bCs/>
          <w:color w:val="000000"/>
        </w:rPr>
        <w:t xml:space="preserve">Coursey, M.C., Small, W.C., Camacho, J.C., Master, </w:t>
      </w:r>
      <w:proofErr w:type="spellStart"/>
      <w:proofErr w:type="gramStart"/>
      <w:r w:rsidRPr="008F1FC3">
        <w:rPr>
          <w:bCs/>
          <w:color w:val="000000"/>
        </w:rPr>
        <w:t>V.,et</w:t>
      </w:r>
      <w:proofErr w:type="spellEnd"/>
      <w:r w:rsidRPr="008F1FC3">
        <w:rPr>
          <w:bCs/>
          <w:color w:val="000000"/>
        </w:rPr>
        <w:t xml:space="preserve"> al.</w:t>
      </w:r>
      <w:proofErr w:type="gramEnd"/>
      <w:r w:rsidRPr="008F1FC3">
        <w:rPr>
          <w:bCs/>
          <w:color w:val="000000"/>
        </w:rPr>
        <w:t xml:space="preserve">, 2015. Testicular tumors: what radiologists need to know—differential diagnosis, staging, and management. </w:t>
      </w:r>
      <w:proofErr w:type="spellStart"/>
      <w:r w:rsidRPr="008F1FC3">
        <w:rPr>
          <w:bCs/>
          <w:color w:val="000000"/>
        </w:rPr>
        <w:t>Radiographics</w:t>
      </w:r>
      <w:proofErr w:type="spellEnd"/>
      <w:r w:rsidRPr="008F1FC3">
        <w:rPr>
          <w:bCs/>
          <w:color w:val="000000"/>
        </w:rPr>
        <w:t>, 35(2), pp.400-415.</w:t>
      </w:r>
    </w:p>
    <w:p w14:paraId="38144390" w14:textId="77777777" w:rsidR="00991D09" w:rsidRDefault="00991D09" w:rsidP="00991D09">
      <w:pPr>
        <w:spacing w:line="276" w:lineRule="auto"/>
        <w:jc w:val="both"/>
        <w:rPr>
          <w:bCs/>
          <w:color w:val="000000"/>
        </w:rPr>
      </w:pPr>
    </w:p>
    <w:p w14:paraId="7C70B7D0" w14:textId="77777777" w:rsidR="008F1FC3" w:rsidRPr="008F1FC3" w:rsidRDefault="008F1FC3" w:rsidP="00991D09">
      <w:pPr>
        <w:spacing w:line="276" w:lineRule="auto"/>
        <w:jc w:val="both"/>
        <w:rPr>
          <w:bCs/>
          <w:color w:val="000000"/>
        </w:rPr>
      </w:pPr>
      <w:r w:rsidRPr="008F1FC3">
        <w:rPr>
          <w:bCs/>
          <w:color w:val="000000"/>
        </w:rPr>
        <w:t xml:space="preserve">Daniel, H., Anabela, M.P., Helena, D., Ricardo, L., 2022. Prevalence and Management of Incidental Testicular Masses—A Systematic Review. </w:t>
      </w:r>
      <w:r w:rsidRPr="008F1FC3">
        <w:rPr>
          <w:bCs/>
          <w:color w:val="000000"/>
          <w:lang w:val="sv-SE"/>
        </w:rPr>
        <w:t>J. Clin. Med., 11(19), pp.5770.</w:t>
      </w:r>
    </w:p>
    <w:p w14:paraId="0B4891DD" w14:textId="77777777" w:rsidR="00991D09" w:rsidRDefault="00991D09" w:rsidP="00991D09">
      <w:pPr>
        <w:spacing w:line="276" w:lineRule="auto"/>
        <w:jc w:val="both"/>
        <w:rPr>
          <w:bCs/>
          <w:color w:val="000000"/>
        </w:rPr>
      </w:pPr>
    </w:p>
    <w:p w14:paraId="7A1082F4" w14:textId="77777777" w:rsidR="008F1FC3" w:rsidRPr="008F1FC3" w:rsidRDefault="008F1FC3" w:rsidP="00991D09">
      <w:pPr>
        <w:spacing w:line="276" w:lineRule="auto"/>
        <w:jc w:val="both"/>
        <w:rPr>
          <w:bCs/>
          <w:color w:val="000000"/>
        </w:rPr>
      </w:pPr>
      <w:proofErr w:type="spellStart"/>
      <w:r w:rsidRPr="008F1FC3">
        <w:rPr>
          <w:bCs/>
          <w:color w:val="000000"/>
        </w:rPr>
        <w:t>Derouet</w:t>
      </w:r>
      <w:proofErr w:type="spellEnd"/>
      <w:r w:rsidRPr="008F1FC3">
        <w:rPr>
          <w:bCs/>
          <w:color w:val="000000"/>
        </w:rPr>
        <w:t xml:space="preserve">, H., </w:t>
      </w:r>
      <w:proofErr w:type="spellStart"/>
      <w:r w:rsidRPr="008F1FC3">
        <w:rPr>
          <w:bCs/>
          <w:color w:val="000000"/>
        </w:rPr>
        <w:t>Braedel</w:t>
      </w:r>
      <w:proofErr w:type="spellEnd"/>
      <w:r w:rsidRPr="008F1FC3">
        <w:rPr>
          <w:bCs/>
          <w:color w:val="000000"/>
        </w:rPr>
        <w:t xml:space="preserve">, H.U., Brill, G., Hinkeldey, K., Steffens, J. and Ziegler, M., 1993. Nuclear magnetic resonance tomography for improving the differential diagnosis of pathologic changes in the scrotal contents. </w:t>
      </w:r>
      <w:r w:rsidRPr="008F1FC3">
        <w:rPr>
          <w:bCs/>
          <w:i/>
          <w:iCs/>
          <w:color w:val="000000"/>
        </w:rPr>
        <w:t xml:space="preserve">Der </w:t>
      </w:r>
      <w:proofErr w:type="spellStart"/>
      <w:r w:rsidRPr="008F1FC3">
        <w:rPr>
          <w:bCs/>
          <w:i/>
          <w:iCs/>
          <w:color w:val="000000"/>
        </w:rPr>
        <w:t>Urologe</w:t>
      </w:r>
      <w:proofErr w:type="spellEnd"/>
      <w:r w:rsidRPr="008F1FC3">
        <w:rPr>
          <w:bCs/>
          <w:i/>
          <w:iCs/>
          <w:color w:val="000000"/>
        </w:rPr>
        <w:t xml:space="preserve">. </w:t>
      </w:r>
      <w:proofErr w:type="spellStart"/>
      <w:r w:rsidRPr="008F1FC3">
        <w:rPr>
          <w:bCs/>
          <w:i/>
          <w:iCs/>
          <w:color w:val="000000"/>
        </w:rPr>
        <w:t>Ausg</w:t>
      </w:r>
      <w:proofErr w:type="spellEnd"/>
      <w:r w:rsidRPr="008F1FC3">
        <w:rPr>
          <w:bCs/>
          <w:i/>
          <w:iCs/>
          <w:color w:val="000000"/>
        </w:rPr>
        <w:t>. A</w:t>
      </w:r>
      <w:r w:rsidRPr="008F1FC3">
        <w:rPr>
          <w:bCs/>
          <w:color w:val="000000"/>
        </w:rPr>
        <w:t xml:space="preserve">, </w:t>
      </w:r>
      <w:r w:rsidRPr="008F1FC3">
        <w:rPr>
          <w:bCs/>
          <w:i/>
          <w:iCs/>
          <w:color w:val="000000"/>
        </w:rPr>
        <w:t>32</w:t>
      </w:r>
      <w:r w:rsidRPr="008F1FC3">
        <w:rPr>
          <w:bCs/>
          <w:color w:val="000000"/>
        </w:rPr>
        <w:t>(4), pp.327-33.</w:t>
      </w:r>
    </w:p>
    <w:p w14:paraId="667CC944" w14:textId="77777777" w:rsidR="00991D09" w:rsidRDefault="00991D09" w:rsidP="00991D09">
      <w:pPr>
        <w:spacing w:line="276" w:lineRule="auto"/>
        <w:jc w:val="both"/>
        <w:rPr>
          <w:bCs/>
          <w:color w:val="000000"/>
        </w:rPr>
      </w:pPr>
    </w:p>
    <w:p w14:paraId="5C423501" w14:textId="77777777" w:rsidR="008F1FC3" w:rsidRPr="008F1FC3" w:rsidRDefault="008F1FC3" w:rsidP="00991D09">
      <w:pPr>
        <w:spacing w:line="276" w:lineRule="auto"/>
        <w:jc w:val="both"/>
        <w:rPr>
          <w:bCs/>
          <w:color w:val="000000"/>
        </w:rPr>
      </w:pPr>
      <w:r w:rsidRPr="008F1FC3">
        <w:rPr>
          <w:bCs/>
          <w:color w:val="000000"/>
        </w:rPr>
        <w:lastRenderedPageBreak/>
        <w:t xml:space="preserve">Dogra, V.S., Gottlieb, R.H., Rubens, D.J​., 2001. Benign intratesticular cystic lesions: US features. </w:t>
      </w:r>
      <w:proofErr w:type="spellStart"/>
      <w:r w:rsidRPr="008F1FC3">
        <w:rPr>
          <w:bCs/>
          <w:color w:val="000000"/>
        </w:rPr>
        <w:t>Radiographics</w:t>
      </w:r>
      <w:proofErr w:type="spellEnd"/>
      <w:r w:rsidRPr="008F1FC3">
        <w:rPr>
          <w:bCs/>
          <w:color w:val="000000"/>
        </w:rPr>
        <w:t xml:space="preserve">, 21(5), pp. 273–281. </w:t>
      </w:r>
    </w:p>
    <w:p w14:paraId="72F85881" w14:textId="77777777" w:rsidR="00991D09" w:rsidRDefault="00991D09" w:rsidP="00991D09">
      <w:pPr>
        <w:spacing w:line="276" w:lineRule="auto"/>
        <w:jc w:val="both"/>
        <w:rPr>
          <w:bCs/>
          <w:color w:val="000000"/>
        </w:rPr>
      </w:pPr>
    </w:p>
    <w:p w14:paraId="3C683158" w14:textId="77777777" w:rsidR="008F1FC3" w:rsidRPr="008F1FC3" w:rsidRDefault="008F1FC3" w:rsidP="00991D09">
      <w:pPr>
        <w:spacing w:line="276" w:lineRule="auto"/>
        <w:jc w:val="both"/>
        <w:rPr>
          <w:bCs/>
          <w:color w:val="000000"/>
        </w:rPr>
      </w:pPr>
      <w:r w:rsidRPr="008F1FC3">
        <w:rPr>
          <w:bCs/>
          <w:color w:val="000000"/>
        </w:rPr>
        <w:t xml:space="preserve">Dogra, V.S., </w:t>
      </w:r>
      <w:r w:rsidRPr="008F1FC3">
        <w:rPr>
          <w:bCs/>
          <w:color w:val="000000"/>
          <w:lang w:val="sv-SE"/>
        </w:rPr>
        <w:t xml:space="preserve">Deborah, M.D., </w:t>
      </w:r>
      <w:r w:rsidRPr="008F1FC3">
        <w:rPr>
          <w:bCs/>
          <w:color w:val="000000"/>
        </w:rPr>
        <w:t>Gottlieb, R.H., Rubens, D.J​., 2004. Torsion and Beyond: New Twists in Spectral Doppler Evaluation of the Scrotum. J Ultrasound Med; 23, pp.1077–1085.</w:t>
      </w:r>
    </w:p>
    <w:p w14:paraId="0439C6C7" w14:textId="77777777" w:rsidR="00991D09" w:rsidRDefault="00991D09" w:rsidP="00991D09">
      <w:pPr>
        <w:spacing w:line="276" w:lineRule="auto"/>
        <w:jc w:val="both"/>
        <w:rPr>
          <w:bCs/>
          <w:color w:val="000000"/>
        </w:rPr>
      </w:pPr>
    </w:p>
    <w:p w14:paraId="378B708C" w14:textId="77777777" w:rsidR="008F1FC3" w:rsidRPr="008F1FC3" w:rsidRDefault="008F1FC3" w:rsidP="00991D09">
      <w:pPr>
        <w:spacing w:line="276" w:lineRule="auto"/>
        <w:jc w:val="both"/>
        <w:rPr>
          <w:bCs/>
          <w:color w:val="000000"/>
        </w:rPr>
      </w:pPr>
      <w:proofErr w:type="spellStart"/>
      <w:r w:rsidRPr="008F1FC3">
        <w:rPr>
          <w:bCs/>
          <w:color w:val="000000"/>
        </w:rPr>
        <w:t>Drumadala</w:t>
      </w:r>
      <w:proofErr w:type="spellEnd"/>
      <w:r w:rsidRPr="008F1FC3">
        <w:rPr>
          <w:bCs/>
          <w:color w:val="000000"/>
        </w:rPr>
        <w:t xml:space="preserve">, I.G., </w:t>
      </w:r>
      <w:proofErr w:type="spellStart"/>
      <w:r w:rsidRPr="008F1FC3">
        <w:rPr>
          <w:bCs/>
          <w:color w:val="000000"/>
        </w:rPr>
        <w:t>Swenil</w:t>
      </w:r>
      <w:proofErr w:type="spellEnd"/>
      <w:r w:rsidRPr="008F1FC3">
        <w:rPr>
          <w:bCs/>
          <w:color w:val="000000"/>
        </w:rPr>
        <w:t xml:space="preserve">, A.S., Meenakshi, I.G., 2020. Role of Ultrasonography &amp; </w:t>
      </w:r>
      <w:proofErr w:type="spellStart"/>
      <w:r w:rsidRPr="008F1FC3">
        <w:rPr>
          <w:bCs/>
          <w:color w:val="000000"/>
        </w:rPr>
        <w:t>Colour</w:t>
      </w:r>
      <w:proofErr w:type="spellEnd"/>
      <w:r w:rsidRPr="008F1FC3">
        <w:rPr>
          <w:bCs/>
          <w:color w:val="000000"/>
        </w:rPr>
        <w:t xml:space="preserve"> Doppler in Scrotal Pathologies. JMSCR, 08(05), pp.141-149.</w:t>
      </w:r>
    </w:p>
    <w:p w14:paraId="7B6983CC" w14:textId="77777777" w:rsidR="00991D09" w:rsidRDefault="00991D09" w:rsidP="00991D09">
      <w:pPr>
        <w:spacing w:line="276" w:lineRule="auto"/>
        <w:jc w:val="both"/>
        <w:rPr>
          <w:bCs/>
          <w:color w:val="000000"/>
        </w:rPr>
      </w:pPr>
    </w:p>
    <w:p w14:paraId="19F21A41" w14:textId="77777777" w:rsidR="008F1FC3" w:rsidRDefault="008F1FC3" w:rsidP="00991D09">
      <w:pPr>
        <w:spacing w:line="276" w:lineRule="auto"/>
        <w:jc w:val="both"/>
        <w:rPr>
          <w:bCs/>
          <w:color w:val="000000"/>
        </w:rPr>
      </w:pPr>
      <w:proofErr w:type="spellStart"/>
      <w:r w:rsidRPr="008F1FC3">
        <w:rPr>
          <w:bCs/>
          <w:color w:val="000000"/>
        </w:rPr>
        <w:t>Elfeky</w:t>
      </w:r>
      <w:proofErr w:type="spellEnd"/>
      <w:r w:rsidRPr="008F1FC3">
        <w:rPr>
          <w:bCs/>
          <w:color w:val="000000"/>
        </w:rPr>
        <w:t xml:space="preserve">, M., Knipe, H., </w:t>
      </w:r>
      <w:proofErr w:type="spellStart"/>
      <w:r w:rsidRPr="008F1FC3">
        <w:rPr>
          <w:bCs/>
          <w:color w:val="000000"/>
        </w:rPr>
        <w:t>Skalina</w:t>
      </w:r>
      <w:proofErr w:type="spellEnd"/>
      <w:r w:rsidRPr="008F1FC3">
        <w:rPr>
          <w:bCs/>
          <w:color w:val="000000"/>
        </w:rPr>
        <w:t>, T., et al. Scrotal tuberculosis. Reference article, Radiopaedia.org (Accessed on 20 Dec 2024) https://doi.org/10.53347/rID-77631.</w:t>
      </w:r>
    </w:p>
    <w:p w14:paraId="77E5EDE0" w14:textId="77777777" w:rsidR="00991D09" w:rsidRDefault="00991D09" w:rsidP="00991D09">
      <w:pPr>
        <w:spacing w:line="276" w:lineRule="auto"/>
        <w:jc w:val="both"/>
        <w:rPr>
          <w:bCs/>
          <w:color w:val="000000"/>
        </w:rPr>
      </w:pPr>
    </w:p>
    <w:p w14:paraId="4AE3A867" w14:textId="77777777" w:rsidR="00E657AD" w:rsidRDefault="00E657AD" w:rsidP="00991D09">
      <w:pPr>
        <w:spacing w:line="276" w:lineRule="auto"/>
        <w:jc w:val="both"/>
        <w:rPr>
          <w:bCs/>
          <w:color w:val="000000"/>
        </w:rPr>
      </w:pPr>
      <w:r w:rsidRPr="00E657AD">
        <w:rPr>
          <w:bCs/>
          <w:color w:val="000000"/>
        </w:rPr>
        <w:t xml:space="preserve">Erol, İ. (2022). Determining an Approach to Small Testicular Masses by Examining Scrotal Doppler Ultrasonography and Serum Tumor Markers. Journal of Urological Surgery, 9(4), </w:t>
      </w:r>
      <w:r w:rsidR="00B31696">
        <w:rPr>
          <w:bCs/>
          <w:color w:val="000000"/>
        </w:rPr>
        <w:t>pp.</w:t>
      </w:r>
      <w:r w:rsidRPr="00E657AD">
        <w:rPr>
          <w:bCs/>
          <w:color w:val="000000"/>
        </w:rPr>
        <w:t xml:space="preserve">235-240. </w:t>
      </w:r>
      <w:proofErr w:type="gramStart"/>
      <w:r w:rsidRPr="00E657AD">
        <w:rPr>
          <w:bCs/>
          <w:color w:val="000000"/>
        </w:rPr>
        <w:t>doi:10.4274/jus.galenos</w:t>
      </w:r>
      <w:proofErr w:type="gramEnd"/>
      <w:r w:rsidRPr="00E657AD">
        <w:rPr>
          <w:bCs/>
          <w:color w:val="000000"/>
        </w:rPr>
        <w:t>.2022.2021.0123.</w:t>
      </w:r>
    </w:p>
    <w:p w14:paraId="1AC06557" w14:textId="77777777" w:rsidR="00991D09" w:rsidRDefault="00991D09" w:rsidP="00991D09">
      <w:pPr>
        <w:spacing w:line="276" w:lineRule="auto"/>
        <w:jc w:val="both"/>
        <w:rPr>
          <w:bCs/>
          <w:color w:val="000000"/>
        </w:rPr>
      </w:pPr>
    </w:p>
    <w:p w14:paraId="61FC7FFD" w14:textId="77777777" w:rsidR="009A4760" w:rsidRDefault="008F1FC3" w:rsidP="00991D09">
      <w:pPr>
        <w:spacing w:line="276" w:lineRule="auto"/>
        <w:jc w:val="both"/>
        <w:rPr>
          <w:bCs/>
          <w:color w:val="000000"/>
        </w:rPr>
      </w:pPr>
      <w:r w:rsidRPr="008F1FC3">
        <w:rPr>
          <w:bCs/>
          <w:color w:val="000000"/>
        </w:rPr>
        <w:t>Fazal, K., Fazal, A., Siddiqui, I., Mumtaz, H., 2022.  Color doppler ultrasound for diagnosis of testicular carcinoma: A comparison with gold standard histopathology. Annals of Medicine and Surgery, 84 (104938).</w:t>
      </w:r>
      <w:r>
        <w:rPr>
          <w:bCs/>
          <w:color w:val="000000"/>
        </w:rPr>
        <w:t xml:space="preserve"> </w:t>
      </w:r>
      <w:r w:rsidRPr="003A29B3">
        <w:rPr>
          <w:bCs/>
        </w:rPr>
        <w:t>https://doi.org/10.1016/j.amsu.2022</w:t>
      </w:r>
      <w:r>
        <w:rPr>
          <w:bCs/>
          <w:color w:val="000000"/>
        </w:rPr>
        <w:t>. 104938</w:t>
      </w:r>
      <w:r w:rsidRPr="008F1FC3">
        <w:rPr>
          <w:bCs/>
          <w:color w:val="000000"/>
        </w:rPr>
        <w:t>.</w:t>
      </w:r>
    </w:p>
    <w:p w14:paraId="2EC6EE65" w14:textId="77777777" w:rsidR="00991D09" w:rsidRDefault="00991D09" w:rsidP="00991D09">
      <w:pPr>
        <w:spacing w:line="276" w:lineRule="auto"/>
        <w:jc w:val="both"/>
        <w:rPr>
          <w:bCs/>
          <w:color w:val="000000"/>
        </w:rPr>
      </w:pPr>
    </w:p>
    <w:p w14:paraId="20B4583C" w14:textId="77777777" w:rsidR="00300D08" w:rsidRDefault="00300D08" w:rsidP="00991D09">
      <w:pPr>
        <w:spacing w:line="276" w:lineRule="auto"/>
        <w:jc w:val="both"/>
        <w:rPr>
          <w:bCs/>
          <w:color w:val="000000"/>
        </w:rPr>
      </w:pPr>
      <w:proofErr w:type="spellStart"/>
      <w:r w:rsidRPr="00300D08">
        <w:rPr>
          <w:bCs/>
          <w:color w:val="000000"/>
        </w:rPr>
        <w:t>Ferlay</w:t>
      </w:r>
      <w:proofErr w:type="spellEnd"/>
      <w:r>
        <w:rPr>
          <w:bCs/>
          <w:color w:val="000000"/>
        </w:rPr>
        <w:t>,</w:t>
      </w:r>
      <w:r w:rsidRPr="00300D08">
        <w:rPr>
          <w:bCs/>
          <w:color w:val="000000"/>
        </w:rPr>
        <w:t xml:space="preserve"> J</w:t>
      </w:r>
      <w:r>
        <w:rPr>
          <w:bCs/>
          <w:color w:val="000000"/>
        </w:rPr>
        <w:t>.</w:t>
      </w:r>
      <w:r w:rsidRPr="00300D08">
        <w:rPr>
          <w:bCs/>
          <w:color w:val="000000"/>
        </w:rPr>
        <w:t>, Ervik</w:t>
      </w:r>
      <w:r>
        <w:rPr>
          <w:bCs/>
          <w:color w:val="000000"/>
        </w:rPr>
        <w:t>,</w:t>
      </w:r>
      <w:r w:rsidRPr="00300D08">
        <w:rPr>
          <w:bCs/>
          <w:color w:val="000000"/>
        </w:rPr>
        <w:t xml:space="preserve"> M</w:t>
      </w:r>
      <w:r>
        <w:rPr>
          <w:bCs/>
          <w:color w:val="000000"/>
        </w:rPr>
        <w:t>.</w:t>
      </w:r>
      <w:r w:rsidRPr="00300D08">
        <w:rPr>
          <w:bCs/>
          <w:color w:val="000000"/>
        </w:rPr>
        <w:t>, Lam</w:t>
      </w:r>
      <w:r>
        <w:rPr>
          <w:bCs/>
          <w:color w:val="000000"/>
        </w:rPr>
        <w:t>,</w:t>
      </w:r>
      <w:r w:rsidRPr="00300D08">
        <w:rPr>
          <w:bCs/>
          <w:color w:val="000000"/>
        </w:rPr>
        <w:t xml:space="preserve"> F</w:t>
      </w:r>
      <w:r>
        <w:rPr>
          <w:bCs/>
          <w:color w:val="000000"/>
        </w:rPr>
        <w:t>.</w:t>
      </w:r>
      <w:r w:rsidRPr="00300D08">
        <w:rPr>
          <w:bCs/>
          <w:color w:val="000000"/>
        </w:rPr>
        <w:t xml:space="preserve">, </w:t>
      </w:r>
      <w:proofErr w:type="spellStart"/>
      <w:r w:rsidRPr="00300D08">
        <w:rPr>
          <w:bCs/>
          <w:color w:val="000000"/>
        </w:rPr>
        <w:t>Laversanne</w:t>
      </w:r>
      <w:proofErr w:type="spellEnd"/>
      <w:r>
        <w:rPr>
          <w:bCs/>
          <w:color w:val="000000"/>
        </w:rPr>
        <w:t>,</w:t>
      </w:r>
      <w:r w:rsidRPr="00300D08">
        <w:rPr>
          <w:bCs/>
          <w:color w:val="000000"/>
        </w:rPr>
        <w:t xml:space="preserve"> M</w:t>
      </w:r>
      <w:r>
        <w:rPr>
          <w:bCs/>
          <w:color w:val="000000"/>
        </w:rPr>
        <w:t>.</w:t>
      </w:r>
      <w:r w:rsidRPr="00300D08">
        <w:rPr>
          <w:bCs/>
          <w:color w:val="000000"/>
        </w:rPr>
        <w:t xml:space="preserve">, </w:t>
      </w:r>
      <w:proofErr w:type="spellStart"/>
      <w:r w:rsidRPr="00300D08">
        <w:rPr>
          <w:bCs/>
          <w:color w:val="000000"/>
        </w:rPr>
        <w:t>Colombet</w:t>
      </w:r>
      <w:proofErr w:type="spellEnd"/>
      <w:r>
        <w:rPr>
          <w:bCs/>
          <w:color w:val="000000"/>
        </w:rPr>
        <w:t>,</w:t>
      </w:r>
      <w:r w:rsidRPr="00300D08">
        <w:rPr>
          <w:bCs/>
          <w:color w:val="000000"/>
        </w:rPr>
        <w:t xml:space="preserve"> M</w:t>
      </w:r>
      <w:r>
        <w:rPr>
          <w:bCs/>
          <w:color w:val="000000"/>
        </w:rPr>
        <w:t>.</w:t>
      </w:r>
      <w:r w:rsidRPr="00300D08">
        <w:rPr>
          <w:bCs/>
          <w:color w:val="000000"/>
        </w:rPr>
        <w:t>, Mery</w:t>
      </w:r>
      <w:r>
        <w:rPr>
          <w:bCs/>
          <w:color w:val="000000"/>
        </w:rPr>
        <w:t>,</w:t>
      </w:r>
      <w:r w:rsidRPr="00300D08">
        <w:rPr>
          <w:bCs/>
          <w:color w:val="000000"/>
        </w:rPr>
        <w:t xml:space="preserve"> L</w:t>
      </w:r>
      <w:r>
        <w:rPr>
          <w:bCs/>
          <w:color w:val="000000"/>
        </w:rPr>
        <w:t>.</w:t>
      </w:r>
      <w:r w:rsidRPr="00300D08">
        <w:rPr>
          <w:bCs/>
          <w:color w:val="000000"/>
        </w:rPr>
        <w:t>, Piñeros</w:t>
      </w:r>
      <w:r>
        <w:rPr>
          <w:bCs/>
          <w:color w:val="000000"/>
        </w:rPr>
        <w:t>,</w:t>
      </w:r>
      <w:r w:rsidRPr="00300D08">
        <w:rPr>
          <w:bCs/>
          <w:color w:val="000000"/>
        </w:rPr>
        <w:t xml:space="preserve"> M</w:t>
      </w:r>
      <w:r>
        <w:rPr>
          <w:bCs/>
          <w:color w:val="000000"/>
        </w:rPr>
        <w:t>.</w:t>
      </w:r>
      <w:r w:rsidRPr="00300D08">
        <w:rPr>
          <w:bCs/>
          <w:color w:val="000000"/>
        </w:rPr>
        <w:t xml:space="preserve">, </w:t>
      </w:r>
      <w:proofErr w:type="spellStart"/>
      <w:r w:rsidRPr="00300D08">
        <w:rPr>
          <w:bCs/>
          <w:color w:val="000000"/>
        </w:rPr>
        <w:t>Znaor</w:t>
      </w:r>
      <w:proofErr w:type="spellEnd"/>
      <w:r>
        <w:rPr>
          <w:bCs/>
          <w:color w:val="000000"/>
        </w:rPr>
        <w:t>,</w:t>
      </w:r>
      <w:r w:rsidRPr="00300D08">
        <w:rPr>
          <w:bCs/>
          <w:color w:val="000000"/>
        </w:rPr>
        <w:t xml:space="preserve"> A</w:t>
      </w:r>
      <w:r>
        <w:rPr>
          <w:bCs/>
          <w:color w:val="000000"/>
        </w:rPr>
        <w:t>.</w:t>
      </w:r>
      <w:r w:rsidRPr="00300D08">
        <w:rPr>
          <w:bCs/>
          <w:color w:val="000000"/>
        </w:rPr>
        <w:t xml:space="preserve">, </w:t>
      </w:r>
      <w:proofErr w:type="spellStart"/>
      <w:r w:rsidRPr="00300D08">
        <w:rPr>
          <w:bCs/>
          <w:color w:val="000000"/>
        </w:rPr>
        <w:t>Soerjomataram</w:t>
      </w:r>
      <w:proofErr w:type="spellEnd"/>
      <w:r>
        <w:rPr>
          <w:bCs/>
          <w:color w:val="000000"/>
        </w:rPr>
        <w:t>,</w:t>
      </w:r>
      <w:r w:rsidRPr="00300D08">
        <w:rPr>
          <w:bCs/>
          <w:color w:val="000000"/>
        </w:rPr>
        <w:t xml:space="preserve"> I</w:t>
      </w:r>
      <w:r>
        <w:rPr>
          <w:bCs/>
          <w:color w:val="000000"/>
        </w:rPr>
        <w:t>.</w:t>
      </w:r>
      <w:r w:rsidRPr="00300D08">
        <w:rPr>
          <w:bCs/>
          <w:color w:val="000000"/>
        </w:rPr>
        <w:t>, Bray</w:t>
      </w:r>
      <w:r>
        <w:rPr>
          <w:bCs/>
          <w:color w:val="000000"/>
        </w:rPr>
        <w:t>,</w:t>
      </w:r>
      <w:r w:rsidRPr="00300D08">
        <w:rPr>
          <w:bCs/>
          <w:color w:val="000000"/>
        </w:rPr>
        <w:t xml:space="preserve"> F</w:t>
      </w:r>
      <w:r>
        <w:rPr>
          <w:bCs/>
          <w:color w:val="000000"/>
        </w:rPr>
        <w:t>.,</w:t>
      </w:r>
      <w:r w:rsidRPr="00300D08">
        <w:rPr>
          <w:bCs/>
          <w:color w:val="000000"/>
        </w:rPr>
        <w:t xml:space="preserve"> 2024. Global Cancer Observatory: Cancer Today. Lyon, France: International Agency for Research on Cancer. Available from: https://gco.iarc.who.int/today, accessed</w:t>
      </w:r>
      <w:r>
        <w:rPr>
          <w:bCs/>
          <w:color w:val="000000"/>
        </w:rPr>
        <w:t>.</w:t>
      </w:r>
    </w:p>
    <w:p w14:paraId="41A9AA79" w14:textId="77777777" w:rsidR="00300D08" w:rsidRDefault="00300D08" w:rsidP="00991D09">
      <w:pPr>
        <w:spacing w:line="276" w:lineRule="auto"/>
        <w:jc w:val="both"/>
        <w:rPr>
          <w:bCs/>
          <w:color w:val="000000"/>
        </w:rPr>
      </w:pPr>
    </w:p>
    <w:p w14:paraId="24FDB209" w14:textId="77777777" w:rsidR="008F1FC3" w:rsidRPr="008F1FC3" w:rsidRDefault="008F1FC3" w:rsidP="00991D09">
      <w:pPr>
        <w:spacing w:line="276" w:lineRule="auto"/>
        <w:jc w:val="both"/>
        <w:rPr>
          <w:bCs/>
          <w:color w:val="000000"/>
        </w:rPr>
      </w:pPr>
      <w:r w:rsidRPr="008F1FC3">
        <w:rPr>
          <w:bCs/>
          <w:color w:val="000000"/>
        </w:rPr>
        <w:t xml:space="preserve">Gallardo, A.E., Pena, G.E., Lopez, R.G., 1996. Testicular tumors. </w:t>
      </w:r>
      <w:proofErr w:type="spellStart"/>
      <w:r w:rsidRPr="008F1FC3">
        <w:rPr>
          <w:bCs/>
          <w:color w:val="000000"/>
        </w:rPr>
        <w:t>Echographic</w:t>
      </w:r>
      <w:proofErr w:type="spellEnd"/>
      <w:r w:rsidRPr="008F1FC3">
        <w:rPr>
          <w:bCs/>
          <w:color w:val="000000"/>
        </w:rPr>
        <w:t xml:space="preserve"> findings. Arch Esp Uro, 49, pp.622-626. </w:t>
      </w:r>
    </w:p>
    <w:p w14:paraId="33A3C116" w14:textId="77777777" w:rsidR="00991D09" w:rsidRDefault="00991D09" w:rsidP="00991D09">
      <w:pPr>
        <w:spacing w:line="276" w:lineRule="auto"/>
        <w:jc w:val="both"/>
        <w:rPr>
          <w:bCs/>
          <w:color w:val="000000"/>
        </w:rPr>
      </w:pPr>
    </w:p>
    <w:p w14:paraId="2C333D37" w14:textId="77777777" w:rsidR="00AB1C9B" w:rsidRDefault="00AB1C9B" w:rsidP="00991D09">
      <w:pPr>
        <w:spacing w:line="276" w:lineRule="auto"/>
        <w:jc w:val="both"/>
        <w:rPr>
          <w:rFonts w:ascii="TimesNewRomanPSMT" w:hAnsi="TimesNewRomanPSMT"/>
          <w:color w:val="000000"/>
        </w:rPr>
      </w:pPr>
      <w:r w:rsidRPr="00AB1C9B">
        <w:rPr>
          <w:rFonts w:ascii="TimesNewRomanPSMT" w:hAnsi="TimesNewRomanPSMT"/>
          <w:color w:val="000000"/>
        </w:rPr>
        <w:t>Garg 2010, k (ed). Male External Genital Organs. BD Garg 2004’s Human Anatomy,</w:t>
      </w:r>
      <w:r w:rsidRPr="00AB1C9B">
        <w:rPr>
          <w:rFonts w:ascii="TimesNewRomanPSMT" w:hAnsi="TimesNewRomanPSMT"/>
          <w:color w:val="000000"/>
        </w:rPr>
        <w:br/>
        <w:t>regional and applied. Volume 5</w:t>
      </w:r>
      <w:r w:rsidRPr="00AB1C9B">
        <w:rPr>
          <w:rFonts w:ascii="TimesNewRomanPSMT" w:hAnsi="TimesNewRomanPSMT"/>
          <w:color w:val="000000"/>
          <w:sz w:val="16"/>
        </w:rPr>
        <w:t xml:space="preserve">th </w:t>
      </w:r>
      <w:r w:rsidRPr="00AB1C9B">
        <w:rPr>
          <w:rFonts w:ascii="TimesNewRomanPSMT" w:hAnsi="TimesNewRomanPSMT"/>
          <w:color w:val="000000"/>
        </w:rPr>
        <w:t>edition 2010. CBSP Publishers and distributors, New</w:t>
      </w:r>
      <w:r w:rsidRPr="00AB1C9B">
        <w:rPr>
          <w:rFonts w:ascii="TimesNewRomanPSMT" w:hAnsi="TimesNewRomanPSMT"/>
          <w:color w:val="000000"/>
        </w:rPr>
        <w:br/>
        <w:t>Delhi. P.234-240.</w:t>
      </w:r>
    </w:p>
    <w:p w14:paraId="44C020C0" w14:textId="77777777" w:rsidR="00AB1C9B" w:rsidRDefault="00AB1C9B" w:rsidP="00991D09">
      <w:pPr>
        <w:spacing w:line="276" w:lineRule="auto"/>
        <w:jc w:val="both"/>
        <w:rPr>
          <w:bCs/>
          <w:color w:val="000000"/>
        </w:rPr>
      </w:pPr>
    </w:p>
    <w:p w14:paraId="19B54151" w14:textId="77777777" w:rsidR="008F1FC3" w:rsidRPr="008F1FC3" w:rsidRDefault="008F1FC3" w:rsidP="00991D09">
      <w:pPr>
        <w:spacing w:line="276" w:lineRule="auto"/>
        <w:jc w:val="both"/>
        <w:rPr>
          <w:bCs/>
          <w:color w:val="000000"/>
        </w:rPr>
      </w:pPr>
      <w:r w:rsidRPr="008F1FC3">
        <w:rPr>
          <w:bCs/>
          <w:color w:val="000000"/>
        </w:rPr>
        <w:t xml:space="preserve">Gorman, B., Carrol, B.A​., </w:t>
      </w:r>
      <w:proofErr w:type="spellStart"/>
      <w:r w:rsidRPr="008F1FC3">
        <w:rPr>
          <w:bCs/>
          <w:color w:val="000000"/>
        </w:rPr>
        <w:t>Rumack</w:t>
      </w:r>
      <w:proofErr w:type="spellEnd"/>
      <w:r w:rsidRPr="008F1FC3">
        <w:rPr>
          <w:bCs/>
          <w:color w:val="000000"/>
        </w:rPr>
        <w:t xml:space="preserve">, C.M., Wilson, S.R., Charboneau, J.W.​, 2005. Diagnostic ultrasound. 3rd ed. St. Louis, Mosby, pp.853. </w:t>
      </w:r>
    </w:p>
    <w:p w14:paraId="5997728D" w14:textId="77777777" w:rsidR="00991D09" w:rsidRDefault="00991D09" w:rsidP="00991D09">
      <w:pPr>
        <w:spacing w:line="276" w:lineRule="auto"/>
        <w:jc w:val="both"/>
        <w:rPr>
          <w:bCs/>
          <w:color w:val="000000"/>
        </w:rPr>
      </w:pPr>
    </w:p>
    <w:p w14:paraId="221278EB" w14:textId="77777777" w:rsidR="008E0564" w:rsidRDefault="008E0564" w:rsidP="00991D09">
      <w:pPr>
        <w:spacing w:line="276" w:lineRule="auto"/>
        <w:jc w:val="both"/>
        <w:rPr>
          <w:bCs/>
          <w:color w:val="000000"/>
        </w:rPr>
      </w:pPr>
      <w:r w:rsidRPr="008E0564">
        <w:rPr>
          <w:bCs/>
          <w:color w:val="000000"/>
        </w:rPr>
        <w:t>Henriques</w:t>
      </w:r>
      <w:r>
        <w:rPr>
          <w:bCs/>
          <w:color w:val="000000"/>
        </w:rPr>
        <w:t>,</w:t>
      </w:r>
      <w:r w:rsidRPr="008E0564">
        <w:rPr>
          <w:bCs/>
          <w:color w:val="000000"/>
        </w:rPr>
        <w:t xml:space="preserve"> D</w:t>
      </w:r>
      <w:r>
        <w:rPr>
          <w:bCs/>
          <w:color w:val="000000"/>
        </w:rPr>
        <w:t>.</w:t>
      </w:r>
      <w:r w:rsidRPr="008E0564">
        <w:rPr>
          <w:bCs/>
          <w:color w:val="000000"/>
        </w:rPr>
        <w:t>, Mota</w:t>
      </w:r>
      <w:r>
        <w:rPr>
          <w:bCs/>
          <w:color w:val="000000"/>
        </w:rPr>
        <w:t>,</w:t>
      </w:r>
      <w:r w:rsidRPr="008E0564">
        <w:rPr>
          <w:bCs/>
          <w:color w:val="000000"/>
        </w:rPr>
        <w:t xml:space="preserve"> Pinto</w:t>
      </w:r>
      <w:r>
        <w:rPr>
          <w:bCs/>
          <w:color w:val="000000"/>
        </w:rPr>
        <w:t>,</w:t>
      </w:r>
      <w:r w:rsidRPr="008E0564">
        <w:rPr>
          <w:bCs/>
          <w:color w:val="000000"/>
        </w:rPr>
        <w:t xml:space="preserve"> A</w:t>
      </w:r>
      <w:r>
        <w:rPr>
          <w:bCs/>
          <w:color w:val="000000"/>
        </w:rPr>
        <w:t>.</w:t>
      </w:r>
      <w:r w:rsidRPr="008E0564">
        <w:rPr>
          <w:bCs/>
          <w:color w:val="000000"/>
        </w:rPr>
        <w:t>, Donato</w:t>
      </w:r>
      <w:r>
        <w:rPr>
          <w:bCs/>
          <w:color w:val="000000"/>
        </w:rPr>
        <w:t>,</w:t>
      </w:r>
      <w:r w:rsidRPr="008E0564">
        <w:rPr>
          <w:bCs/>
          <w:color w:val="000000"/>
        </w:rPr>
        <w:t xml:space="preserve"> H</w:t>
      </w:r>
      <w:r>
        <w:rPr>
          <w:bCs/>
          <w:color w:val="000000"/>
        </w:rPr>
        <w:t>.</w:t>
      </w:r>
      <w:r w:rsidRPr="008E0564">
        <w:rPr>
          <w:bCs/>
          <w:color w:val="000000"/>
        </w:rPr>
        <w:t>, Leão</w:t>
      </w:r>
      <w:r>
        <w:rPr>
          <w:bCs/>
          <w:color w:val="000000"/>
        </w:rPr>
        <w:t>,</w:t>
      </w:r>
      <w:r w:rsidRPr="008E0564">
        <w:rPr>
          <w:bCs/>
          <w:color w:val="000000"/>
        </w:rPr>
        <w:t xml:space="preserve"> </w:t>
      </w:r>
      <w:proofErr w:type="gramStart"/>
      <w:r w:rsidRPr="008E0564">
        <w:rPr>
          <w:bCs/>
          <w:color w:val="000000"/>
        </w:rPr>
        <w:t>R</w:t>
      </w:r>
      <w:r>
        <w:rPr>
          <w:bCs/>
          <w:color w:val="000000"/>
        </w:rPr>
        <w:t>.</w:t>
      </w:r>
      <w:r w:rsidRPr="008E0564">
        <w:rPr>
          <w:bCs/>
          <w:color w:val="000000"/>
        </w:rPr>
        <w:t>.</w:t>
      </w:r>
      <w:proofErr w:type="gramEnd"/>
      <w:r w:rsidRPr="008E0564">
        <w:rPr>
          <w:bCs/>
          <w:color w:val="000000"/>
        </w:rPr>
        <w:t xml:space="preserve"> Prevalence and Management of Incidental Testicular Masses-A Systematic Review. J Clin Med. 2022 Sep</w:t>
      </w:r>
      <w:r>
        <w:rPr>
          <w:bCs/>
          <w:color w:val="000000"/>
        </w:rPr>
        <w:t xml:space="preserve"> </w:t>
      </w:r>
      <w:r w:rsidRPr="008E0564">
        <w:rPr>
          <w:bCs/>
          <w:color w:val="000000"/>
        </w:rPr>
        <w:t>29;11(19):</w:t>
      </w:r>
      <w:r>
        <w:rPr>
          <w:bCs/>
          <w:color w:val="000000"/>
        </w:rPr>
        <w:t xml:space="preserve"> </w:t>
      </w:r>
      <w:r w:rsidRPr="008E0564">
        <w:rPr>
          <w:bCs/>
          <w:color w:val="000000"/>
        </w:rPr>
        <w:t xml:space="preserve">5770. </w:t>
      </w:r>
      <w:proofErr w:type="spellStart"/>
      <w:r w:rsidRPr="008E0564">
        <w:rPr>
          <w:bCs/>
          <w:color w:val="000000"/>
        </w:rPr>
        <w:t>doi</w:t>
      </w:r>
      <w:proofErr w:type="spellEnd"/>
      <w:r w:rsidRPr="008E0564">
        <w:rPr>
          <w:bCs/>
          <w:color w:val="000000"/>
        </w:rPr>
        <w:t>: 10.3390/jcm11195770. PMID: 36233639; PMCID: PMC9573452.</w:t>
      </w:r>
    </w:p>
    <w:p w14:paraId="39B5A637" w14:textId="77777777" w:rsidR="00991D09" w:rsidRDefault="00991D09" w:rsidP="00991D09">
      <w:pPr>
        <w:spacing w:line="276" w:lineRule="auto"/>
        <w:jc w:val="both"/>
        <w:rPr>
          <w:bCs/>
          <w:color w:val="000000"/>
        </w:rPr>
      </w:pPr>
    </w:p>
    <w:p w14:paraId="08B65377" w14:textId="77777777" w:rsidR="008F1FC3" w:rsidRPr="008F1FC3" w:rsidRDefault="008F1FC3" w:rsidP="00991D09">
      <w:pPr>
        <w:spacing w:line="276" w:lineRule="auto"/>
        <w:jc w:val="both"/>
        <w:rPr>
          <w:bCs/>
          <w:color w:val="000000"/>
        </w:rPr>
      </w:pPr>
      <w:proofErr w:type="spellStart"/>
      <w:r w:rsidRPr="008F1FC3">
        <w:rPr>
          <w:bCs/>
          <w:color w:val="000000"/>
        </w:rPr>
        <w:t>Hodler</w:t>
      </w:r>
      <w:proofErr w:type="spellEnd"/>
      <w:r w:rsidRPr="008F1FC3">
        <w:rPr>
          <w:bCs/>
          <w:color w:val="000000"/>
        </w:rPr>
        <w:t xml:space="preserve">, J., </w:t>
      </w:r>
      <w:proofErr w:type="spellStart"/>
      <w:r w:rsidRPr="008F1FC3">
        <w:rPr>
          <w:bCs/>
          <w:color w:val="000000"/>
        </w:rPr>
        <w:t>Wibmer</w:t>
      </w:r>
      <w:proofErr w:type="spellEnd"/>
      <w:r w:rsidRPr="008F1FC3">
        <w:rPr>
          <w:bCs/>
          <w:color w:val="000000"/>
        </w:rPr>
        <w:t xml:space="preserve"> A. G., Vargas, H. A., 2018. Diseases of the Abdomen and Pelvis, IDKD Springer Series, pp. 257-264.</w:t>
      </w:r>
    </w:p>
    <w:p w14:paraId="55ACBAA5" w14:textId="77777777" w:rsidR="00991D09" w:rsidRDefault="00991D09" w:rsidP="00991D09">
      <w:pPr>
        <w:spacing w:line="276" w:lineRule="auto"/>
        <w:jc w:val="both"/>
        <w:rPr>
          <w:bCs/>
          <w:color w:val="000000"/>
        </w:rPr>
      </w:pPr>
    </w:p>
    <w:p w14:paraId="5E81318B" w14:textId="77777777" w:rsidR="008F1FC3" w:rsidRPr="008F1FC3" w:rsidRDefault="008F1FC3" w:rsidP="00991D09">
      <w:pPr>
        <w:spacing w:line="276" w:lineRule="auto"/>
        <w:jc w:val="both"/>
        <w:rPr>
          <w:bCs/>
          <w:color w:val="000000"/>
        </w:rPr>
      </w:pPr>
      <w:r w:rsidRPr="008F1FC3">
        <w:rPr>
          <w:bCs/>
          <w:color w:val="000000"/>
        </w:rPr>
        <w:lastRenderedPageBreak/>
        <w:t xml:space="preserve">Hoque, M.M., 2009. </w:t>
      </w:r>
      <w:proofErr w:type="spellStart"/>
      <w:r w:rsidRPr="008F1FC3">
        <w:rPr>
          <w:bCs/>
          <w:color w:val="000000"/>
        </w:rPr>
        <w:t>abc</w:t>
      </w:r>
      <w:proofErr w:type="spellEnd"/>
      <w:r w:rsidRPr="008F1FC3">
        <w:rPr>
          <w:bCs/>
          <w:color w:val="000000"/>
        </w:rPr>
        <w:t xml:space="preserve"> of research methodology and biostatistics, 4th ed, Dhaka, Parash Publishers, pp. 137. </w:t>
      </w:r>
    </w:p>
    <w:p w14:paraId="1D568707" w14:textId="77777777" w:rsidR="00991D09" w:rsidRDefault="00991D09" w:rsidP="00991D09">
      <w:pPr>
        <w:spacing w:line="276" w:lineRule="auto"/>
        <w:jc w:val="both"/>
        <w:rPr>
          <w:bCs/>
          <w:color w:val="000000"/>
        </w:rPr>
      </w:pPr>
    </w:p>
    <w:p w14:paraId="1B86CFBE" w14:textId="77777777" w:rsidR="008F1FC3" w:rsidRPr="008F1FC3" w:rsidRDefault="008F1FC3" w:rsidP="00991D09">
      <w:pPr>
        <w:spacing w:line="276" w:lineRule="auto"/>
        <w:jc w:val="both"/>
        <w:rPr>
          <w:bCs/>
          <w:color w:val="000000"/>
        </w:rPr>
      </w:pPr>
      <w:r w:rsidRPr="008F1FC3">
        <w:rPr>
          <w:bCs/>
          <w:color w:val="000000"/>
        </w:rPr>
        <w:t>Horstman, W.G., 1997. Scrotal imaging,​ ​</w:t>
      </w:r>
      <w:proofErr w:type="spellStart"/>
      <w:r w:rsidRPr="008F1FC3">
        <w:rPr>
          <w:bCs/>
          <w:color w:val="000000"/>
        </w:rPr>
        <w:t>Uroradiology</w:t>
      </w:r>
      <w:proofErr w:type="spellEnd"/>
      <w:r w:rsidRPr="008F1FC3">
        <w:rPr>
          <w:bCs/>
          <w:color w:val="000000"/>
        </w:rPr>
        <w:t>​, 24 (3), pp.653-669.</w:t>
      </w:r>
    </w:p>
    <w:p w14:paraId="1DDC6858" w14:textId="77777777" w:rsidR="00991D09" w:rsidRDefault="00991D09" w:rsidP="00991D09">
      <w:pPr>
        <w:spacing w:line="276" w:lineRule="auto"/>
        <w:jc w:val="both"/>
        <w:rPr>
          <w:bCs/>
          <w:color w:val="000000"/>
        </w:rPr>
      </w:pPr>
    </w:p>
    <w:p w14:paraId="2B9BB3EA" w14:textId="77777777" w:rsidR="008F1FC3" w:rsidRPr="008F1FC3" w:rsidRDefault="008F1FC3" w:rsidP="00991D09">
      <w:pPr>
        <w:spacing w:line="276" w:lineRule="auto"/>
        <w:jc w:val="both"/>
        <w:rPr>
          <w:bCs/>
          <w:color w:val="000000"/>
        </w:rPr>
      </w:pPr>
      <w:r w:rsidRPr="008F1FC3">
        <w:rPr>
          <w:bCs/>
          <w:color w:val="000000"/>
        </w:rPr>
        <w:t>Horstman, W.G., Melson, G.L., Middleton, W.D., Andriole, G.L​., 1992. Testicular tumors: findings ​with color Doppler US. ​Radiology​, 185, pp.733-737.</w:t>
      </w:r>
    </w:p>
    <w:p w14:paraId="0F51D77A" w14:textId="77777777" w:rsidR="00991D09" w:rsidRDefault="00991D09" w:rsidP="00991D09">
      <w:pPr>
        <w:spacing w:line="276" w:lineRule="auto"/>
        <w:jc w:val="both"/>
        <w:rPr>
          <w:bCs/>
          <w:color w:val="000000"/>
        </w:rPr>
      </w:pPr>
    </w:p>
    <w:p w14:paraId="51C41107" w14:textId="77777777" w:rsidR="008F1FC3" w:rsidRPr="008F1FC3" w:rsidRDefault="008F1FC3" w:rsidP="00991D09">
      <w:pPr>
        <w:spacing w:line="276" w:lineRule="auto"/>
        <w:jc w:val="both"/>
        <w:rPr>
          <w:bCs/>
          <w:color w:val="000000"/>
        </w:rPr>
      </w:pPr>
      <w:r w:rsidRPr="008F1FC3">
        <w:rPr>
          <w:bCs/>
          <w:color w:val="000000"/>
        </w:rPr>
        <w:t>Horstman. W.G., Middleton, W.D., Melson, G.L​., 1991. Scrotal inflammatory disease: color Doppler US findings. ​Radiology, 179, pp.55-59.</w:t>
      </w:r>
    </w:p>
    <w:p w14:paraId="69CE0BBD" w14:textId="77777777" w:rsidR="00991D09" w:rsidRDefault="00991D09" w:rsidP="00991D09">
      <w:pPr>
        <w:spacing w:line="276" w:lineRule="auto"/>
        <w:jc w:val="both"/>
        <w:rPr>
          <w:bCs/>
          <w:color w:val="000000"/>
        </w:rPr>
      </w:pPr>
    </w:p>
    <w:p w14:paraId="20A53578" w14:textId="77777777" w:rsidR="008F1FC3" w:rsidRDefault="008F1FC3" w:rsidP="00991D09">
      <w:pPr>
        <w:spacing w:line="276" w:lineRule="auto"/>
        <w:jc w:val="both"/>
        <w:rPr>
          <w:bCs/>
          <w:color w:val="000000"/>
        </w:rPr>
      </w:pPr>
      <w:r w:rsidRPr="008F1FC3">
        <w:rPr>
          <w:bCs/>
          <w:color w:val="000000"/>
        </w:rPr>
        <w:t xml:space="preserve">Howlett, D.C., Marchbank, N.D., </w:t>
      </w:r>
      <w:proofErr w:type="spellStart"/>
      <w:r w:rsidRPr="008F1FC3">
        <w:rPr>
          <w:bCs/>
          <w:color w:val="000000"/>
        </w:rPr>
        <w:t>Sallomi</w:t>
      </w:r>
      <w:proofErr w:type="spellEnd"/>
      <w:r w:rsidRPr="008F1FC3">
        <w:rPr>
          <w:bCs/>
          <w:color w:val="000000"/>
        </w:rPr>
        <w:t xml:space="preserve">, D.F., 2000. Ultrasound of the testis.​ ​Clin </w:t>
      </w:r>
      <w:proofErr w:type="spellStart"/>
      <w:r w:rsidRPr="008F1FC3">
        <w:rPr>
          <w:bCs/>
          <w:color w:val="000000"/>
        </w:rPr>
        <w:t>Radiol</w:t>
      </w:r>
      <w:proofErr w:type="spellEnd"/>
      <w:r w:rsidRPr="008F1FC3">
        <w:rPr>
          <w:bCs/>
          <w:color w:val="000000"/>
        </w:rPr>
        <w:t xml:space="preserve">, 55, pp.595–601.    </w:t>
      </w:r>
    </w:p>
    <w:p w14:paraId="7D00EDF8" w14:textId="77777777" w:rsidR="00991D09" w:rsidRDefault="00991D09" w:rsidP="00991D09">
      <w:pPr>
        <w:spacing w:line="276" w:lineRule="auto"/>
        <w:jc w:val="both"/>
        <w:rPr>
          <w:bCs/>
          <w:color w:val="000000"/>
        </w:rPr>
      </w:pPr>
    </w:p>
    <w:p w14:paraId="27B637D5" w14:textId="77777777" w:rsidR="008A11F7" w:rsidRDefault="008A11F7" w:rsidP="00991D09">
      <w:pPr>
        <w:spacing w:line="276" w:lineRule="auto"/>
        <w:jc w:val="both"/>
        <w:rPr>
          <w:bCs/>
          <w:color w:val="000000"/>
        </w:rPr>
      </w:pPr>
      <w:r w:rsidRPr="008A11F7">
        <w:rPr>
          <w:bCs/>
          <w:color w:val="000000"/>
        </w:rPr>
        <w:t xml:space="preserve">Huang, D. Y., Alsadiq, M., Yusuf, G. T., </w:t>
      </w:r>
      <w:proofErr w:type="spellStart"/>
      <w:r w:rsidRPr="008A11F7">
        <w:rPr>
          <w:bCs/>
          <w:color w:val="000000"/>
        </w:rPr>
        <w:t>Deganello</w:t>
      </w:r>
      <w:proofErr w:type="spellEnd"/>
      <w:r w:rsidRPr="008A11F7">
        <w:rPr>
          <w:bCs/>
          <w:color w:val="000000"/>
        </w:rPr>
        <w:t>, A., Sellars, M. E., &amp; Sidhu, P. S. (2024). Multiparametric Ultrasound for Focal Testicular Pathology: A Ten-Year Retrospective Review. </w:t>
      </w:r>
      <w:r>
        <w:rPr>
          <w:bCs/>
          <w:color w:val="000000"/>
        </w:rPr>
        <w:t xml:space="preserve"> </w:t>
      </w:r>
      <w:r w:rsidRPr="008A11F7">
        <w:rPr>
          <w:bCs/>
          <w:i/>
          <w:iCs/>
          <w:color w:val="000000"/>
        </w:rPr>
        <w:t>Cancers</w:t>
      </w:r>
      <w:r w:rsidRPr="008A11F7">
        <w:rPr>
          <w:bCs/>
          <w:color w:val="000000"/>
        </w:rPr>
        <w:t>, </w:t>
      </w:r>
      <w:r w:rsidRPr="008A11F7">
        <w:rPr>
          <w:bCs/>
          <w:i/>
          <w:iCs/>
          <w:color w:val="000000"/>
        </w:rPr>
        <w:t>16</w:t>
      </w:r>
      <w:r>
        <w:rPr>
          <w:bCs/>
          <w:color w:val="000000"/>
        </w:rPr>
        <w:t xml:space="preserve">(13), 2309. </w:t>
      </w:r>
    </w:p>
    <w:p w14:paraId="1488C039" w14:textId="77777777" w:rsidR="008A11F7" w:rsidRDefault="008A11F7" w:rsidP="00991D09">
      <w:pPr>
        <w:spacing w:line="276" w:lineRule="auto"/>
        <w:jc w:val="both"/>
        <w:rPr>
          <w:bCs/>
          <w:color w:val="000000"/>
        </w:rPr>
      </w:pPr>
      <w:r w:rsidRPr="008A11F7">
        <w:rPr>
          <w:bCs/>
          <w:color w:val="000000"/>
        </w:rPr>
        <w:t>https://doi.org/10.3390/cancers16132309</w:t>
      </w:r>
      <w:r>
        <w:rPr>
          <w:bCs/>
          <w:color w:val="000000"/>
        </w:rPr>
        <w:t>.</w:t>
      </w:r>
    </w:p>
    <w:p w14:paraId="5D42F604" w14:textId="77777777" w:rsidR="00991D09" w:rsidRDefault="00991D09" w:rsidP="00991D09">
      <w:pPr>
        <w:spacing w:line="276" w:lineRule="auto"/>
        <w:jc w:val="both"/>
        <w:rPr>
          <w:bCs/>
          <w:color w:val="000000"/>
        </w:rPr>
      </w:pPr>
    </w:p>
    <w:p w14:paraId="6CE4D0D7" w14:textId="77777777" w:rsidR="005224BA" w:rsidRPr="008F1FC3" w:rsidRDefault="005224BA" w:rsidP="00991D09">
      <w:pPr>
        <w:spacing w:line="276" w:lineRule="auto"/>
        <w:jc w:val="both"/>
        <w:rPr>
          <w:bCs/>
          <w:color w:val="000000"/>
        </w:rPr>
      </w:pPr>
      <w:r w:rsidRPr="005224BA">
        <w:rPr>
          <w:bCs/>
          <w:color w:val="000000"/>
        </w:rPr>
        <w:t>Huang</w:t>
      </w:r>
      <w:r>
        <w:rPr>
          <w:bCs/>
          <w:color w:val="000000"/>
        </w:rPr>
        <w:t>,</w:t>
      </w:r>
      <w:r w:rsidRPr="005224BA">
        <w:rPr>
          <w:bCs/>
          <w:color w:val="000000"/>
        </w:rPr>
        <w:t xml:space="preserve"> D</w:t>
      </w:r>
      <w:r>
        <w:rPr>
          <w:bCs/>
          <w:color w:val="000000"/>
        </w:rPr>
        <w:t>.</w:t>
      </w:r>
      <w:r w:rsidRPr="005224BA">
        <w:rPr>
          <w:bCs/>
          <w:color w:val="000000"/>
        </w:rPr>
        <w:t>Y</w:t>
      </w:r>
      <w:r>
        <w:rPr>
          <w:bCs/>
          <w:color w:val="000000"/>
        </w:rPr>
        <w:t>.</w:t>
      </w:r>
      <w:r w:rsidRPr="005224BA">
        <w:rPr>
          <w:bCs/>
          <w:color w:val="000000"/>
        </w:rPr>
        <w:t>, Sidhu</w:t>
      </w:r>
      <w:r>
        <w:rPr>
          <w:bCs/>
          <w:color w:val="000000"/>
        </w:rPr>
        <w:t>,</w:t>
      </w:r>
      <w:r w:rsidRPr="005224BA">
        <w:rPr>
          <w:bCs/>
          <w:color w:val="000000"/>
        </w:rPr>
        <w:t xml:space="preserve"> </w:t>
      </w:r>
      <w:proofErr w:type="gramStart"/>
      <w:r w:rsidRPr="005224BA">
        <w:rPr>
          <w:bCs/>
          <w:color w:val="000000"/>
        </w:rPr>
        <w:t>P</w:t>
      </w:r>
      <w:r>
        <w:rPr>
          <w:bCs/>
          <w:color w:val="000000"/>
        </w:rPr>
        <w:t>.</w:t>
      </w:r>
      <w:r w:rsidRPr="005224BA">
        <w:rPr>
          <w:bCs/>
          <w:color w:val="000000"/>
        </w:rPr>
        <w:t>S</w:t>
      </w:r>
      <w:r>
        <w:rPr>
          <w:bCs/>
          <w:color w:val="000000"/>
        </w:rPr>
        <w:t>.</w:t>
      </w:r>
      <w:r w:rsidRPr="005224BA">
        <w:rPr>
          <w:bCs/>
          <w:color w:val="000000"/>
        </w:rPr>
        <w:t>.</w:t>
      </w:r>
      <w:proofErr w:type="gramEnd"/>
      <w:r w:rsidRPr="005224BA">
        <w:rPr>
          <w:bCs/>
          <w:color w:val="000000"/>
        </w:rPr>
        <w:t xml:space="preserve"> Focal testicular lesions: </w:t>
      </w:r>
      <w:proofErr w:type="spellStart"/>
      <w:r w:rsidRPr="005224BA">
        <w:rPr>
          <w:bCs/>
          <w:color w:val="000000"/>
        </w:rPr>
        <w:t>colour</w:t>
      </w:r>
      <w:proofErr w:type="spellEnd"/>
      <w:r w:rsidRPr="005224BA">
        <w:rPr>
          <w:bCs/>
          <w:color w:val="000000"/>
        </w:rPr>
        <w:t xml:space="preserve"> Doppler ultrasound, contrast-enhanced ultrasound and tissue elastography as adjuvants to the diagnosis. Br J </w:t>
      </w:r>
      <w:proofErr w:type="spellStart"/>
      <w:r w:rsidRPr="005224BA">
        <w:rPr>
          <w:bCs/>
          <w:color w:val="000000"/>
        </w:rPr>
        <w:t>Radiol</w:t>
      </w:r>
      <w:proofErr w:type="spellEnd"/>
      <w:r w:rsidRPr="005224BA">
        <w:rPr>
          <w:bCs/>
          <w:color w:val="000000"/>
        </w:rPr>
        <w:t xml:space="preserve">. 2012 Nov;85 Spec No 1(Spec </w:t>
      </w:r>
      <w:proofErr w:type="spellStart"/>
      <w:r w:rsidRPr="005224BA">
        <w:rPr>
          <w:bCs/>
          <w:color w:val="000000"/>
        </w:rPr>
        <w:t>Iss</w:t>
      </w:r>
      <w:proofErr w:type="spellEnd"/>
      <w:r w:rsidRPr="005224BA">
        <w:rPr>
          <w:bCs/>
          <w:color w:val="000000"/>
        </w:rPr>
        <w:t xml:space="preserve"> 1</w:t>
      </w:r>
      <w:proofErr w:type="gramStart"/>
      <w:r w:rsidRPr="005224BA">
        <w:rPr>
          <w:bCs/>
          <w:color w:val="000000"/>
        </w:rPr>
        <w:t>):S</w:t>
      </w:r>
      <w:proofErr w:type="gramEnd"/>
      <w:r w:rsidRPr="005224BA">
        <w:rPr>
          <w:bCs/>
          <w:color w:val="000000"/>
        </w:rPr>
        <w:t xml:space="preserve">41-53. </w:t>
      </w:r>
      <w:proofErr w:type="spellStart"/>
      <w:r w:rsidRPr="005224BA">
        <w:rPr>
          <w:bCs/>
          <w:color w:val="000000"/>
        </w:rPr>
        <w:t>doi</w:t>
      </w:r>
      <w:proofErr w:type="spellEnd"/>
      <w:r w:rsidRPr="005224BA">
        <w:rPr>
          <w:bCs/>
          <w:color w:val="000000"/>
        </w:rPr>
        <w:t>: 10.1259/</w:t>
      </w:r>
      <w:proofErr w:type="spellStart"/>
      <w:r w:rsidRPr="005224BA">
        <w:rPr>
          <w:bCs/>
          <w:color w:val="000000"/>
        </w:rPr>
        <w:t>bjr</w:t>
      </w:r>
      <w:proofErr w:type="spellEnd"/>
      <w:r w:rsidRPr="005224BA">
        <w:rPr>
          <w:bCs/>
          <w:color w:val="000000"/>
        </w:rPr>
        <w:t xml:space="preserve">/30029741. </w:t>
      </w:r>
      <w:proofErr w:type="spellStart"/>
      <w:r w:rsidRPr="005224BA">
        <w:rPr>
          <w:bCs/>
          <w:color w:val="000000"/>
        </w:rPr>
        <w:t>Epub</w:t>
      </w:r>
      <w:proofErr w:type="spellEnd"/>
      <w:r w:rsidRPr="005224BA">
        <w:rPr>
          <w:bCs/>
          <w:color w:val="000000"/>
        </w:rPr>
        <w:t xml:space="preserve"> 2012 Jun 6. PMID: 22674702; PMCID: PMC3746409.</w:t>
      </w:r>
    </w:p>
    <w:p w14:paraId="212CBCB2" w14:textId="77777777" w:rsidR="00991D09" w:rsidRDefault="00991D09" w:rsidP="00991D09">
      <w:pPr>
        <w:spacing w:line="276" w:lineRule="auto"/>
        <w:jc w:val="both"/>
        <w:rPr>
          <w:bCs/>
          <w:color w:val="000000"/>
        </w:rPr>
      </w:pPr>
    </w:p>
    <w:p w14:paraId="4C4FC46B" w14:textId="77777777" w:rsidR="00371D1C" w:rsidRDefault="00371D1C" w:rsidP="00991D09">
      <w:pPr>
        <w:spacing w:line="276" w:lineRule="auto"/>
        <w:jc w:val="both"/>
        <w:rPr>
          <w:bCs/>
          <w:color w:val="000000"/>
        </w:rPr>
      </w:pPr>
      <w:proofErr w:type="spellStart"/>
      <w:r>
        <w:rPr>
          <w:bCs/>
          <w:color w:val="000000"/>
        </w:rPr>
        <w:t>Isidori</w:t>
      </w:r>
      <w:proofErr w:type="spellEnd"/>
      <w:r>
        <w:rPr>
          <w:bCs/>
          <w:color w:val="000000"/>
        </w:rPr>
        <w:t xml:space="preserve">, A., Pozza, C., </w:t>
      </w:r>
      <w:proofErr w:type="spellStart"/>
      <w:r>
        <w:rPr>
          <w:bCs/>
          <w:color w:val="000000"/>
        </w:rPr>
        <w:t>Gianfrilli</w:t>
      </w:r>
      <w:proofErr w:type="spellEnd"/>
      <w:r>
        <w:rPr>
          <w:bCs/>
          <w:color w:val="000000"/>
        </w:rPr>
        <w:t>, D., Giannetta, E.,</w:t>
      </w:r>
      <w:r w:rsidRPr="00371D1C">
        <w:rPr>
          <w:bCs/>
          <w:color w:val="000000"/>
        </w:rPr>
        <w:t xml:space="preserve"> Lemma, A.</w:t>
      </w:r>
      <w:r>
        <w:rPr>
          <w:bCs/>
          <w:color w:val="000000"/>
        </w:rPr>
        <w:t xml:space="preserve">, </w:t>
      </w:r>
      <w:proofErr w:type="spellStart"/>
      <w:r>
        <w:rPr>
          <w:bCs/>
          <w:color w:val="000000"/>
        </w:rPr>
        <w:t>Pofi</w:t>
      </w:r>
      <w:proofErr w:type="spellEnd"/>
      <w:r>
        <w:rPr>
          <w:bCs/>
          <w:color w:val="000000"/>
        </w:rPr>
        <w:t xml:space="preserve">, R., Barbagallo, F., Manganaro, L., Martino, G., Lombardo, F., </w:t>
      </w:r>
      <w:r w:rsidRPr="00371D1C">
        <w:rPr>
          <w:bCs/>
          <w:color w:val="000000"/>
        </w:rPr>
        <w:t>et al. Differential Diagnosis of Nonpalpable Testicular Lesions: Qualitative and Quantitative Contrast-enhanced US of Benign</w:t>
      </w:r>
      <w:r>
        <w:rPr>
          <w:bCs/>
          <w:color w:val="000000"/>
        </w:rPr>
        <w:t xml:space="preserve"> </w:t>
      </w:r>
      <w:r w:rsidRPr="00371D1C">
        <w:rPr>
          <w:bCs/>
          <w:color w:val="000000"/>
        </w:rPr>
        <w:t xml:space="preserve">and Malignant Testicular Tumors. Radiology 2014, 273, 606–618. </w:t>
      </w:r>
    </w:p>
    <w:p w14:paraId="2B2F08DA" w14:textId="77777777" w:rsidR="00991D09" w:rsidRDefault="00991D09" w:rsidP="00991D09">
      <w:pPr>
        <w:spacing w:line="276" w:lineRule="auto"/>
        <w:jc w:val="both"/>
        <w:rPr>
          <w:bCs/>
          <w:color w:val="000000"/>
        </w:rPr>
      </w:pPr>
    </w:p>
    <w:p w14:paraId="46734DB7" w14:textId="77777777" w:rsidR="008F1FC3" w:rsidRPr="008F1FC3" w:rsidRDefault="008F1FC3" w:rsidP="00991D09">
      <w:pPr>
        <w:spacing w:line="276" w:lineRule="auto"/>
        <w:jc w:val="both"/>
        <w:rPr>
          <w:bCs/>
          <w:color w:val="000000"/>
        </w:rPr>
      </w:pPr>
      <w:proofErr w:type="spellStart"/>
      <w:r w:rsidRPr="008F1FC3">
        <w:rPr>
          <w:bCs/>
          <w:color w:val="000000"/>
        </w:rPr>
        <w:t>Kachramanoglou</w:t>
      </w:r>
      <w:proofErr w:type="spellEnd"/>
      <w:r w:rsidR="009A4760">
        <w:rPr>
          <w:bCs/>
          <w:color w:val="000000"/>
        </w:rPr>
        <w:t>,</w:t>
      </w:r>
      <w:r w:rsidRPr="008F1FC3">
        <w:rPr>
          <w:bCs/>
          <w:color w:val="000000"/>
        </w:rPr>
        <w:t xml:space="preserve"> C</w:t>
      </w:r>
      <w:r w:rsidR="009A4760">
        <w:rPr>
          <w:bCs/>
          <w:color w:val="000000"/>
        </w:rPr>
        <w:t>.</w:t>
      </w:r>
      <w:r w:rsidRPr="008F1FC3">
        <w:rPr>
          <w:bCs/>
          <w:color w:val="000000"/>
        </w:rPr>
        <w:t xml:space="preserve">, </w:t>
      </w:r>
      <w:proofErr w:type="spellStart"/>
      <w:r w:rsidRPr="008F1FC3">
        <w:rPr>
          <w:bCs/>
          <w:color w:val="000000"/>
        </w:rPr>
        <w:t>Rafailidis</w:t>
      </w:r>
      <w:proofErr w:type="spellEnd"/>
      <w:r w:rsidR="009A4760">
        <w:rPr>
          <w:bCs/>
          <w:color w:val="000000"/>
        </w:rPr>
        <w:t>,</w:t>
      </w:r>
      <w:r w:rsidRPr="008F1FC3">
        <w:rPr>
          <w:bCs/>
          <w:color w:val="000000"/>
        </w:rPr>
        <w:t xml:space="preserve"> V, </w:t>
      </w:r>
      <w:proofErr w:type="spellStart"/>
      <w:r w:rsidRPr="008F1FC3">
        <w:rPr>
          <w:bCs/>
          <w:color w:val="000000"/>
        </w:rPr>
        <w:t>Philippidou</w:t>
      </w:r>
      <w:proofErr w:type="spellEnd"/>
      <w:r w:rsidR="009A4760">
        <w:rPr>
          <w:bCs/>
          <w:color w:val="000000"/>
        </w:rPr>
        <w:t>,</w:t>
      </w:r>
      <w:r w:rsidRPr="008F1FC3">
        <w:rPr>
          <w:bCs/>
          <w:color w:val="000000"/>
        </w:rPr>
        <w:t xml:space="preserve"> M</w:t>
      </w:r>
      <w:r w:rsidR="009A4760">
        <w:rPr>
          <w:bCs/>
          <w:color w:val="000000"/>
        </w:rPr>
        <w:t>.</w:t>
      </w:r>
      <w:r w:rsidRPr="008F1FC3">
        <w:rPr>
          <w:bCs/>
          <w:color w:val="000000"/>
        </w:rPr>
        <w:t xml:space="preserve">, </w:t>
      </w:r>
      <w:proofErr w:type="spellStart"/>
      <w:r w:rsidRPr="008F1FC3">
        <w:rPr>
          <w:bCs/>
          <w:color w:val="000000"/>
        </w:rPr>
        <w:t>Bertolotto</w:t>
      </w:r>
      <w:proofErr w:type="spellEnd"/>
      <w:r w:rsidR="009A4760">
        <w:rPr>
          <w:bCs/>
          <w:color w:val="000000"/>
        </w:rPr>
        <w:t>,</w:t>
      </w:r>
      <w:r w:rsidRPr="008F1FC3">
        <w:rPr>
          <w:bCs/>
          <w:color w:val="000000"/>
        </w:rPr>
        <w:t xml:space="preserve"> M</w:t>
      </w:r>
      <w:r w:rsidR="009A4760">
        <w:rPr>
          <w:bCs/>
          <w:color w:val="000000"/>
        </w:rPr>
        <w:t>.</w:t>
      </w:r>
      <w:r w:rsidRPr="008F1FC3">
        <w:rPr>
          <w:bCs/>
          <w:color w:val="000000"/>
        </w:rPr>
        <w:t>, Huang</w:t>
      </w:r>
      <w:r w:rsidR="009A4760">
        <w:rPr>
          <w:bCs/>
          <w:color w:val="000000"/>
        </w:rPr>
        <w:t>,</w:t>
      </w:r>
      <w:r w:rsidRPr="008F1FC3">
        <w:rPr>
          <w:bCs/>
          <w:color w:val="000000"/>
        </w:rPr>
        <w:t xml:space="preserve"> D</w:t>
      </w:r>
      <w:r w:rsidR="009A4760">
        <w:rPr>
          <w:bCs/>
          <w:color w:val="000000"/>
        </w:rPr>
        <w:t>.</w:t>
      </w:r>
      <w:r w:rsidRPr="008F1FC3">
        <w:rPr>
          <w:bCs/>
          <w:color w:val="000000"/>
        </w:rPr>
        <w:t>Y</w:t>
      </w:r>
      <w:r w:rsidR="009A4760">
        <w:rPr>
          <w:bCs/>
          <w:color w:val="000000"/>
        </w:rPr>
        <w:t>.</w:t>
      </w:r>
      <w:r w:rsidRPr="008F1FC3">
        <w:rPr>
          <w:bCs/>
          <w:color w:val="000000"/>
        </w:rPr>
        <w:t xml:space="preserve">, </w:t>
      </w:r>
      <w:proofErr w:type="spellStart"/>
      <w:r w:rsidRPr="008F1FC3">
        <w:rPr>
          <w:bCs/>
          <w:color w:val="000000"/>
        </w:rPr>
        <w:t>Deganello</w:t>
      </w:r>
      <w:proofErr w:type="spellEnd"/>
      <w:r w:rsidR="009A4760">
        <w:rPr>
          <w:bCs/>
          <w:color w:val="000000"/>
        </w:rPr>
        <w:t>,</w:t>
      </w:r>
      <w:r w:rsidRPr="008F1FC3">
        <w:rPr>
          <w:bCs/>
          <w:color w:val="000000"/>
        </w:rPr>
        <w:t xml:space="preserve"> A</w:t>
      </w:r>
      <w:r w:rsidR="009A4760">
        <w:rPr>
          <w:bCs/>
          <w:color w:val="000000"/>
        </w:rPr>
        <w:t>.</w:t>
      </w:r>
      <w:r w:rsidRPr="008F1FC3">
        <w:rPr>
          <w:bCs/>
          <w:color w:val="000000"/>
        </w:rPr>
        <w:t xml:space="preserve">, et al., 2017. Multiparametric sonography of hematologic malignancies of the testis: grayscale, color Doppler, and contrast enhanced ultrasound and strain </w:t>
      </w:r>
      <w:proofErr w:type="spellStart"/>
      <w:r w:rsidRPr="008F1FC3">
        <w:rPr>
          <w:bCs/>
          <w:color w:val="000000"/>
        </w:rPr>
        <w:t>elastographic</w:t>
      </w:r>
      <w:proofErr w:type="spellEnd"/>
      <w:r w:rsidRPr="008F1FC3">
        <w:rPr>
          <w:bCs/>
          <w:color w:val="000000"/>
        </w:rPr>
        <w:t xml:space="preserve"> appearances with histologic correlation. J Ultrasound Med</w:t>
      </w:r>
      <w:r w:rsidR="009A4760">
        <w:rPr>
          <w:bCs/>
          <w:color w:val="000000"/>
        </w:rPr>
        <w:t xml:space="preserve">, </w:t>
      </w:r>
      <w:r w:rsidRPr="008F1FC3">
        <w:rPr>
          <w:bCs/>
          <w:color w:val="000000"/>
        </w:rPr>
        <w:t xml:space="preserve">36, pp.409-420.    </w:t>
      </w:r>
    </w:p>
    <w:p w14:paraId="50793A00" w14:textId="77777777" w:rsidR="00991D09" w:rsidRDefault="00991D09" w:rsidP="00991D09">
      <w:pPr>
        <w:spacing w:line="276" w:lineRule="auto"/>
        <w:jc w:val="both"/>
        <w:rPr>
          <w:bCs/>
          <w:color w:val="000000"/>
        </w:rPr>
      </w:pPr>
    </w:p>
    <w:p w14:paraId="55B2E7A4" w14:textId="77777777" w:rsidR="008F1FC3" w:rsidRPr="008F1FC3" w:rsidRDefault="008F1FC3" w:rsidP="00991D09">
      <w:pPr>
        <w:spacing w:line="276" w:lineRule="auto"/>
        <w:jc w:val="both"/>
        <w:rPr>
          <w:bCs/>
          <w:color w:val="000000"/>
        </w:rPr>
      </w:pPr>
      <w:r w:rsidRPr="008F1FC3">
        <w:rPr>
          <w:bCs/>
          <w:color w:val="000000"/>
        </w:rPr>
        <w:t>Lerner, R.M., Mevorach, R.A., Hulbert, W.C. &amp; Rabinowitz, R., 1990. Color Doppler US in the evaluation of acute scrotal disease. Radiology, 176, pp.355-8.</w:t>
      </w:r>
    </w:p>
    <w:p w14:paraId="4B6D7005" w14:textId="77777777" w:rsidR="00991D09" w:rsidRDefault="00991D09" w:rsidP="00991D09">
      <w:pPr>
        <w:spacing w:line="276" w:lineRule="auto"/>
        <w:jc w:val="both"/>
        <w:rPr>
          <w:bCs/>
          <w:color w:val="000000"/>
        </w:rPr>
      </w:pPr>
    </w:p>
    <w:p w14:paraId="406F49CE" w14:textId="77777777" w:rsidR="008F1FC3" w:rsidRPr="008F1FC3" w:rsidRDefault="008F1FC3" w:rsidP="00991D09">
      <w:pPr>
        <w:spacing w:line="276" w:lineRule="auto"/>
        <w:jc w:val="both"/>
        <w:rPr>
          <w:bCs/>
          <w:color w:val="000000"/>
        </w:rPr>
      </w:pPr>
      <w:r w:rsidRPr="008F1FC3">
        <w:rPr>
          <w:bCs/>
          <w:color w:val="000000"/>
        </w:rPr>
        <w:t xml:space="preserve">Luker, G.D., Siegel, M.J., 1994. Color Doppler sonography of the scrotum in </w:t>
      </w:r>
      <w:proofErr w:type="gramStart"/>
      <w:r w:rsidRPr="008F1FC3">
        <w:rPr>
          <w:bCs/>
          <w:color w:val="000000"/>
        </w:rPr>
        <w:t>children..</w:t>
      </w:r>
      <w:proofErr w:type="gramEnd"/>
      <w:r w:rsidRPr="008F1FC3">
        <w:rPr>
          <w:bCs/>
          <w:color w:val="000000"/>
        </w:rPr>
        <w:t xml:space="preserve"> American Journal of Roentgenology, 163(3), pp.649-655. </w:t>
      </w:r>
    </w:p>
    <w:p w14:paraId="086F4373" w14:textId="77777777" w:rsidR="00991D09" w:rsidRDefault="00991D09" w:rsidP="00991D09">
      <w:pPr>
        <w:spacing w:line="276" w:lineRule="auto"/>
        <w:jc w:val="both"/>
        <w:rPr>
          <w:bCs/>
          <w:color w:val="000000"/>
        </w:rPr>
      </w:pPr>
    </w:p>
    <w:p w14:paraId="2F7B3D90" w14:textId="77777777" w:rsidR="008F1FC3" w:rsidRPr="008F1FC3" w:rsidRDefault="008F1FC3" w:rsidP="00991D09">
      <w:pPr>
        <w:spacing w:line="276" w:lineRule="auto"/>
        <w:jc w:val="both"/>
        <w:rPr>
          <w:bCs/>
          <w:color w:val="000000"/>
        </w:rPr>
      </w:pPr>
      <w:r w:rsidRPr="008F1FC3">
        <w:rPr>
          <w:bCs/>
          <w:color w:val="000000"/>
        </w:rPr>
        <w:t xml:space="preserve">Lung, F.C., Sidhu, P.S., 2011. Imaging Med, 3(5), pp. 587–595. </w:t>
      </w:r>
    </w:p>
    <w:p w14:paraId="25F58C4A" w14:textId="77777777" w:rsidR="00991D09" w:rsidRDefault="00991D09" w:rsidP="00991D09">
      <w:pPr>
        <w:spacing w:line="276" w:lineRule="auto"/>
        <w:jc w:val="both"/>
        <w:rPr>
          <w:bCs/>
          <w:color w:val="000000"/>
        </w:rPr>
      </w:pPr>
    </w:p>
    <w:p w14:paraId="5813B797" w14:textId="77777777" w:rsidR="008F1FC3" w:rsidRPr="008F1FC3" w:rsidRDefault="008F1FC3" w:rsidP="00991D09">
      <w:pPr>
        <w:spacing w:line="276" w:lineRule="auto"/>
        <w:jc w:val="both"/>
        <w:rPr>
          <w:bCs/>
          <w:color w:val="000000"/>
        </w:rPr>
      </w:pPr>
      <w:r w:rsidRPr="008F1FC3">
        <w:rPr>
          <w:bCs/>
          <w:color w:val="000000"/>
        </w:rPr>
        <w:lastRenderedPageBreak/>
        <w:t xml:space="preserve">Lutzker, L.G. &amp; </w:t>
      </w:r>
      <w:proofErr w:type="spellStart"/>
      <w:r w:rsidRPr="008F1FC3">
        <w:rPr>
          <w:bCs/>
          <w:color w:val="000000"/>
        </w:rPr>
        <w:t>Zuckier</w:t>
      </w:r>
      <w:proofErr w:type="spellEnd"/>
      <w:r w:rsidRPr="008F1FC3">
        <w:rPr>
          <w:bCs/>
          <w:color w:val="000000"/>
        </w:rPr>
        <w:t xml:space="preserve">, L.S., 1990. Testicular scanning and other applications of radionuclide imaging of the genital tract. Seminars in Nuclear Medicine, 20(2), pp.159-188. </w:t>
      </w:r>
    </w:p>
    <w:p w14:paraId="07770B5A" w14:textId="77777777" w:rsidR="00991D09" w:rsidRDefault="00991D09" w:rsidP="00991D09">
      <w:pPr>
        <w:spacing w:line="276" w:lineRule="auto"/>
        <w:jc w:val="both"/>
        <w:rPr>
          <w:bCs/>
          <w:color w:val="000000"/>
        </w:rPr>
      </w:pPr>
    </w:p>
    <w:p w14:paraId="7CFB39F5" w14:textId="77777777" w:rsidR="008F1FC3" w:rsidRPr="008F1FC3" w:rsidRDefault="008F1FC3" w:rsidP="00991D09">
      <w:pPr>
        <w:spacing w:line="276" w:lineRule="auto"/>
        <w:jc w:val="both"/>
        <w:rPr>
          <w:bCs/>
          <w:color w:val="000000"/>
        </w:rPr>
      </w:pPr>
      <w:r w:rsidRPr="008F1FC3">
        <w:rPr>
          <w:bCs/>
          <w:color w:val="000000"/>
        </w:rPr>
        <w:t xml:space="preserve">Micallef, M., </w:t>
      </w:r>
      <w:proofErr w:type="spellStart"/>
      <w:r w:rsidRPr="008F1FC3">
        <w:rPr>
          <w:bCs/>
          <w:color w:val="000000"/>
        </w:rPr>
        <w:t>Torreggiani</w:t>
      </w:r>
      <w:proofErr w:type="spellEnd"/>
      <w:r w:rsidRPr="008F1FC3">
        <w:rPr>
          <w:bCs/>
          <w:color w:val="000000"/>
        </w:rPr>
        <w:t xml:space="preserve">, W.C., </w:t>
      </w:r>
      <w:proofErr w:type="spellStart"/>
      <w:r w:rsidRPr="008F1FC3">
        <w:rPr>
          <w:bCs/>
          <w:color w:val="000000"/>
        </w:rPr>
        <w:t>Hurleym</w:t>
      </w:r>
      <w:proofErr w:type="spellEnd"/>
      <w:r w:rsidRPr="008F1FC3">
        <w:rPr>
          <w:bCs/>
          <w:color w:val="000000"/>
        </w:rPr>
        <w:t>, M., Dinsmore, W.W., Hogan, B​., 2000. The ultrasound investigation of scrotal swelling. ​International Journal of STD &amp; AIDS​, 11, pp.297-302.</w:t>
      </w:r>
    </w:p>
    <w:p w14:paraId="4CEB6A08" w14:textId="77777777" w:rsidR="00991D09" w:rsidRDefault="00991D09" w:rsidP="00991D09">
      <w:pPr>
        <w:spacing w:line="276" w:lineRule="auto"/>
        <w:jc w:val="both"/>
        <w:rPr>
          <w:bCs/>
          <w:color w:val="000000"/>
        </w:rPr>
      </w:pPr>
    </w:p>
    <w:p w14:paraId="7E4FA2D3" w14:textId="77777777" w:rsidR="008F1FC3" w:rsidRPr="008F1FC3" w:rsidRDefault="008F1FC3" w:rsidP="00991D09">
      <w:pPr>
        <w:spacing w:line="276" w:lineRule="auto"/>
        <w:jc w:val="both"/>
        <w:rPr>
          <w:bCs/>
          <w:color w:val="000000"/>
        </w:rPr>
      </w:pPr>
      <w:r w:rsidRPr="008F1FC3">
        <w:rPr>
          <w:bCs/>
          <w:color w:val="000000"/>
        </w:rPr>
        <w:t>Middleton, W.D., Thorne, D.A., Melson, G.L., 1989. Color Doppler ultrasound of the normal testis. AJR, 152, pp. 293-297.</w:t>
      </w:r>
    </w:p>
    <w:p w14:paraId="50266466" w14:textId="77777777" w:rsidR="00991D09" w:rsidRDefault="00991D09" w:rsidP="00991D09">
      <w:pPr>
        <w:spacing w:line="276" w:lineRule="auto"/>
        <w:jc w:val="both"/>
        <w:rPr>
          <w:bCs/>
          <w:color w:val="000000"/>
        </w:rPr>
      </w:pPr>
    </w:p>
    <w:p w14:paraId="6BE67EAF" w14:textId="77777777" w:rsidR="008F1FC3" w:rsidRPr="008F1FC3" w:rsidRDefault="008F1FC3" w:rsidP="00991D09">
      <w:pPr>
        <w:spacing w:line="276" w:lineRule="auto"/>
        <w:jc w:val="both"/>
        <w:rPr>
          <w:bCs/>
          <w:color w:val="000000"/>
        </w:rPr>
      </w:pPr>
      <w:r w:rsidRPr="008F1FC3">
        <w:rPr>
          <w:bCs/>
          <w:color w:val="000000"/>
        </w:rPr>
        <w:t xml:space="preserve">Morse, M.J., Whitmore, W.F., 2015. Neoplasms of the </w:t>
      </w:r>
      <w:proofErr w:type="gramStart"/>
      <w:r w:rsidRPr="008F1FC3">
        <w:rPr>
          <w:bCs/>
          <w:color w:val="000000"/>
        </w:rPr>
        <w:t>Testis .</w:t>
      </w:r>
      <w:proofErr w:type="gramEnd"/>
      <w:r w:rsidRPr="008F1FC3">
        <w:rPr>
          <w:bCs/>
          <w:color w:val="000000"/>
        </w:rPr>
        <w:t xml:space="preserve"> Cambell-Walsh Urology, 11th Ed, Elsevier, pp.784.</w:t>
      </w:r>
    </w:p>
    <w:p w14:paraId="0496F36B" w14:textId="77777777" w:rsidR="00991D09" w:rsidRDefault="00991D09" w:rsidP="00991D09">
      <w:pPr>
        <w:spacing w:line="276" w:lineRule="auto"/>
        <w:jc w:val="both"/>
        <w:rPr>
          <w:bCs/>
          <w:color w:val="000000"/>
        </w:rPr>
      </w:pPr>
    </w:p>
    <w:p w14:paraId="2E04FC74" w14:textId="77777777" w:rsidR="005E05FB" w:rsidRPr="005E05FB" w:rsidRDefault="005E05FB" w:rsidP="00991D09">
      <w:pPr>
        <w:spacing w:line="276" w:lineRule="auto"/>
        <w:jc w:val="both"/>
        <w:rPr>
          <w:bCs/>
          <w:color w:val="000000"/>
        </w:rPr>
      </w:pPr>
      <w:r w:rsidRPr="005E05FB">
        <w:rPr>
          <w:bCs/>
          <w:color w:val="000000"/>
        </w:rPr>
        <w:t>Naz</w:t>
      </w:r>
      <w:r>
        <w:rPr>
          <w:bCs/>
          <w:color w:val="000000"/>
        </w:rPr>
        <w:t>,</w:t>
      </w:r>
      <w:r w:rsidRPr="005E05FB">
        <w:rPr>
          <w:bCs/>
          <w:color w:val="000000"/>
        </w:rPr>
        <w:t xml:space="preserve"> N</w:t>
      </w:r>
      <w:r>
        <w:rPr>
          <w:bCs/>
          <w:color w:val="000000"/>
        </w:rPr>
        <w:t>.</w:t>
      </w:r>
      <w:r w:rsidRPr="005E05FB">
        <w:rPr>
          <w:bCs/>
          <w:color w:val="000000"/>
        </w:rPr>
        <w:t>, Khan</w:t>
      </w:r>
      <w:r>
        <w:rPr>
          <w:bCs/>
          <w:color w:val="000000"/>
        </w:rPr>
        <w:t>,</w:t>
      </w:r>
      <w:r w:rsidRPr="005E05FB">
        <w:rPr>
          <w:bCs/>
          <w:color w:val="000000"/>
        </w:rPr>
        <w:t xml:space="preserve"> N</w:t>
      </w:r>
      <w:r>
        <w:rPr>
          <w:bCs/>
          <w:color w:val="000000"/>
        </w:rPr>
        <w:t>.</w:t>
      </w:r>
      <w:r w:rsidRPr="005E05FB">
        <w:rPr>
          <w:bCs/>
          <w:color w:val="000000"/>
        </w:rPr>
        <w:t>A</w:t>
      </w:r>
      <w:r>
        <w:rPr>
          <w:bCs/>
          <w:color w:val="000000"/>
        </w:rPr>
        <w:t>.</w:t>
      </w:r>
      <w:r w:rsidRPr="005E05FB">
        <w:rPr>
          <w:bCs/>
          <w:color w:val="000000"/>
        </w:rPr>
        <w:t>, Hotchandani</w:t>
      </w:r>
      <w:r>
        <w:rPr>
          <w:bCs/>
          <w:color w:val="000000"/>
        </w:rPr>
        <w:t>, K.,</w:t>
      </w:r>
      <w:r w:rsidRPr="005E05FB">
        <w:rPr>
          <w:bCs/>
          <w:color w:val="000000"/>
        </w:rPr>
        <w:t xml:space="preserve"> 2018</w:t>
      </w:r>
      <w:r>
        <w:rPr>
          <w:bCs/>
          <w:color w:val="000000"/>
        </w:rPr>
        <w:t xml:space="preserve">. </w:t>
      </w:r>
      <w:r w:rsidRPr="005E05FB">
        <w:rPr>
          <w:bCs/>
          <w:color w:val="000000"/>
        </w:rPr>
        <w:t>Diagnostic accuracy of Color Doppler</w:t>
      </w:r>
    </w:p>
    <w:p w14:paraId="1055CAE8" w14:textId="77777777" w:rsidR="005E05FB" w:rsidRDefault="005E05FB" w:rsidP="00991D09">
      <w:pPr>
        <w:spacing w:line="276" w:lineRule="auto"/>
        <w:jc w:val="both"/>
        <w:rPr>
          <w:bCs/>
          <w:color w:val="000000"/>
        </w:rPr>
      </w:pPr>
      <w:r w:rsidRPr="005E05FB">
        <w:rPr>
          <w:bCs/>
          <w:color w:val="000000"/>
        </w:rPr>
        <w:t>Ultrasonography to diagnose testicular tumors. J Fatima Jinnah Med Univ.</w:t>
      </w:r>
      <w:r>
        <w:rPr>
          <w:bCs/>
          <w:color w:val="000000"/>
        </w:rPr>
        <w:t xml:space="preserve"> </w:t>
      </w:r>
      <w:r w:rsidRPr="005E05FB">
        <w:rPr>
          <w:bCs/>
          <w:color w:val="000000"/>
        </w:rPr>
        <w:t xml:space="preserve">12(2): </w:t>
      </w:r>
      <w:r>
        <w:rPr>
          <w:bCs/>
          <w:color w:val="000000"/>
        </w:rPr>
        <w:t xml:space="preserve">pp. </w:t>
      </w:r>
      <w:r w:rsidRPr="005E05FB">
        <w:rPr>
          <w:bCs/>
          <w:color w:val="000000"/>
        </w:rPr>
        <w:t>81-84.</w:t>
      </w:r>
    </w:p>
    <w:p w14:paraId="4655D4D0" w14:textId="77777777" w:rsidR="00991D09" w:rsidRDefault="00991D09" w:rsidP="00991D09">
      <w:pPr>
        <w:spacing w:line="276" w:lineRule="auto"/>
        <w:jc w:val="both"/>
        <w:rPr>
          <w:bCs/>
          <w:color w:val="000000"/>
        </w:rPr>
      </w:pPr>
    </w:p>
    <w:p w14:paraId="65D201AF" w14:textId="77777777" w:rsidR="008F1FC3" w:rsidRPr="008F1FC3" w:rsidRDefault="008F1FC3" w:rsidP="00991D09">
      <w:pPr>
        <w:spacing w:line="276" w:lineRule="auto"/>
        <w:jc w:val="both"/>
        <w:rPr>
          <w:bCs/>
          <w:color w:val="000000"/>
        </w:rPr>
      </w:pPr>
      <w:r w:rsidRPr="008F1FC3">
        <w:rPr>
          <w:bCs/>
          <w:color w:val="000000"/>
        </w:rPr>
        <w:t xml:space="preserve">Necas, M., </w:t>
      </w:r>
      <w:proofErr w:type="spellStart"/>
      <w:r w:rsidRPr="008F1FC3">
        <w:rPr>
          <w:bCs/>
          <w:color w:val="000000"/>
        </w:rPr>
        <w:t>Muthupalaniappaan</w:t>
      </w:r>
      <w:proofErr w:type="spellEnd"/>
      <w:r w:rsidRPr="008F1FC3">
        <w:rPr>
          <w:bCs/>
          <w:color w:val="000000"/>
        </w:rPr>
        <w:t xml:space="preserve">, M., Barnard, C., 2021. Ultrasound morphological patterns of testicular </w:t>
      </w:r>
      <w:proofErr w:type="spellStart"/>
      <w:r w:rsidRPr="008F1FC3">
        <w:rPr>
          <w:bCs/>
          <w:color w:val="000000"/>
        </w:rPr>
        <w:t>tumours</w:t>
      </w:r>
      <w:proofErr w:type="spellEnd"/>
      <w:r w:rsidRPr="008F1FC3">
        <w:rPr>
          <w:bCs/>
          <w:color w:val="000000"/>
        </w:rPr>
        <w:t xml:space="preserve">, correlation with histopathology. J Med </w:t>
      </w:r>
      <w:proofErr w:type="spellStart"/>
      <w:r w:rsidRPr="008F1FC3">
        <w:rPr>
          <w:bCs/>
          <w:color w:val="000000"/>
        </w:rPr>
        <w:t>Radiat</w:t>
      </w:r>
      <w:proofErr w:type="spellEnd"/>
      <w:r w:rsidRPr="008F1FC3">
        <w:rPr>
          <w:bCs/>
          <w:color w:val="000000"/>
        </w:rPr>
        <w:t xml:space="preserve"> Sci. 68(1), pp. 21-27. </w:t>
      </w:r>
      <w:proofErr w:type="spellStart"/>
      <w:r w:rsidRPr="008F1FC3">
        <w:rPr>
          <w:bCs/>
          <w:color w:val="000000"/>
        </w:rPr>
        <w:t>doi</w:t>
      </w:r>
      <w:proofErr w:type="spellEnd"/>
      <w:r w:rsidRPr="008F1FC3">
        <w:rPr>
          <w:bCs/>
          <w:color w:val="000000"/>
        </w:rPr>
        <w:t xml:space="preserve">: 10.1002/jmrs.426. </w:t>
      </w:r>
      <w:proofErr w:type="spellStart"/>
      <w:r w:rsidRPr="008F1FC3">
        <w:rPr>
          <w:bCs/>
          <w:color w:val="000000"/>
        </w:rPr>
        <w:t>Epub</w:t>
      </w:r>
      <w:proofErr w:type="spellEnd"/>
      <w:r w:rsidRPr="008F1FC3">
        <w:rPr>
          <w:bCs/>
          <w:color w:val="000000"/>
        </w:rPr>
        <w:t xml:space="preserve"> 2020 Sep 1. PMID: 32869524; PMCID: PMC7890926.</w:t>
      </w:r>
    </w:p>
    <w:p w14:paraId="44977369" w14:textId="77777777" w:rsidR="00991D09" w:rsidRDefault="00991D09" w:rsidP="00991D09">
      <w:pPr>
        <w:spacing w:line="276" w:lineRule="auto"/>
        <w:jc w:val="both"/>
        <w:rPr>
          <w:bCs/>
          <w:color w:val="000000"/>
        </w:rPr>
      </w:pPr>
    </w:p>
    <w:p w14:paraId="01335F03" w14:textId="77777777" w:rsidR="008F1FC3" w:rsidRPr="008F1FC3" w:rsidRDefault="008F1FC3" w:rsidP="00991D09">
      <w:pPr>
        <w:spacing w:line="276" w:lineRule="auto"/>
        <w:jc w:val="both"/>
        <w:rPr>
          <w:bCs/>
          <w:color w:val="000000"/>
        </w:rPr>
      </w:pPr>
      <w:r w:rsidRPr="008F1FC3">
        <w:rPr>
          <w:bCs/>
          <w:color w:val="000000"/>
        </w:rPr>
        <w:t xml:space="preserve">Parenti, G.C., Feletti, F., Carnevale, A., </w:t>
      </w:r>
      <w:r w:rsidRPr="008F1FC3">
        <w:rPr>
          <w:bCs/>
          <w:color w:val="000000"/>
          <w:lang w:val="it-IT"/>
        </w:rPr>
        <w:t>Uccelli, L., Giganti, M.</w:t>
      </w:r>
      <w:proofErr w:type="gramStart"/>
      <w:r w:rsidRPr="008F1FC3">
        <w:rPr>
          <w:bCs/>
          <w:color w:val="000000"/>
          <w:lang w:val="it-IT"/>
        </w:rPr>
        <w:t>,</w:t>
      </w:r>
      <w:r w:rsidRPr="008F1FC3">
        <w:rPr>
          <w:bCs/>
          <w:color w:val="000000"/>
        </w:rPr>
        <w:t>  2018</w:t>
      </w:r>
      <w:proofErr w:type="gramEnd"/>
      <w:r w:rsidRPr="008F1FC3">
        <w:rPr>
          <w:bCs/>
          <w:color w:val="000000"/>
        </w:rPr>
        <w:t>. Imaging of the scrotum: beyond sonography. Insights Imaging, 9, pp.137–148.</w:t>
      </w:r>
    </w:p>
    <w:p w14:paraId="2AD09DBB" w14:textId="77777777" w:rsidR="00991D09" w:rsidRDefault="00991D09" w:rsidP="00991D09">
      <w:pPr>
        <w:spacing w:line="276" w:lineRule="auto"/>
        <w:jc w:val="both"/>
        <w:rPr>
          <w:bCs/>
          <w:color w:val="000000"/>
        </w:rPr>
      </w:pPr>
    </w:p>
    <w:p w14:paraId="203FC5C9" w14:textId="77777777" w:rsidR="008F1FC3" w:rsidRPr="008F1FC3" w:rsidRDefault="008F1FC3" w:rsidP="00991D09">
      <w:pPr>
        <w:spacing w:line="276" w:lineRule="auto"/>
        <w:jc w:val="both"/>
        <w:rPr>
          <w:bCs/>
          <w:color w:val="000000"/>
        </w:rPr>
      </w:pPr>
      <w:r w:rsidRPr="008F1FC3">
        <w:rPr>
          <w:bCs/>
          <w:color w:val="000000"/>
        </w:rPr>
        <w:t>Purushothaman, H., Sellars, M.E.K., Clarke, J.L. and Sidhu, P.S., 2007. Intratesticular</w:t>
      </w:r>
      <w:r w:rsidRPr="008F1FC3">
        <w:rPr>
          <w:bCs/>
          <w:color w:val="000000"/>
        </w:rPr>
        <w:br/>
      </w:r>
      <w:proofErr w:type="spellStart"/>
      <w:r w:rsidRPr="008F1FC3">
        <w:rPr>
          <w:bCs/>
          <w:color w:val="000000"/>
        </w:rPr>
        <w:t>haematoma</w:t>
      </w:r>
      <w:proofErr w:type="spellEnd"/>
      <w:r w:rsidRPr="008F1FC3">
        <w:rPr>
          <w:bCs/>
          <w:color w:val="000000"/>
        </w:rPr>
        <w:t xml:space="preserve">: differentiation from </w:t>
      </w:r>
      <w:proofErr w:type="spellStart"/>
      <w:r w:rsidRPr="008F1FC3">
        <w:rPr>
          <w:bCs/>
          <w:color w:val="000000"/>
        </w:rPr>
        <w:t>tumour</w:t>
      </w:r>
      <w:proofErr w:type="spellEnd"/>
      <w:r w:rsidRPr="008F1FC3">
        <w:rPr>
          <w:bCs/>
          <w:color w:val="000000"/>
        </w:rPr>
        <w:t xml:space="preserve"> on clinical history and ultrasound</w:t>
      </w:r>
      <w:r w:rsidRPr="008F1FC3">
        <w:rPr>
          <w:bCs/>
          <w:color w:val="000000"/>
        </w:rPr>
        <w:br/>
        <w:t xml:space="preserve">appearances in two cases. </w:t>
      </w:r>
      <w:r w:rsidRPr="008F1FC3">
        <w:rPr>
          <w:bCs/>
          <w:i/>
          <w:iCs/>
          <w:color w:val="000000"/>
        </w:rPr>
        <w:t>The British journal of radiology</w:t>
      </w:r>
      <w:r w:rsidRPr="008F1FC3">
        <w:rPr>
          <w:bCs/>
          <w:color w:val="000000"/>
        </w:rPr>
        <w:t>, 80, pp. e184-e87.</w:t>
      </w:r>
    </w:p>
    <w:p w14:paraId="49936D7F" w14:textId="77777777" w:rsidR="00991D09" w:rsidRDefault="00991D09" w:rsidP="00991D09">
      <w:pPr>
        <w:spacing w:line="276" w:lineRule="auto"/>
        <w:jc w:val="both"/>
        <w:rPr>
          <w:bCs/>
          <w:color w:val="000000"/>
        </w:rPr>
      </w:pPr>
    </w:p>
    <w:p w14:paraId="37DC8F8B" w14:textId="77777777" w:rsidR="008F1FC3" w:rsidRDefault="008F1FC3" w:rsidP="00991D09">
      <w:pPr>
        <w:spacing w:line="276" w:lineRule="auto"/>
        <w:jc w:val="both"/>
        <w:rPr>
          <w:bCs/>
          <w:color w:val="000000"/>
        </w:rPr>
      </w:pPr>
      <w:r w:rsidRPr="008F1FC3">
        <w:rPr>
          <w:bCs/>
          <w:color w:val="000000"/>
        </w:rPr>
        <w:t xml:space="preserve">Rizvi, S.A.A., Ahmad, I., Siddiqui, M.A., Zaheer, S. and Ahmad, K., 2011. Role of color Doppler ultrasonography in evaluation of scrotal swellings: pattern of disease in 120 patients with review of literature. Urology journal, 8(1), pp.60-65. </w:t>
      </w:r>
    </w:p>
    <w:p w14:paraId="237BA6F5" w14:textId="77777777" w:rsidR="00991D09" w:rsidRDefault="00991D09" w:rsidP="00991D09">
      <w:pPr>
        <w:spacing w:line="276" w:lineRule="auto"/>
        <w:jc w:val="both"/>
        <w:rPr>
          <w:bCs/>
          <w:color w:val="000000"/>
        </w:rPr>
      </w:pPr>
    </w:p>
    <w:p w14:paraId="59C0C837" w14:textId="77777777" w:rsidR="00C23D05" w:rsidRDefault="00C23D05" w:rsidP="00991D09">
      <w:pPr>
        <w:spacing w:line="276" w:lineRule="auto"/>
        <w:jc w:val="both"/>
        <w:rPr>
          <w:bCs/>
          <w:color w:val="000000"/>
        </w:rPr>
      </w:pPr>
      <w:r>
        <w:rPr>
          <w:bCs/>
          <w:color w:val="000000"/>
        </w:rPr>
        <w:t xml:space="preserve">Sellars, M. E., &amp; Sidhu, P. S., </w:t>
      </w:r>
      <w:r w:rsidRPr="00C23D05">
        <w:rPr>
          <w:bCs/>
          <w:color w:val="000000"/>
        </w:rPr>
        <w:t xml:space="preserve">2001. Pictorial review: ultrasound appearances of the rete testis. European journal of </w:t>
      </w:r>
      <w:proofErr w:type="gramStart"/>
      <w:r w:rsidRPr="00C23D05">
        <w:rPr>
          <w:bCs/>
          <w:color w:val="000000"/>
        </w:rPr>
        <w:t>ultrasound :</w:t>
      </w:r>
      <w:proofErr w:type="gramEnd"/>
      <w:r w:rsidRPr="00C23D05">
        <w:rPr>
          <w:bCs/>
          <w:color w:val="000000"/>
        </w:rPr>
        <w:t xml:space="preserve"> official journal of the European Federation of Societies for Ultrasound in Medicine and Biology, 14(2-3), </w:t>
      </w:r>
      <w:r>
        <w:rPr>
          <w:bCs/>
          <w:color w:val="000000"/>
        </w:rPr>
        <w:t>pp.</w:t>
      </w:r>
      <w:r w:rsidRPr="00C23D05">
        <w:rPr>
          <w:bCs/>
          <w:color w:val="000000"/>
        </w:rPr>
        <w:t xml:space="preserve">115–120. </w:t>
      </w:r>
      <w:hyperlink r:id="rId24" w:history="1">
        <w:r w:rsidRPr="00F70984">
          <w:rPr>
            <w:rStyle w:val="Hyperlink"/>
            <w:bCs/>
          </w:rPr>
          <w:t>https://doi.org/10.1016/s0929-8266(01)00152-5</w:t>
        </w:r>
      </w:hyperlink>
      <w:r>
        <w:rPr>
          <w:bCs/>
          <w:color w:val="000000"/>
        </w:rPr>
        <w:t>.</w:t>
      </w:r>
    </w:p>
    <w:p w14:paraId="53CDBD32" w14:textId="77777777" w:rsidR="00C23D05" w:rsidRDefault="00C23D05" w:rsidP="00991D09">
      <w:pPr>
        <w:spacing w:line="276" w:lineRule="auto"/>
        <w:jc w:val="both"/>
        <w:rPr>
          <w:bCs/>
          <w:color w:val="000000"/>
        </w:rPr>
      </w:pPr>
    </w:p>
    <w:p w14:paraId="16E0117D" w14:textId="77777777" w:rsidR="00F20498" w:rsidRDefault="00F20498" w:rsidP="00991D09">
      <w:pPr>
        <w:spacing w:line="276" w:lineRule="auto"/>
        <w:jc w:val="both"/>
        <w:rPr>
          <w:bCs/>
          <w:color w:val="000000"/>
        </w:rPr>
      </w:pPr>
      <w:r w:rsidRPr="00F20498">
        <w:rPr>
          <w:bCs/>
          <w:color w:val="000000"/>
        </w:rPr>
        <w:t>Shilo, Y., Zisman, A., Lindner, A., Raz, O., Strauss, S., Siegel, Y. I., Segal, M.,</w:t>
      </w:r>
      <w:r w:rsidR="00C23D05">
        <w:rPr>
          <w:bCs/>
          <w:color w:val="000000"/>
        </w:rPr>
        <w:t xml:space="preserve"> Sandbank, J., &amp; Leibovici, D., </w:t>
      </w:r>
      <w:r w:rsidRPr="00F20498">
        <w:rPr>
          <w:bCs/>
          <w:color w:val="000000"/>
        </w:rPr>
        <w:t xml:space="preserve">2012. The predominance of benign histology in small testicular masses. Urologic oncology, 30(5), </w:t>
      </w:r>
      <w:r w:rsidR="00C23D05">
        <w:rPr>
          <w:bCs/>
          <w:color w:val="000000"/>
        </w:rPr>
        <w:t>pp.</w:t>
      </w:r>
      <w:r w:rsidRPr="00F20498">
        <w:rPr>
          <w:bCs/>
          <w:color w:val="000000"/>
        </w:rPr>
        <w:t>719–722.</w:t>
      </w:r>
    </w:p>
    <w:p w14:paraId="2D0BB896" w14:textId="77777777" w:rsidR="009A4760" w:rsidRDefault="00BF3E96" w:rsidP="00991D09">
      <w:pPr>
        <w:spacing w:line="276" w:lineRule="auto"/>
        <w:jc w:val="both"/>
        <w:rPr>
          <w:bCs/>
          <w:color w:val="000000"/>
        </w:rPr>
      </w:pPr>
      <w:r w:rsidRPr="00BF3E96">
        <w:rPr>
          <w:bCs/>
          <w:color w:val="000000"/>
        </w:rPr>
        <w:t>https://doi.org/10.1016/j.urolonc.2010.08.022</w:t>
      </w:r>
      <w:r w:rsidR="00F20498">
        <w:rPr>
          <w:bCs/>
          <w:color w:val="000000"/>
        </w:rPr>
        <w:t>.</w:t>
      </w:r>
    </w:p>
    <w:p w14:paraId="35B5139B" w14:textId="77777777" w:rsidR="00991D09" w:rsidRDefault="00991D09" w:rsidP="00991D09">
      <w:pPr>
        <w:spacing w:line="276" w:lineRule="auto"/>
        <w:jc w:val="both"/>
        <w:rPr>
          <w:bCs/>
          <w:color w:val="000000"/>
        </w:rPr>
      </w:pPr>
    </w:p>
    <w:p w14:paraId="7EBDF53A" w14:textId="77777777" w:rsidR="008F1FC3" w:rsidRPr="008F1FC3" w:rsidRDefault="008F1FC3" w:rsidP="00991D09">
      <w:pPr>
        <w:spacing w:line="276" w:lineRule="auto"/>
        <w:jc w:val="both"/>
        <w:rPr>
          <w:bCs/>
          <w:color w:val="000000"/>
        </w:rPr>
      </w:pPr>
      <w:r w:rsidRPr="008F1FC3">
        <w:rPr>
          <w:bCs/>
          <w:color w:val="000000"/>
        </w:rPr>
        <w:lastRenderedPageBreak/>
        <w:t xml:space="preserve">Siegel, R., Ward, E., Brawley, O., Jemal, A., 2011. Cancer </w:t>
      </w:r>
      <w:proofErr w:type="gramStart"/>
      <w:r w:rsidRPr="008F1FC3">
        <w:rPr>
          <w:bCs/>
          <w:color w:val="000000"/>
        </w:rPr>
        <w:t>statistics :</w:t>
      </w:r>
      <w:proofErr w:type="gramEnd"/>
      <w:r w:rsidRPr="008F1FC3">
        <w:rPr>
          <w:bCs/>
          <w:color w:val="000000"/>
        </w:rPr>
        <w:t xml:space="preserve"> the impact of eliminating socioeconomic and racial disparities on premature cancer deaths. CA Cancer J Clin.;61(4), pp.212-236. doi:10.3322/caac.20121. </w:t>
      </w:r>
    </w:p>
    <w:p w14:paraId="58759CB1" w14:textId="77777777" w:rsidR="00991D09" w:rsidRDefault="00991D09" w:rsidP="00991D09">
      <w:pPr>
        <w:spacing w:line="276" w:lineRule="auto"/>
        <w:jc w:val="both"/>
        <w:rPr>
          <w:bCs/>
          <w:color w:val="000000"/>
        </w:rPr>
      </w:pPr>
    </w:p>
    <w:p w14:paraId="33091E6C" w14:textId="77777777" w:rsidR="009A4760" w:rsidRDefault="008F1FC3" w:rsidP="00991D09">
      <w:pPr>
        <w:spacing w:line="276" w:lineRule="auto"/>
        <w:jc w:val="both"/>
        <w:rPr>
          <w:bCs/>
          <w:color w:val="000000"/>
        </w:rPr>
      </w:pPr>
      <w:r w:rsidRPr="008F1FC3">
        <w:rPr>
          <w:bCs/>
          <w:color w:val="000000"/>
        </w:rPr>
        <w:t xml:space="preserve">Singh, P.P., Gahlot, K., Agrawal, V., et al., 2016. Evaluation of scrotal lesions by gray scale ultrasonography and </w:t>
      </w:r>
      <w:proofErr w:type="spellStart"/>
      <w:r w:rsidRPr="008F1FC3">
        <w:rPr>
          <w:bCs/>
          <w:color w:val="000000"/>
        </w:rPr>
        <w:t>colour</w:t>
      </w:r>
      <w:proofErr w:type="spellEnd"/>
      <w:r w:rsidRPr="008F1FC3">
        <w:rPr>
          <w:bCs/>
          <w:color w:val="000000"/>
        </w:rPr>
        <w:t xml:space="preserve"> Doppler. J. Evolution Med. Dent. Sci.;5(57), pp. 3929-3940, DOI: 10.14260/</w:t>
      </w:r>
      <w:proofErr w:type="spellStart"/>
      <w:r w:rsidRPr="008F1FC3">
        <w:rPr>
          <w:bCs/>
          <w:color w:val="000000"/>
        </w:rPr>
        <w:t>jemds</w:t>
      </w:r>
      <w:proofErr w:type="spellEnd"/>
      <w:r w:rsidRPr="008F1FC3">
        <w:rPr>
          <w:bCs/>
          <w:color w:val="000000"/>
        </w:rPr>
        <w:t xml:space="preserve">/2016/899 </w:t>
      </w:r>
    </w:p>
    <w:p w14:paraId="7FE0F331" w14:textId="77777777" w:rsidR="00991D09" w:rsidRDefault="00991D09" w:rsidP="00991D09">
      <w:pPr>
        <w:spacing w:line="276" w:lineRule="auto"/>
        <w:jc w:val="both"/>
        <w:rPr>
          <w:bCs/>
          <w:color w:val="000000"/>
        </w:rPr>
      </w:pPr>
    </w:p>
    <w:p w14:paraId="73DE9675" w14:textId="77777777" w:rsidR="008F1FC3" w:rsidRPr="008F1FC3" w:rsidRDefault="008F1FC3" w:rsidP="00991D09">
      <w:pPr>
        <w:spacing w:line="276" w:lineRule="auto"/>
        <w:jc w:val="both"/>
        <w:rPr>
          <w:bCs/>
          <w:color w:val="000000"/>
        </w:rPr>
      </w:pPr>
      <w:r w:rsidRPr="008F1FC3">
        <w:rPr>
          <w:bCs/>
          <w:color w:val="000000"/>
        </w:rPr>
        <w:t xml:space="preserve">Song, G., Xiong, G., Huang, F.C., et al., 2019. The role of tumor size, ultrasonographic findings, and serum tumor markers in predicting the likelihood of malignant testicular histology. </w:t>
      </w:r>
      <w:r w:rsidRPr="008F1FC3">
        <w:rPr>
          <w:bCs/>
          <w:color w:val="000000"/>
          <w:lang w:val="pt-BR"/>
        </w:rPr>
        <w:t xml:space="preserve">Asian J Androl; 21(2), pp.196–200. </w:t>
      </w:r>
      <w:r w:rsidRPr="008F1FC3">
        <w:rPr>
          <w:bCs/>
          <w:color w:val="000000"/>
        </w:rPr>
        <w:t xml:space="preserve"> </w:t>
      </w:r>
    </w:p>
    <w:p w14:paraId="3D3F09DB" w14:textId="77777777" w:rsidR="00991D09" w:rsidRDefault="00991D09" w:rsidP="00991D09">
      <w:pPr>
        <w:spacing w:line="276" w:lineRule="auto"/>
        <w:jc w:val="both"/>
        <w:rPr>
          <w:bCs/>
          <w:color w:val="000000"/>
        </w:rPr>
      </w:pPr>
    </w:p>
    <w:p w14:paraId="3669DA12" w14:textId="77777777" w:rsidR="00991D09" w:rsidRDefault="00991D09" w:rsidP="00991D09">
      <w:pPr>
        <w:spacing w:line="276" w:lineRule="auto"/>
        <w:jc w:val="both"/>
        <w:rPr>
          <w:bCs/>
          <w:color w:val="000000"/>
        </w:rPr>
      </w:pPr>
    </w:p>
    <w:p w14:paraId="15DFB145" w14:textId="77777777" w:rsidR="008F1FC3" w:rsidRPr="008F1FC3" w:rsidRDefault="008F1FC3" w:rsidP="00991D09">
      <w:pPr>
        <w:spacing w:line="276" w:lineRule="auto"/>
        <w:jc w:val="both"/>
        <w:rPr>
          <w:bCs/>
          <w:color w:val="000000"/>
        </w:rPr>
      </w:pPr>
      <w:r w:rsidRPr="008F1FC3">
        <w:rPr>
          <w:bCs/>
          <w:color w:val="000000"/>
        </w:rPr>
        <w:t>Schwarze, V., Marschnera, C., Sabel, B., 2020. Multiparametric ultrasonographic analysis of testicular tumors: a single-center experience in a collective of 49 patients. SCANDINAVIAN JOURNAL OF UROLOGY, 54(3), pp.241–247.</w:t>
      </w:r>
    </w:p>
    <w:p w14:paraId="41A0578B" w14:textId="77777777" w:rsidR="00991D09" w:rsidRDefault="00991D09" w:rsidP="00991D09">
      <w:pPr>
        <w:spacing w:line="276" w:lineRule="auto"/>
        <w:jc w:val="both"/>
        <w:rPr>
          <w:bCs/>
          <w:color w:val="000000"/>
        </w:rPr>
      </w:pPr>
    </w:p>
    <w:p w14:paraId="3F4B412B" w14:textId="77777777" w:rsidR="008F1FC3" w:rsidRPr="008F1FC3" w:rsidRDefault="008F1FC3" w:rsidP="00991D09">
      <w:pPr>
        <w:spacing w:line="276" w:lineRule="auto"/>
        <w:jc w:val="both"/>
        <w:rPr>
          <w:bCs/>
          <w:color w:val="000000"/>
        </w:rPr>
      </w:pPr>
      <w:r w:rsidRPr="008F1FC3">
        <w:rPr>
          <w:bCs/>
          <w:color w:val="000000"/>
        </w:rPr>
        <w:t xml:space="preserve">Stewart, V.R. &amp; Sidhu, P.S., 2007. ‘The testis: the unusual, the rare and the bizarre’, </w:t>
      </w:r>
      <w:proofErr w:type="spellStart"/>
      <w:r w:rsidRPr="008F1FC3">
        <w:rPr>
          <w:bCs/>
          <w:i/>
          <w:iCs/>
          <w:color w:val="000000"/>
        </w:rPr>
        <w:t>ClinRadiol</w:t>
      </w:r>
      <w:proofErr w:type="spellEnd"/>
      <w:r w:rsidRPr="008F1FC3">
        <w:rPr>
          <w:bCs/>
          <w:color w:val="000000"/>
        </w:rPr>
        <w:t>, vol. 62, pp. 289–302.</w:t>
      </w:r>
    </w:p>
    <w:p w14:paraId="450FE803" w14:textId="77777777" w:rsidR="008F1FC3" w:rsidRPr="008F1FC3" w:rsidRDefault="008F1FC3" w:rsidP="00991D09">
      <w:pPr>
        <w:spacing w:line="276" w:lineRule="auto"/>
        <w:jc w:val="both"/>
        <w:rPr>
          <w:bCs/>
          <w:color w:val="000000"/>
        </w:rPr>
      </w:pPr>
      <w:proofErr w:type="spellStart"/>
      <w:r w:rsidRPr="008F1FC3">
        <w:rPr>
          <w:bCs/>
          <w:color w:val="000000"/>
        </w:rPr>
        <w:t>Uguz</w:t>
      </w:r>
      <w:proofErr w:type="spellEnd"/>
      <w:r w:rsidRPr="008F1FC3">
        <w:rPr>
          <w:bCs/>
          <w:color w:val="000000"/>
        </w:rPr>
        <w:t xml:space="preserve">, S., Yilmaz, S., </w:t>
      </w:r>
      <w:proofErr w:type="spellStart"/>
      <w:r w:rsidRPr="008F1FC3">
        <w:rPr>
          <w:bCs/>
          <w:color w:val="000000"/>
        </w:rPr>
        <w:t>Guragac</w:t>
      </w:r>
      <w:proofErr w:type="spellEnd"/>
      <w:r w:rsidRPr="008F1FC3">
        <w:rPr>
          <w:bCs/>
          <w:color w:val="000000"/>
        </w:rPr>
        <w:t xml:space="preserve">, A., Topuz, B., </w:t>
      </w:r>
      <w:proofErr w:type="spellStart"/>
      <w:r w:rsidRPr="008F1FC3">
        <w:rPr>
          <w:bCs/>
          <w:color w:val="000000"/>
        </w:rPr>
        <w:t>Aydur</w:t>
      </w:r>
      <w:proofErr w:type="spellEnd"/>
      <w:r w:rsidRPr="008F1FC3">
        <w:rPr>
          <w:bCs/>
          <w:color w:val="000000"/>
        </w:rPr>
        <w:t xml:space="preserve">, E., 2015. Association of Torsion </w:t>
      </w:r>
      <w:proofErr w:type="gramStart"/>
      <w:r w:rsidRPr="008F1FC3">
        <w:rPr>
          <w:bCs/>
          <w:color w:val="000000"/>
        </w:rPr>
        <w:t>With</w:t>
      </w:r>
      <w:proofErr w:type="gramEnd"/>
      <w:r w:rsidRPr="008F1FC3">
        <w:rPr>
          <w:bCs/>
          <w:color w:val="000000"/>
        </w:rPr>
        <w:t xml:space="preserve"> Testicular Cancer: A Retrospective Study. Clin </w:t>
      </w:r>
      <w:proofErr w:type="spellStart"/>
      <w:r w:rsidRPr="008F1FC3">
        <w:rPr>
          <w:bCs/>
          <w:color w:val="000000"/>
        </w:rPr>
        <w:t>Genitourin</w:t>
      </w:r>
      <w:proofErr w:type="spellEnd"/>
      <w:r w:rsidRPr="008F1FC3">
        <w:rPr>
          <w:bCs/>
          <w:color w:val="000000"/>
        </w:rPr>
        <w:t xml:space="preserve"> Cancer;14(1), pp.55-57. </w:t>
      </w:r>
      <w:proofErr w:type="spellStart"/>
      <w:r w:rsidRPr="008F1FC3">
        <w:rPr>
          <w:bCs/>
          <w:color w:val="000000"/>
        </w:rPr>
        <w:t>doi</w:t>
      </w:r>
      <w:proofErr w:type="spellEnd"/>
      <w:r w:rsidRPr="008F1FC3">
        <w:rPr>
          <w:bCs/>
          <w:color w:val="000000"/>
        </w:rPr>
        <w:t xml:space="preserve">: 10.1016/j.clgc.2015.09.014. </w:t>
      </w:r>
      <w:proofErr w:type="spellStart"/>
      <w:r w:rsidRPr="008F1FC3">
        <w:rPr>
          <w:bCs/>
          <w:color w:val="000000"/>
        </w:rPr>
        <w:t>Epub</w:t>
      </w:r>
      <w:proofErr w:type="spellEnd"/>
      <w:r w:rsidRPr="008F1FC3">
        <w:rPr>
          <w:bCs/>
          <w:color w:val="000000"/>
        </w:rPr>
        <w:t xml:space="preserve"> 2015 Oct 3. PMID: 26500052. </w:t>
      </w:r>
    </w:p>
    <w:p w14:paraId="0E448951" w14:textId="77777777" w:rsidR="00991D09" w:rsidRDefault="00991D09" w:rsidP="00991D09">
      <w:pPr>
        <w:spacing w:line="276" w:lineRule="auto"/>
        <w:jc w:val="both"/>
        <w:rPr>
          <w:bCs/>
          <w:color w:val="000000"/>
        </w:rPr>
      </w:pPr>
    </w:p>
    <w:p w14:paraId="7654B42D" w14:textId="77777777" w:rsidR="008F1FC3" w:rsidRPr="008F1FC3" w:rsidRDefault="008F1FC3" w:rsidP="00991D09">
      <w:pPr>
        <w:spacing w:line="276" w:lineRule="auto"/>
        <w:jc w:val="both"/>
        <w:rPr>
          <w:bCs/>
          <w:color w:val="000000"/>
        </w:rPr>
      </w:pPr>
      <w:r w:rsidRPr="008F1FC3">
        <w:rPr>
          <w:bCs/>
          <w:color w:val="000000"/>
        </w:rPr>
        <w:t xml:space="preserve">Ulbright, T.M., Roth, L.M.,1999. Testicular and </w:t>
      </w:r>
      <w:proofErr w:type="spellStart"/>
      <w:r w:rsidRPr="008F1FC3">
        <w:rPr>
          <w:bCs/>
          <w:color w:val="000000"/>
        </w:rPr>
        <w:t>paratesticular</w:t>
      </w:r>
      <w:proofErr w:type="spellEnd"/>
      <w:r w:rsidRPr="008F1FC3">
        <w:rPr>
          <w:bCs/>
          <w:color w:val="000000"/>
        </w:rPr>
        <w:t xml:space="preserve"> tumors. Diagnostic surgical pathology, 3rd ed, Philadelphia: Saunders; pp.1973–2033.</w:t>
      </w:r>
    </w:p>
    <w:p w14:paraId="2A9114B1" w14:textId="77777777" w:rsidR="00991D09" w:rsidRDefault="00991D09" w:rsidP="00991D09">
      <w:pPr>
        <w:spacing w:line="276" w:lineRule="auto"/>
        <w:jc w:val="both"/>
        <w:rPr>
          <w:bCs/>
          <w:color w:val="000000"/>
        </w:rPr>
      </w:pPr>
    </w:p>
    <w:p w14:paraId="1AD384F9" w14:textId="77777777" w:rsidR="008F1FC3" w:rsidRPr="008F1FC3" w:rsidRDefault="008F1FC3" w:rsidP="00991D09">
      <w:pPr>
        <w:spacing w:line="276" w:lineRule="auto"/>
        <w:jc w:val="both"/>
        <w:rPr>
          <w:bCs/>
          <w:color w:val="000000"/>
        </w:rPr>
      </w:pPr>
      <w:r w:rsidRPr="008F1FC3">
        <w:rPr>
          <w:bCs/>
          <w:color w:val="000000"/>
        </w:rPr>
        <w:t>Uddin, M.B., Kamal, S. M. S., Siddique, A.B.</w:t>
      </w:r>
      <w:proofErr w:type="gramStart"/>
      <w:r w:rsidRPr="008F1FC3">
        <w:rPr>
          <w:bCs/>
          <w:color w:val="000000"/>
        </w:rPr>
        <w:t>,  Shams</w:t>
      </w:r>
      <w:proofErr w:type="gramEnd"/>
      <w:r w:rsidRPr="008F1FC3">
        <w:rPr>
          <w:bCs/>
          <w:color w:val="000000"/>
        </w:rPr>
        <w:t xml:space="preserve">, F., 2024. Evaluation of scrotal pathology: an observational study. International Surgery Journal. Jan;11(1). pp.53-57. </w:t>
      </w:r>
    </w:p>
    <w:p w14:paraId="3FA1008D" w14:textId="77777777" w:rsidR="00991D09" w:rsidRDefault="00991D09" w:rsidP="00991D09">
      <w:pPr>
        <w:spacing w:line="276" w:lineRule="auto"/>
        <w:jc w:val="both"/>
        <w:rPr>
          <w:bCs/>
          <w:color w:val="000000"/>
        </w:rPr>
      </w:pPr>
    </w:p>
    <w:p w14:paraId="1E9EEEA0" w14:textId="77777777" w:rsidR="008F1FC3" w:rsidRDefault="008F1FC3" w:rsidP="00991D09">
      <w:pPr>
        <w:spacing w:line="276" w:lineRule="auto"/>
        <w:jc w:val="both"/>
        <w:rPr>
          <w:bCs/>
          <w:color w:val="000000"/>
        </w:rPr>
      </w:pPr>
      <w:proofErr w:type="spellStart"/>
      <w:r w:rsidRPr="008F1FC3">
        <w:rPr>
          <w:bCs/>
          <w:color w:val="000000"/>
        </w:rPr>
        <w:t>Varsamidis</w:t>
      </w:r>
      <w:proofErr w:type="spellEnd"/>
      <w:r w:rsidRPr="008F1FC3">
        <w:rPr>
          <w:bCs/>
          <w:color w:val="000000"/>
        </w:rPr>
        <w:t xml:space="preserve">, K., </w:t>
      </w:r>
      <w:proofErr w:type="spellStart"/>
      <w:r w:rsidRPr="008F1FC3">
        <w:rPr>
          <w:bCs/>
          <w:color w:val="000000"/>
        </w:rPr>
        <w:t>Varsamidou</w:t>
      </w:r>
      <w:proofErr w:type="spellEnd"/>
      <w:r w:rsidRPr="008F1FC3">
        <w:rPr>
          <w:bCs/>
          <w:color w:val="000000"/>
        </w:rPr>
        <w:t xml:space="preserve">, E. and Mavropoulos, G., 2001. Doppler ultrasonography in testicular tumors presenting with acute scrotal pain. Acta </w:t>
      </w:r>
      <w:proofErr w:type="spellStart"/>
      <w:r w:rsidRPr="008F1FC3">
        <w:rPr>
          <w:bCs/>
          <w:color w:val="000000"/>
        </w:rPr>
        <w:t>Radiologica</w:t>
      </w:r>
      <w:proofErr w:type="spellEnd"/>
      <w:r w:rsidRPr="008F1FC3">
        <w:rPr>
          <w:bCs/>
          <w:color w:val="000000"/>
        </w:rPr>
        <w:t>, 42(2),</w:t>
      </w:r>
      <w:r w:rsidR="006B7BE5">
        <w:rPr>
          <w:bCs/>
          <w:color w:val="000000"/>
        </w:rPr>
        <w:t xml:space="preserve"> </w:t>
      </w:r>
      <w:r w:rsidRPr="008F1FC3">
        <w:rPr>
          <w:bCs/>
          <w:color w:val="000000"/>
        </w:rPr>
        <w:t xml:space="preserve">pp.230-33.  </w:t>
      </w:r>
    </w:p>
    <w:p w14:paraId="52353BF4" w14:textId="77777777" w:rsidR="00991D09" w:rsidRDefault="00991D09" w:rsidP="00991D09">
      <w:pPr>
        <w:spacing w:line="276" w:lineRule="auto"/>
        <w:jc w:val="both"/>
        <w:rPr>
          <w:bCs/>
          <w:color w:val="000000"/>
        </w:rPr>
      </w:pPr>
    </w:p>
    <w:p w14:paraId="5F49D296" w14:textId="77777777" w:rsidR="00BF3E96" w:rsidRDefault="006B7BE5" w:rsidP="00991D09">
      <w:pPr>
        <w:spacing w:line="276" w:lineRule="auto"/>
        <w:jc w:val="both"/>
        <w:rPr>
          <w:bCs/>
          <w:color w:val="000000"/>
        </w:rPr>
      </w:pPr>
      <w:r>
        <w:rPr>
          <w:bCs/>
          <w:color w:val="000000"/>
        </w:rPr>
        <w:t>Vaidyanathan, S., Hughes, P.L., Mansour, P.,</w:t>
      </w:r>
      <w:r w:rsidR="00E907F4" w:rsidRPr="00E907F4">
        <w:rPr>
          <w:bCs/>
          <w:color w:val="000000"/>
        </w:rPr>
        <w:t xml:space="preserve"> Soni, B.M.</w:t>
      </w:r>
      <w:r>
        <w:rPr>
          <w:bCs/>
          <w:color w:val="000000"/>
        </w:rPr>
        <w:t>,</w:t>
      </w:r>
      <w:r w:rsidRPr="006B7BE5">
        <w:rPr>
          <w:bCs/>
          <w:color w:val="000000"/>
        </w:rPr>
        <w:t xml:space="preserve"> </w:t>
      </w:r>
      <w:r w:rsidRPr="00E907F4">
        <w:rPr>
          <w:bCs/>
          <w:color w:val="000000"/>
        </w:rPr>
        <w:t>2008</w:t>
      </w:r>
      <w:r>
        <w:rPr>
          <w:bCs/>
          <w:color w:val="000000"/>
        </w:rPr>
        <w:t>.</w:t>
      </w:r>
      <w:r w:rsidR="00E907F4" w:rsidRPr="00E907F4">
        <w:rPr>
          <w:bCs/>
          <w:color w:val="000000"/>
        </w:rPr>
        <w:t xml:space="preserve"> Seminoma of testis masquerading as orchitis in an adult with paraplegia: Proposed measures to avoid delay in diagnosing testicular </w:t>
      </w:r>
      <w:proofErr w:type="spellStart"/>
      <w:r w:rsidR="00E907F4" w:rsidRPr="00E907F4">
        <w:rPr>
          <w:bCs/>
          <w:color w:val="000000"/>
        </w:rPr>
        <w:t>tumours</w:t>
      </w:r>
      <w:proofErr w:type="spellEnd"/>
      <w:r w:rsidR="00E907F4" w:rsidRPr="00E907F4">
        <w:rPr>
          <w:bCs/>
          <w:color w:val="000000"/>
        </w:rPr>
        <w:t xml:space="preserve"> in spinal cord injury patients. Sci. World J., 8, </w:t>
      </w:r>
      <w:r>
        <w:rPr>
          <w:bCs/>
          <w:color w:val="000000"/>
        </w:rPr>
        <w:t xml:space="preserve">pp. </w:t>
      </w:r>
      <w:r w:rsidR="00E907F4" w:rsidRPr="00E907F4">
        <w:rPr>
          <w:bCs/>
          <w:color w:val="000000"/>
        </w:rPr>
        <w:t>149–156.</w:t>
      </w:r>
    </w:p>
    <w:p w14:paraId="2E20A141" w14:textId="77777777" w:rsidR="00991D09" w:rsidRDefault="00991D09" w:rsidP="00991D09">
      <w:pPr>
        <w:spacing w:line="276" w:lineRule="auto"/>
        <w:jc w:val="both"/>
        <w:rPr>
          <w:bCs/>
          <w:color w:val="000000"/>
        </w:rPr>
      </w:pPr>
    </w:p>
    <w:p w14:paraId="34D70F82" w14:textId="77777777" w:rsidR="001B6B9E" w:rsidRDefault="008F1FC3" w:rsidP="00991D09">
      <w:pPr>
        <w:spacing w:line="276" w:lineRule="auto"/>
        <w:jc w:val="both"/>
        <w:rPr>
          <w:shd w:val="clear" w:color="auto" w:fill="FFFFFF"/>
        </w:rPr>
      </w:pPr>
      <w:r w:rsidRPr="008F1FC3">
        <w:rPr>
          <w:bCs/>
          <w:color w:val="000000"/>
        </w:rPr>
        <w:t xml:space="preserve">Weatherspoon, </w:t>
      </w:r>
      <w:r w:rsidR="006B7BE5">
        <w:rPr>
          <w:bCs/>
          <w:color w:val="000000"/>
        </w:rPr>
        <w:t>K., Polansky, S., Catanzano, T.,</w:t>
      </w:r>
      <w:r w:rsidRPr="008F1FC3">
        <w:rPr>
          <w:bCs/>
          <w:color w:val="000000"/>
        </w:rPr>
        <w:t xml:space="preserve"> 2017. Ultrasound emergencies of the male pelvis. Semin Ultrasound CT MR; 38(4), pp. 327-344.</w:t>
      </w:r>
    </w:p>
    <w:sectPr w:rsidR="001B6B9E" w:rsidSect="009A5ECF">
      <w:footerReference w:type="even" r:id="rId25"/>
      <w:footerReference w:type="default" r:id="rId26"/>
      <w:pgSz w:w="11909" w:h="16834"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95ED58" w14:textId="77777777" w:rsidR="002C1805" w:rsidRDefault="002C1805">
      <w:r>
        <w:separator/>
      </w:r>
    </w:p>
  </w:endnote>
  <w:endnote w:type="continuationSeparator" w:id="0">
    <w:p w14:paraId="28E61715" w14:textId="77777777" w:rsidR="002C1805" w:rsidRDefault="002C18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rialMT">
    <w:altName w:val="MS Gothic"/>
    <w:panose1 w:val="00000000000000000000"/>
    <w:charset w:val="80"/>
    <w:family w:val="auto"/>
    <w:notTrueType/>
    <w:pitch w:val="default"/>
    <w:sig w:usb0="00000000" w:usb1="08070000" w:usb2="00000010" w:usb3="00000000" w:csb0="0002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pitoliumNews">
    <w:altName w:val="CapitoliumNews"/>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BD3D4" w14:textId="77777777" w:rsidR="00C64478" w:rsidRDefault="00C80A03" w:rsidP="006E4F8F">
    <w:pPr>
      <w:pStyle w:val="Footer"/>
      <w:framePr w:wrap="around" w:vAnchor="text" w:hAnchor="margin" w:xAlign="center" w:y="1"/>
      <w:rPr>
        <w:rStyle w:val="PageNumber"/>
      </w:rPr>
    </w:pPr>
    <w:r>
      <w:rPr>
        <w:rStyle w:val="PageNumber"/>
      </w:rPr>
      <w:fldChar w:fldCharType="begin"/>
    </w:r>
    <w:r w:rsidR="00C64478">
      <w:rPr>
        <w:rStyle w:val="PageNumber"/>
      </w:rPr>
      <w:instrText xml:space="preserve">PAGE  </w:instrText>
    </w:r>
    <w:r>
      <w:rPr>
        <w:rStyle w:val="PageNumber"/>
      </w:rPr>
      <w:fldChar w:fldCharType="end"/>
    </w:r>
  </w:p>
  <w:p w14:paraId="549A6BEB" w14:textId="77777777" w:rsidR="00C64478" w:rsidRDefault="00C644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A73547" w14:textId="77777777" w:rsidR="00C64478" w:rsidRDefault="00C80A03" w:rsidP="006E4F8F">
    <w:pPr>
      <w:pStyle w:val="Footer"/>
      <w:framePr w:wrap="around" w:vAnchor="text" w:hAnchor="margin" w:xAlign="center" w:y="1"/>
      <w:rPr>
        <w:rStyle w:val="PageNumber"/>
      </w:rPr>
    </w:pPr>
    <w:r>
      <w:rPr>
        <w:rStyle w:val="PageNumber"/>
      </w:rPr>
      <w:fldChar w:fldCharType="begin"/>
    </w:r>
    <w:r w:rsidR="00C64478">
      <w:rPr>
        <w:rStyle w:val="PageNumber"/>
      </w:rPr>
      <w:instrText xml:space="preserve">PAGE  </w:instrText>
    </w:r>
    <w:r>
      <w:rPr>
        <w:rStyle w:val="PageNumber"/>
      </w:rPr>
      <w:fldChar w:fldCharType="separate"/>
    </w:r>
    <w:r w:rsidR="000103FA">
      <w:rPr>
        <w:rStyle w:val="PageNumber"/>
        <w:noProof/>
      </w:rPr>
      <w:t>79</w:t>
    </w:r>
    <w:r>
      <w:rPr>
        <w:rStyle w:val="PageNumber"/>
      </w:rPr>
      <w:fldChar w:fldCharType="end"/>
    </w:r>
  </w:p>
  <w:p w14:paraId="66B3D7E1" w14:textId="77777777" w:rsidR="00C64478" w:rsidRDefault="00C644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9003AC" w14:textId="77777777" w:rsidR="002C1805" w:rsidRDefault="002C1805">
      <w:r>
        <w:separator/>
      </w:r>
    </w:p>
  </w:footnote>
  <w:footnote w:type="continuationSeparator" w:id="0">
    <w:p w14:paraId="2D9263AE" w14:textId="77777777" w:rsidR="002C1805" w:rsidRDefault="002C18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35D40"/>
    <w:multiLevelType w:val="multilevel"/>
    <w:tmpl w:val="6296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C74D4"/>
    <w:multiLevelType w:val="hybridMultilevel"/>
    <w:tmpl w:val="77F0A54C"/>
    <w:lvl w:ilvl="0" w:tplc="EC448BF8">
      <w:start w:val="1"/>
      <w:numFmt w:val="bullet"/>
      <w:lvlText w:val="•"/>
      <w:lvlJc w:val="left"/>
      <w:pPr>
        <w:tabs>
          <w:tab w:val="num" w:pos="720"/>
        </w:tabs>
        <w:ind w:left="720" w:hanging="360"/>
      </w:pPr>
      <w:rPr>
        <w:rFonts w:ascii="Arial" w:hAnsi="Arial" w:hint="default"/>
      </w:rPr>
    </w:lvl>
    <w:lvl w:ilvl="1" w:tplc="0EA67330">
      <w:start w:val="1"/>
      <w:numFmt w:val="bullet"/>
      <w:lvlText w:val="•"/>
      <w:lvlJc w:val="left"/>
      <w:pPr>
        <w:tabs>
          <w:tab w:val="num" w:pos="1440"/>
        </w:tabs>
        <w:ind w:left="1440" w:hanging="360"/>
      </w:pPr>
      <w:rPr>
        <w:rFonts w:ascii="Arial" w:hAnsi="Arial" w:hint="default"/>
      </w:rPr>
    </w:lvl>
    <w:lvl w:ilvl="2" w:tplc="6DD4D138" w:tentative="1">
      <w:start w:val="1"/>
      <w:numFmt w:val="bullet"/>
      <w:lvlText w:val="•"/>
      <w:lvlJc w:val="left"/>
      <w:pPr>
        <w:tabs>
          <w:tab w:val="num" w:pos="2160"/>
        </w:tabs>
        <w:ind w:left="2160" w:hanging="360"/>
      </w:pPr>
      <w:rPr>
        <w:rFonts w:ascii="Arial" w:hAnsi="Arial" w:hint="default"/>
      </w:rPr>
    </w:lvl>
    <w:lvl w:ilvl="3" w:tplc="E384E102" w:tentative="1">
      <w:start w:val="1"/>
      <w:numFmt w:val="bullet"/>
      <w:lvlText w:val="•"/>
      <w:lvlJc w:val="left"/>
      <w:pPr>
        <w:tabs>
          <w:tab w:val="num" w:pos="2880"/>
        </w:tabs>
        <w:ind w:left="2880" w:hanging="360"/>
      </w:pPr>
      <w:rPr>
        <w:rFonts w:ascii="Arial" w:hAnsi="Arial" w:hint="default"/>
      </w:rPr>
    </w:lvl>
    <w:lvl w:ilvl="4" w:tplc="A5D2F6E6" w:tentative="1">
      <w:start w:val="1"/>
      <w:numFmt w:val="bullet"/>
      <w:lvlText w:val="•"/>
      <w:lvlJc w:val="left"/>
      <w:pPr>
        <w:tabs>
          <w:tab w:val="num" w:pos="3600"/>
        </w:tabs>
        <w:ind w:left="3600" w:hanging="360"/>
      </w:pPr>
      <w:rPr>
        <w:rFonts w:ascii="Arial" w:hAnsi="Arial" w:hint="default"/>
      </w:rPr>
    </w:lvl>
    <w:lvl w:ilvl="5" w:tplc="6D860D08" w:tentative="1">
      <w:start w:val="1"/>
      <w:numFmt w:val="bullet"/>
      <w:lvlText w:val="•"/>
      <w:lvlJc w:val="left"/>
      <w:pPr>
        <w:tabs>
          <w:tab w:val="num" w:pos="4320"/>
        </w:tabs>
        <w:ind w:left="4320" w:hanging="360"/>
      </w:pPr>
      <w:rPr>
        <w:rFonts w:ascii="Arial" w:hAnsi="Arial" w:hint="default"/>
      </w:rPr>
    </w:lvl>
    <w:lvl w:ilvl="6" w:tplc="5CDCC2F6" w:tentative="1">
      <w:start w:val="1"/>
      <w:numFmt w:val="bullet"/>
      <w:lvlText w:val="•"/>
      <w:lvlJc w:val="left"/>
      <w:pPr>
        <w:tabs>
          <w:tab w:val="num" w:pos="5040"/>
        </w:tabs>
        <w:ind w:left="5040" w:hanging="360"/>
      </w:pPr>
      <w:rPr>
        <w:rFonts w:ascii="Arial" w:hAnsi="Arial" w:hint="default"/>
      </w:rPr>
    </w:lvl>
    <w:lvl w:ilvl="7" w:tplc="D2103AA2" w:tentative="1">
      <w:start w:val="1"/>
      <w:numFmt w:val="bullet"/>
      <w:lvlText w:val="•"/>
      <w:lvlJc w:val="left"/>
      <w:pPr>
        <w:tabs>
          <w:tab w:val="num" w:pos="5760"/>
        </w:tabs>
        <w:ind w:left="5760" w:hanging="360"/>
      </w:pPr>
      <w:rPr>
        <w:rFonts w:ascii="Arial" w:hAnsi="Arial" w:hint="default"/>
      </w:rPr>
    </w:lvl>
    <w:lvl w:ilvl="8" w:tplc="A9467E5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DB746A5"/>
    <w:multiLevelType w:val="hybridMultilevel"/>
    <w:tmpl w:val="C7D25EF8"/>
    <w:lvl w:ilvl="0" w:tplc="C89200A0">
      <w:start w:val="1"/>
      <w:numFmt w:val="bullet"/>
      <w:lvlText w:val="•"/>
      <w:lvlJc w:val="left"/>
      <w:pPr>
        <w:tabs>
          <w:tab w:val="num" w:pos="720"/>
        </w:tabs>
        <w:ind w:left="720" w:hanging="360"/>
      </w:pPr>
      <w:rPr>
        <w:rFonts w:ascii="Arial" w:hAnsi="Arial" w:hint="default"/>
      </w:rPr>
    </w:lvl>
    <w:lvl w:ilvl="1" w:tplc="49D01630" w:tentative="1">
      <w:start w:val="1"/>
      <w:numFmt w:val="bullet"/>
      <w:lvlText w:val="•"/>
      <w:lvlJc w:val="left"/>
      <w:pPr>
        <w:tabs>
          <w:tab w:val="num" w:pos="1440"/>
        </w:tabs>
        <w:ind w:left="1440" w:hanging="360"/>
      </w:pPr>
      <w:rPr>
        <w:rFonts w:ascii="Arial" w:hAnsi="Arial" w:hint="default"/>
      </w:rPr>
    </w:lvl>
    <w:lvl w:ilvl="2" w:tplc="AB464548" w:tentative="1">
      <w:start w:val="1"/>
      <w:numFmt w:val="bullet"/>
      <w:lvlText w:val="•"/>
      <w:lvlJc w:val="left"/>
      <w:pPr>
        <w:tabs>
          <w:tab w:val="num" w:pos="2160"/>
        </w:tabs>
        <w:ind w:left="2160" w:hanging="360"/>
      </w:pPr>
      <w:rPr>
        <w:rFonts w:ascii="Arial" w:hAnsi="Arial" w:hint="default"/>
      </w:rPr>
    </w:lvl>
    <w:lvl w:ilvl="3" w:tplc="3B3E1F82" w:tentative="1">
      <w:start w:val="1"/>
      <w:numFmt w:val="bullet"/>
      <w:lvlText w:val="•"/>
      <w:lvlJc w:val="left"/>
      <w:pPr>
        <w:tabs>
          <w:tab w:val="num" w:pos="2880"/>
        </w:tabs>
        <w:ind w:left="2880" w:hanging="360"/>
      </w:pPr>
      <w:rPr>
        <w:rFonts w:ascii="Arial" w:hAnsi="Arial" w:hint="default"/>
      </w:rPr>
    </w:lvl>
    <w:lvl w:ilvl="4" w:tplc="1D849552" w:tentative="1">
      <w:start w:val="1"/>
      <w:numFmt w:val="bullet"/>
      <w:lvlText w:val="•"/>
      <w:lvlJc w:val="left"/>
      <w:pPr>
        <w:tabs>
          <w:tab w:val="num" w:pos="3600"/>
        </w:tabs>
        <w:ind w:left="3600" w:hanging="360"/>
      </w:pPr>
      <w:rPr>
        <w:rFonts w:ascii="Arial" w:hAnsi="Arial" w:hint="default"/>
      </w:rPr>
    </w:lvl>
    <w:lvl w:ilvl="5" w:tplc="F4DA197A" w:tentative="1">
      <w:start w:val="1"/>
      <w:numFmt w:val="bullet"/>
      <w:lvlText w:val="•"/>
      <w:lvlJc w:val="left"/>
      <w:pPr>
        <w:tabs>
          <w:tab w:val="num" w:pos="4320"/>
        </w:tabs>
        <w:ind w:left="4320" w:hanging="360"/>
      </w:pPr>
      <w:rPr>
        <w:rFonts w:ascii="Arial" w:hAnsi="Arial" w:hint="default"/>
      </w:rPr>
    </w:lvl>
    <w:lvl w:ilvl="6" w:tplc="E0BAEC48" w:tentative="1">
      <w:start w:val="1"/>
      <w:numFmt w:val="bullet"/>
      <w:lvlText w:val="•"/>
      <w:lvlJc w:val="left"/>
      <w:pPr>
        <w:tabs>
          <w:tab w:val="num" w:pos="5040"/>
        </w:tabs>
        <w:ind w:left="5040" w:hanging="360"/>
      </w:pPr>
      <w:rPr>
        <w:rFonts w:ascii="Arial" w:hAnsi="Arial" w:hint="default"/>
      </w:rPr>
    </w:lvl>
    <w:lvl w:ilvl="7" w:tplc="4048768A" w:tentative="1">
      <w:start w:val="1"/>
      <w:numFmt w:val="bullet"/>
      <w:lvlText w:val="•"/>
      <w:lvlJc w:val="left"/>
      <w:pPr>
        <w:tabs>
          <w:tab w:val="num" w:pos="5760"/>
        </w:tabs>
        <w:ind w:left="5760" w:hanging="360"/>
      </w:pPr>
      <w:rPr>
        <w:rFonts w:ascii="Arial" w:hAnsi="Arial" w:hint="default"/>
      </w:rPr>
    </w:lvl>
    <w:lvl w:ilvl="8" w:tplc="FF62FD7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3E97E39"/>
    <w:multiLevelType w:val="hybridMultilevel"/>
    <w:tmpl w:val="39165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8430F4"/>
    <w:multiLevelType w:val="hybridMultilevel"/>
    <w:tmpl w:val="695EC186"/>
    <w:lvl w:ilvl="0" w:tplc="EA4E4946">
      <w:start w:val="1"/>
      <w:numFmt w:val="bullet"/>
      <w:lvlText w:val="•"/>
      <w:lvlJc w:val="left"/>
      <w:pPr>
        <w:tabs>
          <w:tab w:val="num" w:pos="720"/>
        </w:tabs>
        <w:ind w:left="720" w:hanging="360"/>
      </w:pPr>
      <w:rPr>
        <w:rFonts w:ascii="Arial" w:hAnsi="Arial" w:hint="default"/>
      </w:rPr>
    </w:lvl>
    <w:lvl w:ilvl="1" w:tplc="4F087D6A" w:tentative="1">
      <w:start w:val="1"/>
      <w:numFmt w:val="bullet"/>
      <w:lvlText w:val="•"/>
      <w:lvlJc w:val="left"/>
      <w:pPr>
        <w:tabs>
          <w:tab w:val="num" w:pos="1440"/>
        </w:tabs>
        <w:ind w:left="1440" w:hanging="360"/>
      </w:pPr>
      <w:rPr>
        <w:rFonts w:ascii="Arial" w:hAnsi="Arial" w:hint="default"/>
      </w:rPr>
    </w:lvl>
    <w:lvl w:ilvl="2" w:tplc="AC305C02" w:tentative="1">
      <w:start w:val="1"/>
      <w:numFmt w:val="bullet"/>
      <w:lvlText w:val="•"/>
      <w:lvlJc w:val="left"/>
      <w:pPr>
        <w:tabs>
          <w:tab w:val="num" w:pos="2160"/>
        </w:tabs>
        <w:ind w:left="2160" w:hanging="360"/>
      </w:pPr>
      <w:rPr>
        <w:rFonts w:ascii="Arial" w:hAnsi="Arial" w:hint="default"/>
      </w:rPr>
    </w:lvl>
    <w:lvl w:ilvl="3" w:tplc="39E2EBD8" w:tentative="1">
      <w:start w:val="1"/>
      <w:numFmt w:val="bullet"/>
      <w:lvlText w:val="•"/>
      <w:lvlJc w:val="left"/>
      <w:pPr>
        <w:tabs>
          <w:tab w:val="num" w:pos="2880"/>
        </w:tabs>
        <w:ind w:left="2880" w:hanging="360"/>
      </w:pPr>
      <w:rPr>
        <w:rFonts w:ascii="Arial" w:hAnsi="Arial" w:hint="default"/>
      </w:rPr>
    </w:lvl>
    <w:lvl w:ilvl="4" w:tplc="75B8833C" w:tentative="1">
      <w:start w:val="1"/>
      <w:numFmt w:val="bullet"/>
      <w:lvlText w:val="•"/>
      <w:lvlJc w:val="left"/>
      <w:pPr>
        <w:tabs>
          <w:tab w:val="num" w:pos="3600"/>
        </w:tabs>
        <w:ind w:left="3600" w:hanging="360"/>
      </w:pPr>
      <w:rPr>
        <w:rFonts w:ascii="Arial" w:hAnsi="Arial" w:hint="default"/>
      </w:rPr>
    </w:lvl>
    <w:lvl w:ilvl="5" w:tplc="285EFD68" w:tentative="1">
      <w:start w:val="1"/>
      <w:numFmt w:val="bullet"/>
      <w:lvlText w:val="•"/>
      <w:lvlJc w:val="left"/>
      <w:pPr>
        <w:tabs>
          <w:tab w:val="num" w:pos="4320"/>
        </w:tabs>
        <w:ind w:left="4320" w:hanging="360"/>
      </w:pPr>
      <w:rPr>
        <w:rFonts w:ascii="Arial" w:hAnsi="Arial" w:hint="default"/>
      </w:rPr>
    </w:lvl>
    <w:lvl w:ilvl="6" w:tplc="15164230" w:tentative="1">
      <w:start w:val="1"/>
      <w:numFmt w:val="bullet"/>
      <w:lvlText w:val="•"/>
      <w:lvlJc w:val="left"/>
      <w:pPr>
        <w:tabs>
          <w:tab w:val="num" w:pos="5040"/>
        </w:tabs>
        <w:ind w:left="5040" w:hanging="360"/>
      </w:pPr>
      <w:rPr>
        <w:rFonts w:ascii="Arial" w:hAnsi="Arial" w:hint="default"/>
      </w:rPr>
    </w:lvl>
    <w:lvl w:ilvl="7" w:tplc="B86C9928" w:tentative="1">
      <w:start w:val="1"/>
      <w:numFmt w:val="bullet"/>
      <w:lvlText w:val="•"/>
      <w:lvlJc w:val="left"/>
      <w:pPr>
        <w:tabs>
          <w:tab w:val="num" w:pos="5760"/>
        </w:tabs>
        <w:ind w:left="5760" w:hanging="360"/>
      </w:pPr>
      <w:rPr>
        <w:rFonts w:ascii="Arial" w:hAnsi="Arial" w:hint="default"/>
      </w:rPr>
    </w:lvl>
    <w:lvl w:ilvl="8" w:tplc="33603BA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C495038"/>
    <w:multiLevelType w:val="hybridMultilevel"/>
    <w:tmpl w:val="F50C57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6703D"/>
    <w:multiLevelType w:val="hybridMultilevel"/>
    <w:tmpl w:val="4C5E1E6E"/>
    <w:lvl w:ilvl="0" w:tplc="0EC2A584">
      <w:start w:val="1"/>
      <w:numFmt w:val="decimal"/>
      <w:lvlText w:val="%1."/>
      <w:lvlJc w:val="left"/>
      <w:pPr>
        <w:ind w:left="720" w:hanging="360"/>
      </w:pPr>
      <w:rPr>
        <w:rFonts w:ascii="Times New Roman" w:hAnsi="Times New Roman" w:cs="Times New Roman" w:hint="default"/>
        <w:b w:val="0"/>
        <w:bCs/>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4A1AEC"/>
    <w:multiLevelType w:val="hybridMultilevel"/>
    <w:tmpl w:val="2AA09214"/>
    <w:lvl w:ilvl="0" w:tplc="8AF41AF6">
      <w:start w:val="1"/>
      <w:numFmt w:val="bullet"/>
      <w:lvlText w:val="•"/>
      <w:lvlJc w:val="left"/>
      <w:pPr>
        <w:tabs>
          <w:tab w:val="num" w:pos="720"/>
        </w:tabs>
        <w:ind w:left="720" w:hanging="360"/>
      </w:pPr>
      <w:rPr>
        <w:rFonts w:ascii="Arial" w:hAnsi="Arial" w:hint="default"/>
      </w:rPr>
    </w:lvl>
    <w:lvl w:ilvl="1" w:tplc="96FE0918">
      <w:start w:val="1"/>
      <w:numFmt w:val="bullet"/>
      <w:lvlText w:val="•"/>
      <w:lvlJc w:val="left"/>
      <w:pPr>
        <w:tabs>
          <w:tab w:val="num" w:pos="1440"/>
        </w:tabs>
        <w:ind w:left="1440" w:hanging="360"/>
      </w:pPr>
      <w:rPr>
        <w:rFonts w:ascii="Arial" w:hAnsi="Arial" w:hint="default"/>
      </w:rPr>
    </w:lvl>
    <w:lvl w:ilvl="2" w:tplc="200E1DD0" w:tentative="1">
      <w:start w:val="1"/>
      <w:numFmt w:val="bullet"/>
      <w:lvlText w:val="•"/>
      <w:lvlJc w:val="left"/>
      <w:pPr>
        <w:tabs>
          <w:tab w:val="num" w:pos="2160"/>
        </w:tabs>
        <w:ind w:left="2160" w:hanging="360"/>
      </w:pPr>
      <w:rPr>
        <w:rFonts w:ascii="Arial" w:hAnsi="Arial" w:hint="default"/>
      </w:rPr>
    </w:lvl>
    <w:lvl w:ilvl="3" w:tplc="301C3338" w:tentative="1">
      <w:start w:val="1"/>
      <w:numFmt w:val="bullet"/>
      <w:lvlText w:val="•"/>
      <w:lvlJc w:val="left"/>
      <w:pPr>
        <w:tabs>
          <w:tab w:val="num" w:pos="2880"/>
        </w:tabs>
        <w:ind w:left="2880" w:hanging="360"/>
      </w:pPr>
      <w:rPr>
        <w:rFonts w:ascii="Arial" w:hAnsi="Arial" w:hint="default"/>
      </w:rPr>
    </w:lvl>
    <w:lvl w:ilvl="4" w:tplc="7D162D70" w:tentative="1">
      <w:start w:val="1"/>
      <w:numFmt w:val="bullet"/>
      <w:lvlText w:val="•"/>
      <w:lvlJc w:val="left"/>
      <w:pPr>
        <w:tabs>
          <w:tab w:val="num" w:pos="3600"/>
        </w:tabs>
        <w:ind w:left="3600" w:hanging="360"/>
      </w:pPr>
      <w:rPr>
        <w:rFonts w:ascii="Arial" w:hAnsi="Arial" w:hint="default"/>
      </w:rPr>
    </w:lvl>
    <w:lvl w:ilvl="5" w:tplc="A04E62D2" w:tentative="1">
      <w:start w:val="1"/>
      <w:numFmt w:val="bullet"/>
      <w:lvlText w:val="•"/>
      <w:lvlJc w:val="left"/>
      <w:pPr>
        <w:tabs>
          <w:tab w:val="num" w:pos="4320"/>
        </w:tabs>
        <w:ind w:left="4320" w:hanging="360"/>
      </w:pPr>
      <w:rPr>
        <w:rFonts w:ascii="Arial" w:hAnsi="Arial" w:hint="default"/>
      </w:rPr>
    </w:lvl>
    <w:lvl w:ilvl="6" w:tplc="AFA61E0A" w:tentative="1">
      <w:start w:val="1"/>
      <w:numFmt w:val="bullet"/>
      <w:lvlText w:val="•"/>
      <w:lvlJc w:val="left"/>
      <w:pPr>
        <w:tabs>
          <w:tab w:val="num" w:pos="5040"/>
        </w:tabs>
        <w:ind w:left="5040" w:hanging="360"/>
      </w:pPr>
      <w:rPr>
        <w:rFonts w:ascii="Arial" w:hAnsi="Arial" w:hint="default"/>
      </w:rPr>
    </w:lvl>
    <w:lvl w:ilvl="7" w:tplc="D5F4B15E" w:tentative="1">
      <w:start w:val="1"/>
      <w:numFmt w:val="bullet"/>
      <w:lvlText w:val="•"/>
      <w:lvlJc w:val="left"/>
      <w:pPr>
        <w:tabs>
          <w:tab w:val="num" w:pos="5760"/>
        </w:tabs>
        <w:ind w:left="5760" w:hanging="360"/>
      </w:pPr>
      <w:rPr>
        <w:rFonts w:ascii="Arial" w:hAnsi="Arial" w:hint="default"/>
      </w:rPr>
    </w:lvl>
    <w:lvl w:ilvl="8" w:tplc="04A225D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C5737C4"/>
    <w:multiLevelType w:val="hybridMultilevel"/>
    <w:tmpl w:val="11F66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9C18F2"/>
    <w:multiLevelType w:val="hybridMultilevel"/>
    <w:tmpl w:val="381ACDB6"/>
    <w:lvl w:ilvl="0" w:tplc="FD9A931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57D4BF8"/>
    <w:multiLevelType w:val="multilevel"/>
    <w:tmpl w:val="3A844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BB2B05"/>
    <w:multiLevelType w:val="hybridMultilevel"/>
    <w:tmpl w:val="1250E582"/>
    <w:lvl w:ilvl="0" w:tplc="3B48CB14">
      <w:start w:val="1"/>
      <w:numFmt w:val="bullet"/>
      <w:lvlText w:val="•"/>
      <w:lvlJc w:val="left"/>
      <w:pPr>
        <w:tabs>
          <w:tab w:val="num" w:pos="720"/>
        </w:tabs>
        <w:ind w:left="720" w:hanging="360"/>
      </w:pPr>
      <w:rPr>
        <w:rFonts w:ascii="Arial" w:hAnsi="Arial" w:hint="default"/>
      </w:rPr>
    </w:lvl>
    <w:lvl w:ilvl="1" w:tplc="49E64AE2" w:tentative="1">
      <w:start w:val="1"/>
      <w:numFmt w:val="bullet"/>
      <w:lvlText w:val="•"/>
      <w:lvlJc w:val="left"/>
      <w:pPr>
        <w:tabs>
          <w:tab w:val="num" w:pos="1440"/>
        </w:tabs>
        <w:ind w:left="1440" w:hanging="360"/>
      </w:pPr>
      <w:rPr>
        <w:rFonts w:ascii="Arial" w:hAnsi="Arial" w:hint="default"/>
      </w:rPr>
    </w:lvl>
    <w:lvl w:ilvl="2" w:tplc="2F705F90" w:tentative="1">
      <w:start w:val="1"/>
      <w:numFmt w:val="bullet"/>
      <w:lvlText w:val="•"/>
      <w:lvlJc w:val="left"/>
      <w:pPr>
        <w:tabs>
          <w:tab w:val="num" w:pos="2160"/>
        </w:tabs>
        <w:ind w:left="2160" w:hanging="360"/>
      </w:pPr>
      <w:rPr>
        <w:rFonts w:ascii="Arial" w:hAnsi="Arial" w:hint="default"/>
      </w:rPr>
    </w:lvl>
    <w:lvl w:ilvl="3" w:tplc="8E5CC4F6" w:tentative="1">
      <w:start w:val="1"/>
      <w:numFmt w:val="bullet"/>
      <w:lvlText w:val="•"/>
      <w:lvlJc w:val="left"/>
      <w:pPr>
        <w:tabs>
          <w:tab w:val="num" w:pos="2880"/>
        </w:tabs>
        <w:ind w:left="2880" w:hanging="360"/>
      </w:pPr>
      <w:rPr>
        <w:rFonts w:ascii="Arial" w:hAnsi="Arial" w:hint="default"/>
      </w:rPr>
    </w:lvl>
    <w:lvl w:ilvl="4" w:tplc="CB8AE824" w:tentative="1">
      <w:start w:val="1"/>
      <w:numFmt w:val="bullet"/>
      <w:lvlText w:val="•"/>
      <w:lvlJc w:val="left"/>
      <w:pPr>
        <w:tabs>
          <w:tab w:val="num" w:pos="3600"/>
        </w:tabs>
        <w:ind w:left="3600" w:hanging="360"/>
      </w:pPr>
      <w:rPr>
        <w:rFonts w:ascii="Arial" w:hAnsi="Arial" w:hint="default"/>
      </w:rPr>
    </w:lvl>
    <w:lvl w:ilvl="5" w:tplc="42120520" w:tentative="1">
      <w:start w:val="1"/>
      <w:numFmt w:val="bullet"/>
      <w:lvlText w:val="•"/>
      <w:lvlJc w:val="left"/>
      <w:pPr>
        <w:tabs>
          <w:tab w:val="num" w:pos="4320"/>
        </w:tabs>
        <w:ind w:left="4320" w:hanging="360"/>
      </w:pPr>
      <w:rPr>
        <w:rFonts w:ascii="Arial" w:hAnsi="Arial" w:hint="default"/>
      </w:rPr>
    </w:lvl>
    <w:lvl w:ilvl="6" w:tplc="0E066AB6" w:tentative="1">
      <w:start w:val="1"/>
      <w:numFmt w:val="bullet"/>
      <w:lvlText w:val="•"/>
      <w:lvlJc w:val="left"/>
      <w:pPr>
        <w:tabs>
          <w:tab w:val="num" w:pos="5040"/>
        </w:tabs>
        <w:ind w:left="5040" w:hanging="360"/>
      </w:pPr>
      <w:rPr>
        <w:rFonts w:ascii="Arial" w:hAnsi="Arial" w:hint="default"/>
      </w:rPr>
    </w:lvl>
    <w:lvl w:ilvl="7" w:tplc="31282396" w:tentative="1">
      <w:start w:val="1"/>
      <w:numFmt w:val="bullet"/>
      <w:lvlText w:val="•"/>
      <w:lvlJc w:val="left"/>
      <w:pPr>
        <w:tabs>
          <w:tab w:val="num" w:pos="5760"/>
        </w:tabs>
        <w:ind w:left="5760" w:hanging="360"/>
      </w:pPr>
      <w:rPr>
        <w:rFonts w:ascii="Arial" w:hAnsi="Arial" w:hint="default"/>
      </w:rPr>
    </w:lvl>
    <w:lvl w:ilvl="8" w:tplc="B452459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A870215"/>
    <w:multiLevelType w:val="hybridMultilevel"/>
    <w:tmpl w:val="381A8488"/>
    <w:lvl w:ilvl="0" w:tplc="04090019">
      <w:start w:val="1"/>
      <w:numFmt w:val="lowerLetter"/>
      <w:lvlText w:val="%1."/>
      <w:lvlJc w:val="left"/>
      <w:pPr>
        <w:tabs>
          <w:tab w:val="num" w:pos="360"/>
        </w:tabs>
        <w:ind w:left="360" w:hanging="360"/>
      </w:pPr>
      <w:rPr>
        <w:rFonts w:hint="default"/>
        <w:b w:val="0"/>
        <w:bCs/>
        <w:color w:val="auto"/>
        <w:sz w:val="24"/>
        <w:szCs w:val="24"/>
      </w:rPr>
    </w:lvl>
    <w:lvl w:ilvl="1" w:tplc="7A9E8E14">
      <w:numFmt w:val="none"/>
      <w:lvlText w:val=""/>
      <w:lvlJc w:val="left"/>
      <w:pPr>
        <w:tabs>
          <w:tab w:val="num" w:pos="360"/>
        </w:tabs>
      </w:pPr>
    </w:lvl>
    <w:lvl w:ilvl="2" w:tplc="FB429B96">
      <w:numFmt w:val="none"/>
      <w:lvlText w:val=""/>
      <w:lvlJc w:val="left"/>
      <w:pPr>
        <w:tabs>
          <w:tab w:val="num" w:pos="360"/>
        </w:tabs>
      </w:pPr>
    </w:lvl>
    <w:lvl w:ilvl="3" w:tplc="6B6A23D4">
      <w:numFmt w:val="none"/>
      <w:lvlText w:val=""/>
      <w:lvlJc w:val="left"/>
      <w:pPr>
        <w:tabs>
          <w:tab w:val="num" w:pos="360"/>
        </w:tabs>
      </w:pPr>
    </w:lvl>
    <w:lvl w:ilvl="4" w:tplc="E47E5CBA">
      <w:numFmt w:val="none"/>
      <w:lvlText w:val=""/>
      <w:lvlJc w:val="left"/>
      <w:pPr>
        <w:tabs>
          <w:tab w:val="num" w:pos="360"/>
        </w:tabs>
      </w:pPr>
    </w:lvl>
    <w:lvl w:ilvl="5" w:tplc="D68A1B2A">
      <w:numFmt w:val="none"/>
      <w:lvlText w:val=""/>
      <w:lvlJc w:val="left"/>
      <w:pPr>
        <w:tabs>
          <w:tab w:val="num" w:pos="360"/>
        </w:tabs>
      </w:pPr>
    </w:lvl>
    <w:lvl w:ilvl="6" w:tplc="6F742D04">
      <w:numFmt w:val="none"/>
      <w:lvlText w:val=""/>
      <w:lvlJc w:val="left"/>
      <w:pPr>
        <w:tabs>
          <w:tab w:val="num" w:pos="360"/>
        </w:tabs>
      </w:pPr>
    </w:lvl>
    <w:lvl w:ilvl="7" w:tplc="8274FD44">
      <w:numFmt w:val="none"/>
      <w:lvlText w:val=""/>
      <w:lvlJc w:val="left"/>
      <w:pPr>
        <w:tabs>
          <w:tab w:val="num" w:pos="360"/>
        </w:tabs>
      </w:pPr>
    </w:lvl>
    <w:lvl w:ilvl="8" w:tplc="DF042F62">
      <w:numFmt w:val="none"/>
      <w:lvlText w:val=""/>
      <w:lvlJc w:val="left"/>
      <w:pPr>
        <w:tabs>
          <w:tab w:val="num" w:pos="360"/>
        </w:tabs>
      </w:pPr>
    </w:lvl>
  </w:abstractNum>
  <w:abstractNum w:abstractNumId="13" w15:restartNumberingAfterBreak="0">
    <w:nsid w:val="3C610C44"/>
    <w:multiLevelType w:val="hybridMultilevel"/>
    <w:tmpl w:val="D1A2ADD0"/>
    <w:lvl w:ilvl="0" w:tplc="2990D89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3927B06"/>
    <w:multiLevelType w:val="multilevel"/>
    <w:tmpl w:val="C3565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5D56B8"/>
    <w:multiLevelType w:val="hybridMultilevel"/>
    <w:tmpl w:val="3CEEE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BB4CE1"/>
    <w:multiLevelType w:val="hybridMultilevel"/>
    <w:tmpl w:val="2680455E"/>
    <w:lvl w:ilvl="0" w:tplc="B394D0E6">
      <w:start w:val="1"/>
      <w:numFmt w:val="bullet"/>
      <w:lvlText w:val=""/>
      <w:lvlJc w:val="left"/>
      <w:pPr>
        <w:tabs>
          <w:tab w:val="num" w:pos="720"/>
        </w:tabs>
        <w:ind w:left="720" w:hanging="360"/>
      </w:pPr>
      <w:rPr>
        <w:rFonts w:ascii="Wingdings" w:hAnsi="Wingdings" w:hint="default"/>
      </w:rPr>
    </w:lvl>
    <w:lvl w:ilvl="1" w:tplc="9946AC7C" w:tentative="1">
      <w:start w:val="1"/>
      <w:numFmt w:val="bullet"/>
      <w:lvlText w:val=""/>
      <w:lvlJc w:val="left"/>
      <w:pPr>
        <w:tabs>
          <w:tab w:val="num" w:pos="1440"/>
        </w:tabs>
        <w:ind w:left="1440" w:hanging="360"/>
      </w:pPr>
      <w:rPr>
        <w:rFonts w:ascii="Wingdings" w:hAnsi="Wingdings" w:hint="default"/>
      </w:rPr>
    </w:lvl>
    <w:lvl w:ilvl="2" w:tplc="B99E975C" w:tentative="1">
      <w:start w:val="1"/>
      <w:numFmt w:val="bullet"/>
      <w:lvlText w:val=""/>
      <w:lvlJc w:val="left"/>
      <w:pPr>
        <w:tabs>
          <w:tab w:val="num" w:pos="2160"/>
        </w:tabs>
        <w:ind w:left="2160" w:hanging="360"/>
      </w:pPr>
      <w:rPr>
        <w:rFonts w:ascii="Wingdings" w:hAnsi="Wingdings" w:hint="default"/>
      </w:rPr>
    </w:lvl>
    <w:lvl w:ilvl="3" w:tplc="2EF6031E" w:tentative="1">
      <w:start w:val="1"/>
      <w:numFmt w:val="bullet"/>
      <w:lvlText w:val=""/>
      <w:lvlJc w:val="left"/>
      <w:pPr>
        <w:tabs>
          <w:tab w:val="num" w:pos="2880"/>
        </w:tabs>
        <w:ind w:left="2880" w:hanging="360"/>
      </w:pPr>
      <w:rPr>
        <w:rFonts w:ascii="Wingdings" w:hAnsi="Wingdings" w:hint="default"/>
      </w:rPr>
    </w:lvl>
    <w:lvl w:ilvl="4" w:tplc="D63EC5DE" w:tentative="1">
      <w:start w:val="1"/>
      <w:numFmt w:val="bullet"/>
      <w:lvlText w:val=""/>
      <w:lvlJc w:val="left"/>
      <w:pPr>
        <w:tabs>
          <w:tab w:val="num" w:pos="3600"/>
        </w:tabs>
        <w:ind w:left="3600" w:hanging="360"/>
      </w:pPr>
      <w:rPr>
        <w:rFonts w:ascii="Wingdings" w:hAnsi="Wingdings" w:hint="default"/>
      </w:rPr>
    </w:lvl>
    <w:lvl w:ilvl="5" w:tplc="51FEE32C" w:tentative="1">
      <w:start w:val="1"/>
      <w:numFmt w:val="bullet"/>
      <w:lvlText w:val=""/>
      <w:lvlJc w:val="left"/>
      <w:pPr>
        <w:tabs>
          <w:tab w:val="num" w:pos="4320"/>
        </w:tabs>
        <w:ind w:left="4320" w:hanging="360"/>
      </w:pPr>
      <w:rPr>
        <w:rFonts w:ascii="Wingdings" w:hAnsi="Wingdings" w:hint="default"/>
      </w:rPr>
    </w:lvl>
    <w:lvl w:ilvl="6" w:tplc="C0E0EC42" w:tentative="1">
      <w:start w:val="1"/>
      <w:numFmt w:val="bullet"/>
      <w:lvlText w:val=""/>
      <w:lvlJc w:val="left"/>
      <w:pPr>
        <w:tabs>
          <w:tab w:val="num" w:pos="5040"/>
        </w:tabs>
        <w:ind w:left="5040" w:hanging="360"/>
      </w:pPr>
      <w:rPr>
        <w:rFonts w:ascii="Wingdings" w:hAnsi="Wingdings" w:hint="default"/>
      </w:rPr>
    </w:lvl>
    <w:lvl w:ilvl="7" w:tplc="32265AF2" w:tentative="1">
      <w:start w:val="1"/>
      <w:numFmt w:val="bullet"/>
      <w:lvlText w:val=""/>
      <w:lvlJc w:val="left"/>
      <w:pPr>
        <w:tabs>
          <w:tab w:val="num" w:pos="5760"/>
        </w:tabs>
        <w:ind w:left="5760" w:hanging="360"/>
      </w:pPr>
      <w:rPr>
        <w:rFonts w:ascii="Wingdings" w:hAnsi="Wingdings" w:hint="default"/>
      </w:rPr>
    </w:lvl>
    <w:lvl w:ilvl="8" w:tplc="519AFEE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85F099B"/>
    <w:multiLevelType w:val="multilevel"/>
    <w:tmpl w:val="48D0D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C82A7C"/>
    <w:multiLevelType w:val="hybridMultilevel"/>
    <w:tmpl w:val="4844B428"/>
    <w:lvl w:ilvl="0" w:tplc="152E0E78">
      <w:start w:val="1"/>
      <w:numFmt w:val="bullet"/>
      <w:lvlText w:val="•"/>
      <w:lvlJc w:val="left"/>
      <w:pPr>
        <w:tabs>
          <w:tab w:val="num" w:pos="720"/>
        </w:tabs>
        <w:ind w:left="720" w:hanging="360"/>
      </w:pPr>
      <w:rPr>
        <w:rFonts w:ascii="Arial" w:hAnsi="Arial" w:hint="default"/>
      </w:rPr>
    </w:lvl>
    <w:lvl w:ilvl="1" w:tplc="85EAF2D6" w:tentative="1">
      <w:start w:val="1"/>
      <w:numFmt w:val="bullet"/>
      <w:lvlText w:val="•"/>
      <w:lvlJc w:val="left"/>
      <w:pPr>
        <w:tabs>
          <w:tab w:val="num" w:pos="1440"/>
        </w:tabs>
        <w:ind w:left="1440" w:hanging="360"/>
      </w:pPr>
      <w:rPr>
        <w:rFonts w:ascii="Arial" w:hAnsi="Arial" w:hint="default"/>
      </w:rPr>
    </w:lvl>
    <w:lvl w:ilvl="2" w:tplc="9AF40696" w:tentative="1">
      <w:start w:val="1"/>
      <w:numFmt w:val="bullet"/>
      <w:lvlText w:val="•"/>
      <w:lvlJc w:val="left"/>
      <w:pPr>
        <w:tabs>
          <w:tab w:val="num" w:pos="2160"/>
        </w:tabs>
        <w:ind w:left="2160" w:hanging="360"/>
      </w:pPr>
      <w:rPr>
        <w:rFonts w:ascii="Arial" w:hAnsi="Arial" w:hint="default"/>
      </w:rPr>
    </w:lvl>
    <w:lvl w:ilvl="3" w:tplc="13F84E78" w:tentative="1">
      <w:start w:val="1"/>
      <w:numFmt w:val="bullet"/>
      <w:lvlText w:val="•"/>
      <w:lvlJc w:val="left"/>
      <w:pPr>
        <w:tabs>
          <w:tab w:val="num" w:pos="2880"/>
        </w:tabs>
        <w:ind w:left="2880" w:hanging="360"/>
      </w:pPr>
      <w:rPr>
        <w:rFonts w:ascii="Arial" w:hAnsi="Arial" w:hint="default"/>
      </w:rPr>
    </w:lvl>
    <w:lvl w:ilvl="4" w:tplc="B3BE0774" w:tentative="1">
      <w:start w:val="1"/>
      <w:numFmt w:val="bullet"/>
      <w:lvlText w:val="•"/>
      <w:lvlJc w:val="left"/>
      <w:pPr>
        <w:tabs>
          <w:tab w:val="num" w:pos="3600"/>
        </w:tabs>
        <w:ind w:left="3600" w:hanging="360"/>
      </w:pPr>
      <w:rPr>
        <w:rFonts w:ascii="Arial" w:hAnsi="Arial" w:hint="default"/>
      </w:rPr>
    </w:lvl>
    <w:lvl w:ilvl="5" w:tplc="5DBA181A" w:tentative="1">
      <w:start w:val="1"/>
      <w:numFmt w:val="bullet"/>
      <w:lvlText w:val="•"/>
      <w:lvlJc w:val="left"/>
      <w:pPr>
        <w:tabs>
          <w:tab w:val="num" w:pos="4320"/>
        </w:tabs>
        <w:ind w:left="4320" w:hanging="360"/>
      </w:pPr>
      <w:rPr>
        <w:rFonts w:ascii="Arial" w:hAnsi="Arial" w:hint="default"/>
      </w:rPr>
    </w:lvl>
    <w:lvl w:ilvl="6" w:tplc="F1D87900" w:tentative="1">
      <w:start w:val="1"/>
      <w:numFmt w:val="bullet"/>
      <w:lvlText w:val="•"/>
      <w:lvlJc w:val="left"/>
      <w:pPr>
        <w:tabs>
          <w:tab w:val="num" w:pos="5040"/>
        </w:tabs>
        <w:ind w:left="5040" w:hanging="360"/>
      </w:pPr>
      <w:rPr>
        <w:rFonts w:ascii="Arial" w:hAnsi="Arial" w:hint="default"/>
      </w:rPr>
    </w:lvl>
    <w:lvl w:ilvl="7" w:tplc="6D2A7B48" w:tentative="1">
      <w:start w:val="1"/>
      <w:numFmt w:val="bullet"/>
      <w:lvlText w:val="•"/>
      <w:lvlJc w:val="left"/>
      <w:pPr>
        <w:tabs>
          <w:tab w:val="num" w:pos="5760"/>
        </w:tabs>
        <w:ind w:left="5760" w:hanging="360"/>
      </w:pPr>
      <w:rPr>
        <w:rFonts w:ascii="Arial" w:hAnsi="Arial" w:hint="default"/>
      </w:rPr>
    </w:lvl>
    <w:lvl w:ilvl="8" w:tplc="E25A4AA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D47258C"/>
    <w:multiLevelType w:val="hybridMultilevel"/>
    <w:tmpl w:val="3A400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656CA4"/>
    <w:multiLevelType w:val="hybridMultilevel"/>
    <w:tmpl w:val="ABD24674"/>
    <w:lvl w:ilvl="0" w:tplc="2CE6F40C">
      <w:start w:val="1"/>
      <w:numFmt w:val="bullet"/>
      <w:lvlText w:val="•"/>
      <w:lvlJc w:val="left"/>
      <w:pPr>
        <w:tabs>
          <w:tab w:val="num" w:pos="720"/>
        </w:tabs>
        <w:ind w:left="720" w:hanging="360"/>
      </w:pPr>
      <w:rPr>
        <w:rFonts w:ascii="Arial" w:hAnsi="Arial" w:hint="default"/>
      </w:rPr>
    </w:lvl>
    <w:lvl w:ilvl="1" w:tplc="20666772" w:tentative="1">
      <w:start w:val="1"/>
      <w:numFmt w:val="bullet"/>
      <w:lvlText w:val="•"/>
      <w:lvlJc w:val="left"/>
      <w:pPr>
        <w:tabs>
          <w:tab w:val="num" w:pos="1440"/>
        </w:tabs>
        <w:ind w:left="1440" w:hanging="360"/>
      </w:pPr>
      <w:rPr>
        <w:rFonts w:ascii="Arial" w:hAnsi="Arial" w:hint="default"/>
      </w:rPr>
    </w:lvl>
    <w:lvl w:ilvl="2" w:tplc="18827E54" w:tentative="1">
      <w:start w:val="1"/>
      <w:numFmt w:val="bullet"/>
      <w:lvlText w:val="•"/>
      <w:lvlJc w:val="left"/>
      <w:pPr>
        <w:tabs>
          <w:tab w:val="num" w:pos="2160"/>
        </w:tabs>
        <w:ind w:left="2160" w:hanging="360"/>
      </w:pPr>
      <w:rPr>
        <w:rFonts w:ascii="Arial" w:hAnsi="Arial" w:hint="default"/>
      </w:rPr>
    </w:lvl>
    <w:lvl w:ilvl="3" w:tplc="E7788E20" w:tentative="1">
      <w:start w:val="1"/>
      <w:numFmt w:val="bullet"/>
      <w:lvlText w:val="•"/>
      <w:lvlJc w:val="left"/>
      <w:pPr>
        <w:tabs>
          <w:tab w:val="num" w:pos="2880"/>
        </w:tabs>
        <w:ind w:left="2880" w:hanging="360"/>
      </w:pPr>
      <w:rPr>
        <w:rFonts w:ascii="Arial" w:hAnsi="Arial" w:hint="default"/>
      </w:rPr>
    </w:lvl>
    <w:lvl w:ilvl="4" w:tplc="DCD8E6C6" w:tentative="1">
      <w:start w:val="1"/>
      <w:numFmt w:val="bullet"/>
      <w:lvlText w:val="•"/>
      <w:lvlJc w:val="left"/>
      <w:pPr>
        <w:tabs>
          <w:tab w:val="num" w:pos="3600"/>
        </w:tabs>
        <w:ind w:left="3600" w:hanging="360"/>
      </w:pPr>
      <w:rPr>
        <w:rFonts w:ascii="Arial" w:hAnsi="Arial" w:hint="default"/>
      </w:rPr>
    </w:lvl>
    <w:lvl w:ilvl="5" w:tplc="B79C90EC" w:tentative="1">
      <w:start w:val="1"/>
      <w:numFmt w:val="bullet"/>
      <w:lvlText w:val="•"/>
      <w:lvlJc w:val="left"/>
      <w:pPr>
        <w:tabs>
          <w:tab w:val="num" w:pos="4320"/>
        </w:tabs>
        <w:ind w:left="4320" w:hanging="360"/>
      </w:pPr>
      <w:rPr>
        <w:rFonts w:ascii="Arial" w:hAnsi="Arial" w:hint="default"/>
      </w:rPr>
    </w:lvl>
    <w:lvl w:ilvl="6" w:tplc="3EA6C278" w:tentative="1">
      <w:start w:val="1"/>
      <w:numFmt w:val="bullet"/>
      <w:lvlText w:val="•"/>
      <w:lvlJc w:val="left"/>
      <w:pPr>
        <w:tabs>
          <w:tab w:val="num" w:pos="5040"/>
        </w:tabs>
        <w:ind w:left="5040" w:hanging="360"/>
      </w:pPr>
      <w:rPr>
        <w:rFonts w:ascii="Arial" w:hAnsi="Arial" w:hint="default"/>
      </w:rPr>
    </w:lvl>
    <w:lvl w:ilvl="7" w:tplc="F1A84F3E" w:tentative="1">
      <w:start w:val="1"/>
      <w:numFmt w:val="bullet"/>
      <w:lvlText w:val="•"/>
      <w:lvlJc w:val="left"/>
      <w:pPr>
        <w:tabs>
          <w:tab w:val="num" w:pos="5760"/>
        </w:tabs>
        <w:ind w:left="5760" w:hanging="360"/>
      </w:pPr>
      <w:rPr>
        <w:rFonts w:ascii="Arial" w:hAnsi="Arial" w:hint="default"/>
      </w:rPr>
    </w:lvl>
    <w:lvl w:ilvl="8" w:tplc="84F42F1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6AE7DCC"/>
    <w:multiLevelType w:val="hybridMultilevel"/>
    <w:tmpl w:val="B1BE5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6309FB"/>
    <w:multiLevelType w:val="hybridMultilevel"/>
    <w:tmpl w:val="444C92C4"/>
    <w:lvl w:ilvl="0" w:tplc="F7CC16DA">
      <w:start w:val="1"/>
      <w:numFmt w:val="bullet"/>
      <w:lvlText w:val="•"/>
      <w:lvlJc w:val="left"/>
      <w:pPr>
        <w:tabs>
          <w:tab w:val="num" w:pos="720"/>
        </w:tabs>
        <w:ind w:left="720" w:hanging="360"/>
      </w:pPr>
      <w:rPr>
        <w:rFonts w:ascii="Arial" w:hAnsi="Arial" w:hint="default"/>
      </w:rPr>
    </w:lvl>
    <w:lvl w:ilvl="1" w:tplc="01427FE6">
      <w:start w:val="1"/>
      <w:numFmt w:val="bullet"/>
      <w:lvlText w:val="•"/>
      <w:lvlJc w:val="left"/>
      <w:pPr>
        <w:tabs>
          <w:tab w:val="num" w:pos="1440"/>
        </w:tabs>
        <w:ind w:left="1440" w:hanging="360"/>
      </w:pPr>
      <w:rPr>
        <w:rFonts w:ascii="Arial" w:hAnsi="Arial" w:hint="default"/>
      </w:rPr>
    </w:lvl>
    <w:lvl w:ilvl="2" w:tplc="F7FC3766" w:tentative="1">
      <w:start w:val="1"/>
      <w:numFmt w:val="bullet"/>
      <w:lvlText w:val="•"/>
      <w:lvlJc w:val="left"/>
      <w:pPr>
        <w:tabs>
          <w:tab w:val="num" w:pos="2160"/>
        </w:tabs>
        <w:ind w:left="2160" w:hanging="360"/>
      </w:pPr>
      <w:rPr>
        <w:rFonts w:ascii="Arial" w:hAnsi="Arial" w:hint="default"/>
      </w:rPr>
    </w:lvl>
    <w:lvl w:ilvl="3" w:tplc="B7FA851C" w:tentative="1">
      <w:start w:val="1"/>
      <w:numFmt w:val="bullet"/>
      <w:lvlText w:val="•"/>
      <w:lvlJc w:val="left"/>
      <w:pPr>
        <w:tabs>
          <w:tab w:val="num" w:pos="2880"/>
        </w:tabs>
        <w:ind w:left="2880" w:hanging="360"/>
      </w:pPr>
      <w:rPr>
        <w:rFonts w:ascii="Arial" w:hAnsi="Arial" w:hint="default"/>
      </w:rPr>
    </w:lvl>
    <w:lvl w:ilvl="4" w:tplc="29B450D4" w:tentative="1">
      <w:start w:val="1"/>
      <w:numFmt w:val="bullet"/>
      <w:lvlText w:val="•"/>
      <w:lvlJc w:val="left"/>
      <w:pPr>
        <w:tabs>
          <w:tab w:val="num" w:pos="3600"/>
        </w:tabs>
        <w:ind w:left="3600" w:hanging="360"/>
      </w:pPr>
      <w:rPr>
        <w:rFonts w:ascii="Arial" w:hAnsi="Arial" w:hint="default"/>
      </w:rPr>
    </w:lvl>
    <w:lvl w:ilvl="5" w:tplc="54862CBC" w:tentative="1">
      <w:start w:val="1"/>
      <w:numFmt w:val="bullet"/>
      <w:lvlText w:val="•"/>
      <w:lvlJc w:val="left"/>
      <w:pPr>
        <w:tabs>
          <w:tab w:val="num" w:pos="4320"/>
        </w:tabs>
        <w:ind w:left="4320" w:hanging="360"/>
      </w:pPr>
      <w:rPr>
        <w:rFonts w:ascii="Arial" w:hAnsi="Arial" w:hint="default"/>
      </w:rPr>
    </w:lvl>
    <w:lvl w:ilvl="6" w:tplc="7534DA9A" w:tentative="1">
      <w:start w:val="1"/>
      <w:numFmt w:val="bullet"/>
      <w:lvlText w:val="•"/>
      <w:lvlJc w:val="left"/>
      <w:pPr>
        <w:tabs>
          <w:tab w:val="num" w:pos="5040"/>
        </w:tabs>
        <w:ind w:left="5040" w:hanging="360"/>
      </w:pPr>
      <w:rPr>
        <w:rFonts w:ascii="Arial" w:hAnsi="Arial" w:hint="default"/>
      </w:rPr>
    </w:lvl>
    <w:lvl w:ilvl="7" w:tplc="EA72C1C4" w:tentative="1">
      <w:start w:val="1"/>
      <w:numFmt w:val="bullet"/>
      <w:lvlText w:val="•"/>
      <w:lvlJc w:val="left"/>
      <w:pPr>
        <w:tabs>
          <w:tab w:val="num" w:pos="5760"/>
        </w:tabs>
        <w:ind w:left="5760" w:hanging="360"/>
      </w:pPr>
      <w:rPr>
        <w:rFonts w:ascii="Arial" w:hAnsi="Arial" w:hint="default"/>
      </w:rPr>
    </w:lvl>
    <w:lvl w:ilvl="8" w:tplc="3558FBD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21F64FD"/>
    <w:multiLevelType w:val="hybridMultilevel"/>
    <w:tmpl w:val="033676AE"/>
    <w:lvl w:ilvl="0" w:tplc="5F20A4E0">
      <w:start w:val="1"/>
      <w:numFmt w:val="bullet"/>
      <w:lvlText w:val="•"/>
      <w:lvlJc w:val="left"/>
      <w:pPr>
        <w:tabs>
          <w:tab w:val="num" w:pos="720"/>
        </w:tabs>
        <w:ind w:left="720" w:hanging="360"/>
      </w:pPr>
      <w:rPr>
        <w:rFonts w:ascii="Arial" w:hAnsi="Arial" w:hint="default"/>
      </w:rPr>
    </w:lvl>
    <w:lvl w:ilvl="1" w:tplc="8F2CF904" w:tentative="1">
      <w:start w:val="1"/>
      <w:numFmt w:val="bullet"/>
      <w:lvlText w:val="•"/>
      <w:lvlJc w:val="left"/>
      <w:pPr>
        <w:tabs>
          <w:tab w:val="num" w:pos="1440"/>
        </w:tabs>
        <w:ind w:left="1440" w:hanging="360"/>
      </w:pPr>
      <w:rPr>
        <w:rFonts w:ascii="Arial" w:hAnsi="Arial" w:hint="default"/>
      </w:rPr>
    </w:lvl>
    <w:lvl w:ilvl="2" w:tplc="D010A4AA" w:tentative="1">
      <w:start w:val="1"/>
      <w:numFmt w:val="bullet"/>
      <w:lvlText w:val="•"/>
      <w:lvlJc w:val="left"/>
      <w:pPr>
        <w:tabs>
          <w:tab w:val="num" w:pos="2160"/>
        </w:tabs>
        <w:ind w:left="2160" w:hanging="360"/>
      </w:pPr>
      <w:rPr>
        <w:rFonts w:ascii="Arial" w:hAnsi="Arial" w:hint="default"/>
      </w:rPr>
    </w:lvl>
    <w:lvl w:ilvl="3" w:tplc="8AB83A5C" w:tentative="1">
      <w:start w:val="1"/>
      <w:numFmt w:val="bullet"/>
      <w:lvlText w:val="•"/>
      <w:lvlJc w:val="left"/>
      <w:pPr>
        <w:tabs>
          <w:tab w:val="num" w:pos="2880"/>
        </w:tabs>
        <w:ind w:left="2880" w:hanging="360"/>
      </w:pPr>
      <w:rPr>
        <w:rFonts w:ascii="Arial" w:hAnsi="Arial" w:hint="default"/>
      </w:rPr>
    </w:lvl>
    <w:lvl w:ilvl="4" w:tplc="4538CE8A" w:tentative="1">
      <w:start w:val="1"/>
      <w:numFmt w:val="bullet"/>
      <w:lvlText w:val="•"/>
      <w:lvlJc w:val="left"/>
      <w:pPr>
        <w:tabs>
          <w:tab w:val="num" w:pos="3600"/>
        </w:tabs>
        <w:ind w:left="3600" w:hanging="360"/>
      </w:pPr>
      <w:rPr>
        <w:rFonts w:ascii="Arial" w:hAnsi="Arial" w:hint="default"/>
      </w:rPr>
    </w:lvl>
    <w:lvl w:ilvl="5" w:tplc="1CFEA9A0" w:tentative="1">
      <w:start w:val="1"/>
      <w:numFmt w:val="bullet"/>
      <w:lvlText w:val="•"/>
      <w:lvlJc w:val="left"/>
      <w:pPr>
        <w:tabs>
          <w:tab w:val="num" w:pos="4320"/>
        </w:tabs>
        <w:ind w:left="4320" w:hanging="360"/>
      </w:pPr>
      <w:rPr>
        <w:rFonts w:ascii="Arial" w:hAnsi="Arial" w:hint="default"/>
      </w:rPr>
    </w:lvl>
    <w:lvl w:ilvl="6" w:tplc="F05EF4F8" w:tentative="1">
      <w:start w:val="1"/>
      <w:numFmt w:val="bullet"/>
      <w:lvlText w:val="•"/>
      <w:lvlJc w:val="left"/>
      <w:pPr>
        <w:tabs>
          <w:tab w:val="num" w:pos="5040"/>
        </w:tabs>
        <w:ind w:left="5040" w:hanging="360"/>
      </w:pPr>
      <w:rPr>
        <w:rFonts w:ascii="Arial" w:hAnsi="Arial" w:hint="default"/>
      </w:rPr>
    </w:lvl>
    <w:lvl w:ilvl="7" w:tplc="68C02564" w:tentative="1">
      <w:start w:val="1"/>
      <w:numFmt w:val="bullet"/>
      <w:lvlText w:val="•"/>
      <w:lvlJc w:val="left"/>
      <w:pPr>
        <w:tabs>
          <w:tab w:val="num" w:pos="5760"/>
        </w:tabs>
        <w:ind w:left="5760" w:hanging="360"/>
      </w:pPr>
      <w:rPr>
        <w:rFonts w:ascii="Arial" w:hAnsi="Arial" w:hint="default"/>
      </w:rPr>
    </w:lvl>
    <w:lvl w:ilvl="8" w:tplc="D400AAC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30A21A6"/>
    <w:multiLevelType w:val="hybridMultilevel"/>
    <w:tmpl w:val="0924FE1C"/>
    <w:lvl w:ilvl="0" w:tplc="34B0C114">
      <w:start w:val="1"/>
      <w:numFmt w:val="bullet"/>
      <w:lvlText w:val="•"/>
      <w:lvlJc w:val="left"/>
      <w:pPr>
        <w:tabs>
          <w:tab w:val="num" w:pos="720"/>
        </w:tabs>
        <w:ind w:left="720" w:hanging="360"/>
      </w:pPr>
      <w:rPr>
        <w:rFonts w:ascii="Arial" w:hAnsi="Arial" w:hint="default"/>
      </w:rPr>
    </w:lvl>
    <w:lvl w:ilvl="1" w:tplc="A04850F2" w:tentative="1">
      <w:start w:val="1"/>
      <w:numFmt w:val="bullet"/>
      <w:lvlText w:val="•"/>
      <w:lvlJc w:val="left"/>
      <w:pPr>
        <w:tabs>
          <w:tab w:val="num" w:pos="1440"/>
        </w:tabs>
        <w:ind w:left="1440" w:hanging="360"/>
      </w:pPr>
      <w:rPr>
        <w:rFonts w:ascii="Arial" w:hAnsi="Arial" w:hint="default"/>
      </w:rPr>
    </w:lvl>
    <w:lvl w:ilvl="2" w:tplc="D9E4A256" w:tentative="1">
      <w:start w:val="1"/>
      <w:numFmt w:val="bullet"/>
      <w:lvlText w:val="•"/>
      <w:lvlJc w:val="left"/>
      <w:pPr>
        <w:tabs>
          <w:tab w:val="num" w:pos="2160"/>
        </w:tabs>
        <w:ind w:left="2160" w:hanging="360"/>
      </w:pPr>
      <w:rPr>
        <w:rFonts w:ascii="Arial" w:hAnsi="Arial" w:hint="default"/>
      </w:rPr>
    </w:lvl>
    <w:lvl w:ilvl="3" w:tplc="512C5546" w:tentative="1">
      <w:start w:val="1"/>
      <w:numFmt w:val="bullet"/>
      <w:lvlText w:val="•"/>
      <w:lvlJc w:val="left"/>
      <w:pPr>
        <w:tabs>
          <w:tab w:val="num" w:pos="2880"/>
        </w:tabs>
        <w:ind w:left="2880" w:hanging="360"/>
      </w:pPr>
      <w:rPr>
        <w:rFonts w:ascii="Arial" w:hAnsi="Arial" w:hint="default"/>
      </w:rPr>
    </w:lvl>
    <w:lvl w:ilvl="4" w:tplc="E69C798C" w:tentative="1">
      <w:start w:val="1"/>
      <w:numFmt w:val="bullet"/>
      <w:lvlText w:val="•"/>
      <w:lvlJc w:val="left"/>
      <w:pPr>
        <w:tabs>
          <w:tab w:val="num" w:pos="3600"/>
        </w:tabs>
        <w:ind w:left="3600" w:hanging="360"/>
      </w:pPr>
      <w:rPr>
        <w:rFonts w:ascii="Arial" w:hAnsi="Arial" w:hint="default"/>
      </w:rPr>
    </w:lvl>
    <w:lvl w:ilvl="5" w:tplc="9148FDBA" w:tentative="1">
      <w:start w:val="1"/>
      <w:numFmt w:val="bullet"/>
      <w:lvlText w:val="•"/>
      <w:lvlJc w:val="left"/>
      <w:pPr>
        <w:tabs>
          <w:tab w:val="num" w:pos="4320"/>
        </w:tabs>
        <w:ind w:left="4320" w:hanging="360"/>
      </w:pPr>
      <w:rPr>
        <w:rFonts w:ascii="Arial" w:hAnsi="Arial" w:hint="default"/>
      </w:rPr>
    </w:lvl>
    <w:lvl w:ilvl="6" w:tplc="62C80112" w:tentative="1">
      <w:start w:val="1"/>
      <w:numFmt w:val="bullet"/>
      <w:lvlText w:val="•"/>
      <w:lvlJc w:val="left"/>
      <w:pPr>
        <w:tabs>
          <w:tab w:val="num" w:pos="5040"/>
        </w:tabs>
        <w:ind w:left="5040" w:hanging="360"/>
      </w:pPr>
      <w:rPr>
        <w:rFonts w:ascii="Arial" w:hAnsi="Arial" w:hint="default"/>
      </w:rPr>
    </w:lvl>
    <w:lvl w:ilvl="7" w:tplc="7AC0A96E" w:tentative="1">
      <w:start w:val="1"/>
      <w:numFmt w:val="bullet"/>
      <w:lvlText w:val="•"/>
      <w:lvlJc w:val="left"/>
      <w:pPr>
        <w:tabs>
          <w:tab w:val="num" w:pos="5760"/>
        </w:tabs>
        <w:ind w:left="5760" w:hanging="360"/>
      </w:pPr>
      <w:rPr>
        <w:rFonts w:ascii="Arial" w:hAnsi="Arial" w:hint="default"/>
      </w:rPr>
    </w:lvl>
    <w:lvl w:ilvl="8" w:tplc="92B000A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61978D2"/>
    <w:multiLevelType w:val="hybridMultilevel"/>
    <w:tmpl w:val="E918E902"/>
    <w:lvl w:ilvl="0" w:tplc="04090005">
      <w:start w:val="1"/>
      <w:numFmt w:val="bullet"/>
      <w:lvlText w:val=""/>
      <w:lvlJc w:val="left"/>
      <w:pPr>
        <w:tabs>
          <w:tab w:val="num" w:pos="720"/>
        </w:tabs>
        <w:ind w:left="720" w:hanging="360"/>
      </w:pPr>
      <w:rPr>
        <w:rFonts w:ascii="Wingdings" w:hAnsi="Wingdings" w:hint="default"/>
      </w:rPr>
    </w:lvl>
    <w:lvl w:ilvl="1" w:tplc="3B521A8E" w:tentative="1">
      <w:start w:val="1"/>
      <w:numFmt w:val="bullet"/>
      <w:lvlText w:val="•"/>
      <w:lvlJc w:val="left"/>
      <w:pPr>
        <w:tabs>
          <w:tab w:val="num" w:pos="1440"/>
        </w:tabs>
        <w:ind w:left="1440" w:hanging="360"/>
      </w:pPr>
      <w:rPr>
        <w:rFonts w:ascii="Arial" w:hAnsi="Arial" w:hint="default"/>
      </w:rPr>
    </w:lvl>
    <w:lvl w:ilvl="2" w:tplc="27009CFE" w:tentative="1">
      <w:start w:val="1"/>
      <w:numFmt w:val="bullet"/>
      <w:lvlText w:val="•"/>
      <w:lvlJc w:val="left"/>
      <w:pPr>
        <w:tabs>
          <w:tab w:val="num" w:pos="2160"/>
        </w:tabs>
        <w:ind w:left="2160" w:hanging="360"/>
      </w:pPr>
      <w:rPr>
        <w:rFonts w:ascii="Arial" w:hAnsi="Arial" w:hint="default"/>
      </w:rPr>
    </w:lvl>
    <w:lvl w:ilvl="3" w:tplc="331AC346" w:tentative="1">
      <w:start w:val="1"/>
      <w:numFmt w:val="bullet"/>
      <w:lvlText w:val="•"/>
      <w:lvlJc w:val="left"/>
      <w:pPr>
        <w:tabs>
          <w:tab w:val="num" w:pos="2880"/>
        </w:tabs>
        <w:ind w:left="2880" w:hanging="360"/>
      </w:pPr>
      <w:rPr>
        <w:rFonts w:ascii="Arial" w:hAnsi="Arial" w:hint="default"/>
      </w:rPr>
    </w:lvl>
    <w:lvl w:ilvl="4" w:tplc="F46C7F32" w:tentative="1">
      <w:start w:val="1"/>
      <w:numFmt w:val="bullet"/>
      <w:lvlText w:val="•"/>
      <w:lvlJc w:val="left"/>
      <w:pPr>
        <w:tabs>
          <w:tab w:val="num" w:pos="3600"/>
        </w:tabs>
        <w:ind w:left="3600" w:hanging="360"/>
      </w:pPr>
      <w:rPr>
        <w:rFonts w:ascii="Arial" w:hAnsi="Arial" w:hint="default"/>
      </w:rPr>
    </w:lvl>
    <w:lvl w:ilvl="5" w:tplc="1FD6CD38" w:tentative="1">
      <w:start w:val="1"/>
      <w:numFmt w:val="bullet"/>
      <w:lvlText w:val="•"/>
      <w:lvlJc w:val="left"/>
      <w:pPr>
        <w:tabs>
          <w:tab w:val="num" w:pos="4320"/>
        </w:tabs>
        <w:ind w:left="4320" w:hanging="360"/>
      </w:pPr>
      <w:rPr>
        <w:rFonts w:ascii="Arial" w:hAnsi="Arial" w:hint="default"/>
      </w:rPr>
    </w:lvl>
    <w:lvl w:ilvl="6" w:tplc="67C44FB0" w:tentative="1">
      <w:start w:val="1"/>
      <w:numFmt w:val="bullet"/>
      <w:lvlText w:val="•"/>
      <w:lvlJc w:val="left"/>
      <w:pPr>
        <w:tabs>
          <w:tab w:val="num" w:pos="5040"/>
        </w:tabs>
        <w:ind w:left="5040" w:hanging="360"/>
      </w:pPr>
      <w:rPr>
        <w:rFonts w:ascii="Arial" w:hAnsi="Arial" w:hint="default"/>
      </w:rPr>
    </w:lvl>
    <w:lvl w:ilvl="7" w:tplc="7BA4B310" w:tentative="1">
      <w:start w:val="1"/>
      <w:numFmt w:val="bullet"/>
      <w:lvlText w:val="•"/>
      <w:lvlJc w:val="left"/>
      <w:pPr>
        <w:tabs>
          <w:tab w:val="num" w:pos="5760"/>
        </w:tabs>
        <w:ind w:left="5760" w:hanging="360"/>
      </w:pPr>
      <w:rPr>
        <w:rFonts w:ascii="Arial" w:hAnsi="Arial" w:hint="default"/>
      </w:rPr>
    </w:lvl>
    <w:lvl w:ilvl="8" w:tplc="04F0E7D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8884CA7"/>
    <w:multiLevelType w:val="hybridMultilevel"/>
    <w:tmpl w:val="D30E673A"/>
    <w:lvl w:ilvl="0" w:tplc="7B04E966">
      <w:start w:val="1"/>
      <w:numFmt w:val="bullet"/>
      <w:lvlText w:val="•"/>
      <w:lvlJc w:val="left"/>
      <w:pPr>
        <w:tabs>
          <w:tab w:val="num" w:pos="720"/>
        </w:tabs>
        <w:ind w:left="720" w:hanging="360"/>
      </w:pPr>
      <w:rPr>
        <w:rFonts w:ascii="Arial" w:hAnsi="Arial" w:hint="default"/>
      </w:rPr>
    </w:lvl>
    <w:lvl w:ilvl="1" w:tplc="6D7A6DD6" w:tentative="1">
      <w:start w:val="1"/>
      <w:numFmt w:val="bullet"/>
      <w:lvlText w:val="•"/>
      <w:lvlJc w:val="left"/>
      <w:pPr>
        <w:tabs>
          <w:tab w:val="num" w:pos="1440"/>
        </w:tabs>
        <w:ind w:left="1440" w:hanging="360"/>
      </w:pPr>
      <w:rPr>
        <w:rFonts w:ascii="Arial" w:hAnsi="Arial" w:hint="default"/>
      </w:rPr>
    </w:lvl>
    <w:lvl w:ilvl="2" w:tplc="3D2401BC" w:tentative="1">
      <w:start w:val="1"/>
      <w:numFmt w:val="bullet"/>
      <w:lvlText w:val="•"/>
      <w:lvlJc w:val="left"/>
      <w:pPr>
        <w:tabs>
          <w:tab w:val="num" w:pos="2160"/>
        </w:tabs>
        <w:ind w:left="2160" w:hanging="360"/>
      </w:pPr>
      <w:rPr>
        <w:rFonts w:ascii="Arial" w:hAnsi="Arial" w:hint="default"/>
      </w:rPr>
    </w:lvl>
    <w:lvl w:ilvl="3" w:tplc="E17E1FF6" w:tentative="1">
      <w:start w:val="1"/>
      <w:numFmt w:val="bullet"/>
      <w:lvlText w:val="•"/>
      <w:lvlJc w:val="left"/>
      <w:pPr>
        <w:tabs>
          <w:tab w:val="num" w:pos="2880"/>
        </w:tabs>
        <w:ind w:left="2880" w:hanging="360"/>
      </w:pPr>
      <w:rPr>
        <w:rFonts w:ascii="Arial" w:hAnsi="Arial" w:hint="default"/>
      </w:rPr>
    </w:lvl>
    <w:lvl w:ilvl="4" w:tplc="810E851C" w:tentative="1">
      <w:start w:val="1"/>
      <w:numFmt w:val="bullet"/>
      <w:lvlText w:val="•"/>
      <w:lvlJc w:val="left"/>
      <w:pPr>
        <w:tabs>
          <w:tab w:val="num" w:pos="3600"/>
        </w:tabs>
        <w:ind w:left="3600" w:hanging="360"/>
      </w:pPr>
      <w:rPr>
        <w:rFonts w:ascii="Arial" w:hAnsi="Arial" w:hint="default"/>
      </w:rPr>
    </w:lvl>
    <w:lvl w:ilvl="5" w:tplc="296ECBB2" w:tentative="1">
      <w:start w:val="1"/>
      <w:numFmt w:val="bullet"/>
      <w:lvlText w:val="•"/>
      <w:lvlJc w:val="left"/>
      <w:pPr>
        <w:tabs>
          <w:tab w:val="num" w:pos="4320"/>
        </w:tabs>
        <w:ind w:left="4320" w:hanging="360"/>
      </w:pPr>
      <w:rPr>
        <w:rFonts w:ascii="Arial" w:hAnsi="Arial" w:hint="default"/>
      </w:rPr>
    </w:lvl>
    <w:lvl w:ilvl="6" w:tplc="F18C2A54" w:tentative="1">
      <w:start w:val="1"/>
      <w:numFmt w:val="bullet"/>
      <w:lvlText w:val="•"/>
      <w:lvlJc w:val="left"/>
      <w:pPr>
        <w:tabs>
          <w:tab w:val="num" w:pos="5040"/>
        </w:tabs>
        <w:ind w:left="5040" w:hanging="360"/>
      </w:pPr>
      <w:rPr>
        <w:rFonts w:ascii="Arial" w:hAnsi="Arial" w:hint="default"/>
      </w:rPr>
    </w:lvl>
    <w:lvl w:ilvl="7" w:tplc="6000594E" w:tentative="1">
      <w:start w:val="1"/>
      <w:numFmt w:val="bullet"/>
      <w:lvlText w:val="•"/>
      <w:lvlJc w:val="left"/>
      <w:pPr>
        <w:tabs>
          <w:tab w:val="num" w:pos="5760"/>
        </w:tabs>
        <w:ind w:left="5760" w:hanging="360"/>
      </w:pPr>
      <w:rPr>
        <w:rFonts w:ascii="Arial" w:hAnsi="Arial" w:hint="default"/>
      </w:rPr>
    </w:lvl>
    <w:lvl w:ilvl="8" w:tplc="81146B50"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AEB6B26"/>
    <w:multiLevelType w:val="hybridMultilevel"/>
    <w:tmpl w:val="C7C2E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B1764B"/>
    <w:multiLevelType w:val="hybridMultilevel"/>
    <w:tmpl w:val="EECE126E"/>
    <w:lvl w:ilvl="0" w:tplc="04090005">
      <w:start w:val="1"/>
      <w:numFmt w:val="bullet"/>
      <w:lvlText w:val=""/>
      <w:lvlJc w:val="left"/>
      <w:pPr>
        <w:tabs>
          <w:tab w:val="num" w:pos="720"/>
        </w:tabs>
        <w:ind w:left="720" w:hanging="360"/>
      </w:pPr>
      <w:rPr>
        <w:rFonts w:ascii="Wingdings" w:hAnsi="Wingdings" w:hint="default"/>
      </w:rPr>
    </w:lvl>
    <w:lvl w:ilvl="1" w:tplc="F51274EA" w:tentative="1">
      <w:start w:val="1"/>
      <w:numFmt w:val="bullet"/>
      <w:lvlText w:val="•"/>
      <w:lvlJc w:val="left"/>
      <w:pPr>
        <w:tabs>
          <w:tab w:val="num" w:pos="1440"/>
        </w:tabs>
        <w:ind w:left="1440" w:hanging="360"/>
      </w:pPr>
      <w:rPr>
        <w:rFonts w:ascii="Arial" w:hAnsi="Arial" w:hint="default"/>
      </w:rPr>
    </w:lvl>
    <w:lvl w:ilvl="2" w:tplc="D23AA252" w:tentative="1">
      <w:start w:val="1"/>
      <w:numFmt w:val="bullet"/>
      <w:lvlText w:val="•"/>
      <w:lvlJc w:val="left"/>
      <w:pPr>
        <w:tabs>
          <w:tab w:val="num" w:pos="2160"/>
        </w:tabs>
        <w:ind w:left="2160" w:hanging="360"/>
      </w:pPr>
      <w:rPr>
        <w:rFonts w:ascii="Arial" w:hAnsi="Arial" w:hint="default"/>
      </w:rPr>
    </w:lvl>
    <w:lvl w:ilvl="3" w:tplc="8C288500" w:tentative="1">
      <w:start w:val="1"/>
      <w:numFmt w:val="bullet"/>
      <w:lvlText w:val="•"/>
      <w:lvlJc w:val="left"/>
      <w:pPr>
        <w:tabs>
          <w:tab w:val="num" w:pos="2880"/>
        </w:tabs>
        <w:ind w:left="2880" w:hanging="360"/>
      </w:pPr>
      <w:rPr>
        <w:rFonts w:ascii="Arial" w:hAnsi="Arial" w:hint="default"/>
      </w:rPr>
    </w:lvl>
    <w:lvl w:ilvl="4" w:tplc="BC20A1B6" w:tentative="1">
      <w:start w:val="1"/>
      <w:numFmt w:val="bullet"/>
      <w:lvlText w:val="•"/>
      <w:lvlJc w:val="left"/>
      <w:pPr>
        <w:tabs>
          <w:tab w:val="num" w:pos="3600"/>
        </w:tabs>
        <w:ind w:left="3600" w:hanging="360"/>
      </w:pPr>
      <w:rPr>
        <w:rFonts w:ascii="Arial" w:hAnsi="Arial" w:hint="default"/>
      </w:rPr>
    </w:lvl>
    <w:lvl w:ilvl="5" w:tplc="3DC05E1E" w:tentative="1">
      <w:start w:val="1"/>
      <w:numFmt w:val="bullet"/>
      <w:lvlText w:val="•"/>
      <w:lvlJc w:val="left"/>
      <w:pPr>
        <w:tabs>
          <w:tab w:val="num" w:pos="4320"/>
        </w:tabs>
        <w:ind w:left="4320" w:hanging="360"/>
      </w:pPr>
      <w:rPr>
        <w:rFonts w:ascii="Arial" w:hAnsi="Arial" w:hint="default"/>
      </w:rPr>
    </w:lvl>
    <w:lvl w:ilvl="6" w:tplc="32BCD6B2" w:tentative="1">
      <w:start w:val="1"/>
      <w:numFmt w:val="bullet"/>
      <w:lvlText w:val="•"/>
      <w:lvlJc w:val="left"/>
      <w:pPr>
        <w:tabs>
          <w:tab w:val="num" w:pos="5040"/>
        </w:tabs>
        <w:ind w:left="5040" w:hanging="360"/>
      </w:pPr>
      <w:rPr>
        <w:rFonts w:ascii="Arial" w:hAnsi="Arial" w:hint="default"/>
      </w:rPr>
    </w:lvl>
    <w:lvl w:ilvl="7" w:tplc="EE8E554E" w:tentative="1">
      <w:start w:val="1"/>
      <w:numFmt w:val="bullet"/>
      <w:lvlText w:val="•"/>
      <w:lvlJc w:val="left"/>
      <w:pPr>
        <w:tabs>
          <w:tab w:val="num" w:pos="5760"/>
        </w:tabs>
        <w:ind w:left="5760" w:hanging="360"/>
      </w:pPr>
      <w:rPr>
        <w:rFonts w:ascii="Arial" w:hAnsi="Arial" w:hint="default"/>
      </w:rPr>
    </w:lvl>
    <w:lvl w:ilvl="8" w:tplc="E88E5048" w:tentative="1">
      <w:start w:val="1"/>
      <w:numFmt w:val="bullet"/>
      <w:lvlText w:val="•"/>
      <w:lvlJc w:val="left"/>
      <w:pPr>
        <w:tabs>
          <w:tab w:val="num" w:pos="6480"/>
        </w:tabs>
        <w:ind w:left="6480" w:hanging="360"/>
      </w:pPr>
      <w:rPr>
        <w:rFonts w:ascii="Arial" w:hAnsi="Arial" w:hint="default"/>
      </w:rPr>
    </w:lvl>
  </w:abstractNum>
  <w:num w:numId="1" w16cid:durableId="304509604">
    <w:abstractNumId w:val="12"/>
  </w:num>
  <w:num w:numId="2" w16cid:durableId="962075467">
    <w:abstractNumId w:val="19"/>
  </w:num>
  <w:num w:numId="3" w16cid:durableId="2122843277">
    <w:abstractNumId w:val="1"/>
  </w:num>
  <w:num w:numId="4" w16cid:durableId="882063192">
    <w:abstractNumId w:val="24"/>
  </w:num>
  <w:num w:numId="5" w16cid:durableId="1306661992">
    <w:abstractNumId w:val="2"/>
  </w:num>
  <w:num w:numId="6" w16cid:durableId="1355420406">
    <w:abstractNumId w:val="18"/>
  </w:num>
  <w:num w:numId="7" w16cid:durableId="2049408448">
    <w:abstractNumId w:val="9"/>
  </w:num>
  <w:num w:numId="8" w16cid:durableId="1390301373">
    <w:abstractNumId w:val="7"/>
  </w:num>
  <w:num w:numId="9" w16cid:durableId="575557595">
    <w:abstractNumId w:val="22"/>
  </w:num>
  <w:num w:numId="10" w16cid:durableId="1166703380">
    <w:abstractNumId w:val="4"/>
  </w:num>
  <w:num w:numId="11" w16cid:durableId="396974588">
    <w:abstractNumId w:val="20"/>
  </w:num>
  <w:num w:numId="12" w16cid:durableId="1050422709">
    <w:abstractNumId w:val="26"/>
  </w:num>
  <w:num w:numId="13" w16cid:durableId="1600285861">
    <w:abstractNumId w:val="5"/>
  </w:num>
  <w:num w:numId="14" w16cid:durableId="1907570724">
    <w:abstractNumId w:val="16"/>
  </w:num>
  <w:num w:numId="15" w16cid:durableId="1731463044">
    <w:abstractNumId w:val="0"/>
  </w:num>
  <w:num w:numId="16" w16cid:durableId="329138728">
    <w:abstractNumId w:val="10"/>
  </w:num>
  <w:num w:numId="17" w16cid:durableId="1477256122">
    <w:abstractNumId w:val="14"/>
  </w:num>
  <w:num w:numId="18" w16cid:durableId="1863544297">
    <w:abstractNumId w:val="17"/>
  </w:num>
  <w:num w:numId="19" w16cid:durableId="803237738">
    <w:abstractNumId w:val="15"/>
  </w:num>
  <w:num w:numId="20" w16cid:durableId="448596417">
    <w:abstractNumId w:val="11"/>
  </w:num>
  <w:num w:numId="21" w16cid:durableId="1163273372">
    <w:abstractNumId w:val="23"/>
  </w:num>
  <w:num w:numId="22" w16cid:durableId="1812748259">
    <w:abstractNumId w:val="28"/>
  </w:num>
  <w:num w:numId="23" w16cid:durableId="1842155799">
    <w:abstractNumId w:val="25"/>
  </w:num>
  <w:num w:numId="24" w16cid:durableId="2052802188">
    <w:abstractNumId w:val="27"/>
  </w:num>
  <w:num w:numId="25" w16cid:durableId="318115428">
    <w:abstractNumId w:val="13"/>
  </w:num>
  <w:num w:numId="26" w16cid:durableId="892810879">
    <w:abstractNumId w:val="3"/>
  </w:num>
  <w:num w:numId="27" w16cid:durableId="1025597626">
    <w:abstractNumId w:val="8"/>
  </w:num>
  <w:num w:numId="28" w16cid:durableId="1508128342">
    <w:abstractNumId w:val="6"/>
  </w:num>
  <w:num w:numId="29" w16cid:durableId="216357455">
    <w:abstractNumId w:val="21"/>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ohammad Nayeem Hasan">
    <w15:presenceInfo w15:providerId="Windows Live" w15:userId="5be14f6c7eaf8e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footnotePr>
    <w:footnote w:id="-1"/>
    <w:footnote w:id="0"/>
  </w:footnotePr>
  <w:endnotePr>
    <w:endnote w:id="-1"/>
    <w:endnote w:id="0"/>
  </w:endnotePr>
  <w:compat>
    <w:applyBreakingRules/>
    <w:useFELayout/>
    <w:compatSetting w:name="compatibilityMode" w:uri="http://schemas.microsoft.com/office/word" w:val="12"/>
    <w:compatSetting w:name="useWord2013TrackBottomHyphenation" w:uri="http://schemas.microsoft.com/office/word" w:val="1"/>
  </w:compat>
  <w:rsids>
    <w:rsidRoot w:val="001F2EE1"/>
    <w:rsid w:val="00001018"/>
    <w:rsid w:val="0000109B"/>
    <w:rsid w:val="00001151"/>
    <w:rsid w:val="000018F3"/>
    <w:rsid w:val="00001DAD"/>
    <w:rsid w:val="00002757"/>
    <w:rsid w:val="0000291D"/>
    <w:rsid w:val="00002976"/>
    <w:rsid w:val="00002E92"/>
    <w:rsid w:val="00002F2C"/>
    <w:rsid w:val="00003087"/>
    <w:rsid w:val="000030FF"/>
    <w:rsid w:val="00003515"/>
    <w:rsid w:val="00003697"/>
    <w:rsid w:val="00003862"/>
    <w:rsid w:val="00003BA5"/>
    <w:rsid w:val="00003BF4"/>
    <w:rsid w:val="00004482"/>
    <w:rsid w:val="00004F9E"/>
    <w:rsid w:val="000055FF"/>
    <w:rsid w:val="00005684"/>
    <w:rsid w:val="000057C0"/>
    <w:rsid w:val="0000704A"/>
    <w:rsid w:val="000076FC"/>
    <w:rsid w:val="00007AD1"/>
    <w:rsid w:val="00010265"/>
    <w:rsid w:val="000103FA"/>
    <w:rsid w:val="000108D0"/>
    <w:rsid w:val="0001153B"/>
    <w:rsid w:val="00011D61"/>
    <w:rsid w:val="00011FB4"/>
    <w:rsid w:val="000123C5"/>
    <w:rsid w:val="000123D9"/>
    <w:rsid w:val="00013698"/>
    <w:rsid w:val="000145EE"/>
    <w:rsid w:val="00014798"/>
    <w:rsid w:val="00014FA4"/>
    <w:rsid w:val="000150C4"/>
    <w:rsid w:val="0001556C"/>
    <w:rsid w:val="00016863"/>
    <w:rsid w:val="00016D3C"/>
    <w:rsid w:val="00017123"/>
    <w:rsid w:val="00017DBC"/>
    <w:rsid w:val="0002034B"/>
    <w:rsid w:val="000205EC"/>
    <w:rsid w:val="0002068B"/>
    <w:rsid w:val="000208A7"/>
    <w:rsid w:val="00020E75"/>
    <w:rsid w:val="00020E9C"/>
    <w:rsid w:val="00020F11"/>
    <w:rsid w:val="00021AAA"/>
    <w:rsid w:val="00021C56"/>
    <w:rsid w:val="0002209E"/>
    <w:rsid w:val="0002224C"/>
    <w:rsid w:val="00022529"/>
    <w:rsid w:val="000233DB"/>
    <w:rsid w:val="0002388A"/>
    <w:rsid w:val="000238A0"/>
    <w:rsid w:val="0002463F"/>
    <w:rsid w:val="000249AB"/>
    <w:rsid w:val="00025B62"/>
    <w:rsid w:val="00025DFC"/>
    <w:rsid w:val="000264E4"/>
    <w:rsid w:val="0002689B"/>
    <w:rsid w:val="000269CC"/>
    <w:rsid w:val="0002788B"/>
    <w:rsid w:val="0003021C"/>
    <w:rsid w:val="000316EC"/>
    <w:rsid w:val="0003172B"/>
    <w:rsid w:val="000318FA"/>
    <w:rsid w:val="00031DE4"/>
    <w:rsid w:val="00031ED1"/>
    <w:rsid w:val="0003208C"/>
    <w:rsid w:val="000321BA"/>
    <w:rsid w:val="00032AB4"/>
    <w:rsid w:val="00032C66"/>
    <w:rsid w:val="00032E4B"/>
    <w:rsid w:val="0003304A"/>
    <w:rsid w:val="0003316A"/>
    <w:rsid w:val="000336F2"/>
    <w:rsid w:val="000337BB"/>
    <w:rsid w:val="00034411"/>
    <w:rsid w:val="00034CAA"/>
    <w:rsid w:val="00034DB3"/>
    <w:rsid w:val="00034F82"/>
    <w:rsid w:val="00035F7B"/>
    <w:rsid w:val="00036399"/>
    <w:rsid w:val="000364EC"/>
    <w:rsid w:val="0003675F"/>
    <w:rsid w:val="0003678A"/>
    <w:rsid w:val="0003696A"/>
    <w:rsid w:val="00036A4D"/>
    <w:rsid w:val="00037078"/>
    <w:rsid w:val="00037143"/>
    <w:rsid w:val="000375F8"/>
    <w:rsid w:val="00037A93"/>
    <w:rsid w:val="00037D54"/>
    <w:rsid w:val="000404E1"/>
    <w:rsid w:val="00040591"/>
    <w:rsid w:val="00041248"/>
    <w:rsid w:val="00041B60"/>
    <w:rsid w:val="00041BF8"/>
    <w:rsid w:val="00041D91"/>
    <w:rsid w:val="000426AA"/>
    <w:rsid w:val="000426E0"/>
    <w:rsid w:val="000428D3"/>
    <w:rsid w:val="00042D05"/>
    <w:rsid w:val="00042E3C"/>
    <w:rsid w:val="00043042"/>
    <w:rsid w:val="00043EE7"/>
    <w:rsid w:val="00044319"/>
    <w:rsid w:val="0004475E"/>
    <w:rsid w:val="00044B65"/>
    <w:rsid w:val="00044E66"/>
    <w:rsid w:val="000451DD"/>
    <w:rsid w:val="00045B7F"/>
    <w:rsid w:val="000460F8"/>
    <w:rsid w:val="00046CCA"/>
    <w:rsid w:val="000475FC"/>
    <w:rsid w:val="00050146"/>
    <w:rsid w:val="000503D8"/>
    <w:rsid w:val="000504E1"/>
    <w:rsid w:val="000508E3"/>
    <w:rsid w:val="00051BB6"/>
    <w:rsid w:val="00051F74"/>
    <w:rsid w:val="00052018"/>
    <w:rsid w:val="0005247C"/>
    <w:rsid w:val="000524CC"/>
    <w:rsid w:val="000528A0"/>
    <w:rsid w:val="000538F2"/>
    <w:rsid w:val="00053E28"/>
    <w:rsid w:val="000540C6"/>
    <w:rsid w:val="00054438"/>
    <w:rsid w:val="00054904"/>
    <w:rsid w:val="00054C2B"/>
    <w:rsid w:val="00054DE1"/>
    <w:rsid w:val="00055296"/>
    <w:rsid w:val="000555DA"/>
    <w:rsid w:val="00055777"/>
    <w:rsid w:val="000563BA"/>
    <w:rsid w:val="0005667B"/>
    <w:rsid w:val="000568AB"/>
    <w:rsid w:val="00056F78"/>
    <w:rsid w:val="00057438"/>
    <w:rsid w:val="00057D72"/>
    <w:rsid w:val="00060413"/>
    <w:rsid w:val="0006058D"/>
    <w:rsid w:val="000608DE"/>
    <w:rsid w:val="00060C60"/>
    <w:rsid w:val="00060C67"/>
    <w:rsid w:val="00060DEC"/>
    <w:rsid w:val="000611BB"/>
    <w:rsid w:val="00061525"/>
    <w:rsid w:val="00061BAB"/>
    <w:rsid w:val="00061C34"/>
    <w:rsid w:val="0006201C"/>
    <w:rsid w:val="000624E1"/>
    <w:rsid w:val="000625B6"/>
    <w:rsid w:val="00062633"/>
    <w:rsid w:val="00062D04"/>
    <w:rsid w:val="00062DA5"/>
    <w:rsid w:val="00063B79"/>
    <w:rsid w:val="00063D9D"/>
    <w:rsid w:val="000642CA"/>
    <w:rsid w:val="000642F5"/>
    <w:rsid w:val="00064458"/>
    <w:rsid w:val="00064625"/>
    <w:rsid w:val="00064940"/>
    <w:rsid w:val="000649AF"/>
    <w:rsid w:val="00064ED9"/>
    <w:rsid w:val="00064F52"/>
    <w:rsid w:val="0006502D"/>
    <w:rsid w:val="000658FB"/>
    <w:rsid w:val="00065B0A"/>
    <w:rsid w:val="00065BA7"/>
    <w:rsid w:val="0006687B"/>
    <w:rsid w:val="0006715C"/>
    <w:rsid w:val="000675DD"/>
    <w:rsid w:val="00067E25"/>
    <w:rsid w:val="000706B5"/>
    <w:rsid w:val="000707BC"/>
    <w:rsid w:val="000714C6"/>
    <w:rsid w:val="000717EA"/>
    <w:rsid w:val="00072E58"/>
    <w:rsid w:val="0007311E"/>
    <w:rsid w:val="000739BF"/>
    <w:rsid w:val="00075DE4"/>
    <w:rsid w:val="000760B8"/>
    <w:rsid w:val="000763C6"/>
    <w:rsid w:val="000763F3"/>
    <w:rsid w:val="00076A75"/>
    <w:rsid w:val="00077254"/>
    <w:rsid w:val="000774DD"/>
    <w:rsid w:val="000776DE"/>
    <w:rsid w:val="00077D3C"/>
    <w:rsid w:val="00080068"/>
    <w:rsid w:val="00080E13"/>
    <w:rsid w:val="00081523"/>
    <w:rsid w:val="00081921"/>
    <w:rsid w:val="00082091"/>
    <w:rsid w:val="0008274F"/>
    <w:rsid w:val="00082D72"/>
    <w:rsid w:val="000837F9"/>
    <w:rsid w:val="000838A6"/>
    <w:rsid w:val="00083928"/>
    <w:rsid w:val="00083937"/>
    <w:rsid w:val="00083CF1"/>
    <w:rsid w:val="00083DED"/>
    <w:rsid w:val="00083E3C"/>
    <w:rsid w:val="0008477D"/>
    <w:rsid w:val="000849A3"/>
    <w:rsid w:val="00084BFD"/>
    <w:rsid w:val="00084E9C"/>
    <w:rsid w:val="00084FE5"/>
    <w:rsid w:val="00085184"/>
    <w:rsid w:val="000855E3"/>
    <w:rsid w:val="00085712"/>
    <w:rsid w:val="00085789"/>
    <w:rsid w:val="00085B99"/>
    <w:rsid w:val="00085E6B"/>
    <w:rsid w:val="000863B6"/>
    <w:rsid w:val="000865BB"/>
    <w:rsid w:val="00086886"/>
    <w:rsid w:val="00086C77"/>
    <w:rsid w:val="00086D7B"/>
    <w:rsid w:val="00086EC7"/>
    <w:rsid w:val="000876B3"/>
    <w:rsid w:val="000879FE"/>
    <w:rsid w:val="000903FA"/>
    <w:rsid w:val="000904C6"/>
    <w:rsid w:val="00090C5C"/>
    <w:rsid w:val="00090DA3"/>
    <w:rsid w:val="00091070"/>
    <w:rsid w:val="0009108A"/>
    <w:rsid w:val="00091E86"/>
    <w:rsid w:val="00092361"/>
    <w:rsid w:val="0009282C"/>
    <w:rsid w:val="00092F71"/>
    <w:rsid w:val="00093093"/>
    <w:rsid w:val="0009357F"/>
    <w:rsid w:val="000939FC"/>
    <w:rsid w:val="00094713"/>
    <w:rsid w:val="00094B00"/>
    <w:rsid w:val="00094D6C"/>
    <w:rsid w:val="00094EDE"/>
    <w:rsid w:val="00094FAD"/>
    <w:rsid w:val="0009672A"/>
    <w:rsid w:val="0009698D"/>
    <w:rsid w:val="00096D78"/>
    <w:rsid w:val="00097028"/>
    <w:rsid w:val="000975BD"/>
    <w:rsid w:val="000976B5"/>
    <w:rsid w:val="000A0118"/>
    <w:rsid w:val="000A0934"/>
    <w:rsid w:val="000A0CB2"/>
    <w:rsid w:val="000A1540"/>
    <w:rsid w:val="000A1ADE"/>
    <w:rsid w:val="000A1E96"/>
    <w:rsid w:val="000A1FFD"/>
    <w:rsid w:val="000A2118"/>
    <w:rsid w:val="000A21F0"/>
    <w:rsid w:val="000A2651"/>
    <w:rsid w:val="000A29FE"/>
    <w:rsid w:val="000A2E55"/>
    <w:rsid w:val="000A31DD"/>
    <w:rsid w:val="000A35D8"/>
    <w:rsid w:val="000A37FA"/>
    <w:rsid w:val="000A4C41"/>
    <w:rsid w:val="000A542E"/>
    <w:rsid w:val="000A5C7C"/>
    <w:rsid w:val="000A61B4"/>
    <w:rsid w:val="000A62B4"/>
    <w:rsid w:val="000A6CE6"/>
    <w:rsid w:val="000A6D7F"/>
    <w:rsid w:val="000A6FCE"/>
    <w:rsid w:val="000B1101"/>
    <w:rsid w:val="000B13DC"/>
    <w:rsid w:val="000B14B5"/>
    <w:rsid w:val="000B1671"/>
    <w:rsid w:val="000B2508"/>
    <w:rsid w:val="000B29FD"/>
    <w:rsid w:val="000B2B5F"/>
    <w:rsid w:val="000B2D3B"/>
    <w:rsid w:val="000B2FC7"/>
    <w:rsid w:val="000B3637"/>
    <w:rsid w:val="000B3775"/>
    <w:rsid w:val="000B3BED"/>
    <w:rsid w:val="000B41E3"/>
    <w:rsid w:val="000B4380"/>
    <w:rsid w:val="000B4436"/>
    <w:rsid w:val="000B4E24"/>
    <w:rsid w:val="000B52ED"/>
    <w:rsid w:val="000B5424"/>
    <w:rsid w:val="000B5445"/>
    <w:rsid w:val="000B55C9"/>
    <w:rsid w:val="000B57D6"/>
    <w:rsid w:val="000B6226"/>
    <w:rsid w:val="000B7742"/>
    <w:rsid w:val="000C01F2"/>
    <w:rsid w:val="000C01F7"/>
    <w:rsid w:val="000C0353"/>
    <w:rsid w:val="000C07A9"/>
    <w:rsid w:val="000C0AC2"/>
    <w:rsid w:val="000C0D8C"/>
    <w:rsid w:val="000C1721"/>
    <w:rsid w:val="000C1D58"/>
    <w:rsid w:val="000C1F5E"/>
    <w:rsid w:val="000C2CEB"/>
    <w:rsid w:val="000C3551"/>
    <w:rsid w:val="000C3D78"/>
    <w:rsid w:val="000C48E0"/>
    <w:rsid w:val="000C4AC2"/>
    <w:rsid w:val="000C4B4A"/>
    <w:rsid w:val="000C6341"/>
    <w:rsid w:val="000C6440"/>
    <w:rsid w:val="000C6723"/>
    <w:rsid w:val="000C6ACE"/>
    <w:rsid w:val="000C700D"/>
    <w:rsid w:val="000C7DBC"/>
    <w:rsid w:val="000D0296"/>
    <w:rsid w:val="000D032F"/>
    <w:rsid w:val="000D08B7"/>
    <w:rsid w:val="000D11B8"/>
    <w:rsid w:val="000D16FB"/>
    <w:rsid w:val="000D1904"/>
    <w:rsid w:val="000D1C50"/>
    <w:rsid w:val="000D2481"/>
    <w:rsid w:val="000D27F5"/>
    <w:rsid w:val="000D2B32"/>
    <w:rsid w:val="000D3A7A"/>
    <w:rsid w:val="000D3D82"/>
    <w:rsid w:val="000D403E"/>
    <w:rsid w:val="000D4191"/>
    <w:rsid w:val="000D450B"/>
    <w:rsid w:val="000D4FEC"/>
    <w:rsid w:val="000D5759"/>
    <w:rsid w:val="000D5943"/>
    <w:rsid w:val="000D6382"/>
    <w:rsid w:val="000D69BA"/>
    <w:rsid w:val="000D761D"/>
    <w:rsid w:val="000D793A"/>
    <w:rsid w:val="000D7CD5"/>
    <w:rsid w:val="000D7E6E"/>
    <w:rsid w:val="000E049D"/>
    <w:rsid w:val="000E0783"/>
    <w:rsid w:val="000E080B"/>
    <w:rsid w:val="000E0AE6"/>
    <w:rsid w:val="000E116A"/>
    <w:rsid w:val="000E14E2"/>
    <w:rsid w:val="000E236B"/>
    <w:rsid w:val="000E27A2"/>
    <w:rsid w:val="000E2954"/>
    <w:rsid w:val="000E3051"/>
    <w:rsid w:val="000E32B8"/>
    <w:rsid w:val="000E3E2A"/>
    <w:rsid w:val="000E41C6"/>
    <w:rsid w:val="000E4383"/>
    <w:rsid w:val="000E47F1"/>
    <w:rsid w:val="000E5194"/>
    <w:rsid w:val="000E51E8"/>
    <w:rsid w:val="000E5219"/>
    <w:rsid w:val="000E5610"/>
    <w:rsid w:val="000E5687"/>
    <w:rsid w:val="000E5CF8"/>
    <w:rsid w:val="000E6BF0"/>
    <w:rsid w:val="000E7C04"/>
    <w:rsid w:val="000F0B1C"/>
    <w:rsid w:val="000F0B5A"/>
    <w:rsid w:val="000F0E1E"/>
    <w:rsid w:val="000F0F36"/>
    <w:rsid w:val="000F1B6B"/>
    <w:rsid w:val="000F1F74"/>
    <w:rsid w:val="000F239C"/>
    <w:rsid w:val="000F23C9"/>
    <w:rsid w:val="000F25C1"/>
    <w:rsid w:val="000F2879"/>
    <w:rsid w:val="000F2D38"/>
    <w:rsid w:val="000F2D44"/>
    <w:rsid w:val="000F3839"/>
    <w:rsid w:val="000F3F11"/>
    <w:rsid w:val="000F4310"/>
    <w:rsid w:val="000F465A"/>
    <w:rsid w:val="000F4A10"/>
    <w:rsid w:val="000F4D9B"/>
    <w:rsid w:val="000F4E26"/>
    <w:rsid w:val="000F4F95"/>
    <w:rsid w:val="000F5A07"/>
    <w:rsid w:val="000F5FD1"/>
    <w:rsid w:val="000F6038"/>
    <w:rsid w:val="000F6623"/>
    <w:rsid w:val="000F6984"/>
    <w:rsid w:val="000F748E"/>
    <w:rsid w:val="000F7629"/>
    <w:rsid w:val="000F792C"/>
    <w:rsid w:val="000F7C40"/>
    <w:rsid w:val="00100649"/>
    <w:rsid w:val="001008C3"/>
    <w:rsid w:val="00100B32"/>
    <w:rsid w:val="00100E82"/>
    <w:rsid w:val="001012F7"/>
    <w:rsid w:val="001015E9"/>
    <w:rsid w:val="001015F6"/>
    <w:rsid w:val="001022A2"/>
    <w:rsid w:val="001022BA"/>
    <w:rsid w:val="0010320C"/>
    <w:rsid w:val="001036A1"/>
    <w:rsid w:val="00103D8D"/>
    <w:rsid w:val="00104135"/>
    <w:rsid w:val="001041D9"/>
    <w:rsid w:val="00104D5A"/>
    <w:rsid w:val="00104E50"/>
    <w:rsid w:val="001057FF"/>
    <w:rsid w:val="0010599C"/>
    <w:rsid w:val="00105C5D"/>
    <w:rsid w:val="00105F62"/>
    <w:rsid w:val="00106041"/>
    <w:rsid w:val="00106335"/>
    <w:rsid w:val="001069C4"/>
    <w:rsid w:val="00106A36"/>
    <w:rsid w:val="00106C67"/>
    <w:rsid w:val="00106F5B"/>
    <w:rsid w:val="001074EB"/>
    <w:rsid w:val="001076F4"/>
    <w:rsid w:val="00107FDB"/>
    <w:rsid w:val="001101C3"/>
    <w:rsid w:val="0011059A"/>
    <w:rsid w:val="00110898"/>
    <w:rsid w:val="00110A15"/>
    <w:rsid w:val="00110C39"/>
    <w:rsid w:val="00111639"/>
    <w:rsid w:val="001119B3"/>
    <w:rsid w:val="00111DAC"/>
    <w:rsid w:val="00112A2B"/>
    <w:rsid w:val="00112C94"/>
    <w:rsid w:val="001136F5"/>
    <w:rsid w:val="0011378D"/>
    <w:rsid w:val="00113825"/>
    <w:rsid w:val="0011398A"/>
    <w:rsid w:val="001139A9"/>
    <w:rsid w:val="00114099"/>
    <w:rsid w:val="0011415D"/>
    <w:rsid w:val="0011557A"/>
    <w:rsid w:val="00115D04"/>
    <w:rsid w:val="00115FBB"/>
    <w:rsid w:val="00116110"/>
    <w:rsid w:val="001166FD"/>
    <w:rsid w:val="00116E27"/>
    <w:rsid w:val="001171F6"/>
    <w:rsid w:val="00117529"/>
    <w:rsid w:val="001179FF"/>
    <w:rsid w:val="00117ECE"/>
    <w:rsid w:val="00120128"/>
    <w:rsid w:val="00120177"/>
    <w:rsid w:val="0012097B"/>
    <w:rsid w:val="00120BB7"/>
    <w:rsid w:val="00121674"/>
    <w:rsid w:val="001217C2"/>
    <w:rsid w:val="0012249A"/>
    <w:rsid w:val="0012267E"/>
    <w:rsid w:val="00123312"/>
    <w:rsid w:val="0012386A"/>
    <w:rsid w:val="00123A49"/>
    <w:rsid w:val="00123C72"/>
    <w:rsid w:val="00123C7C"/>
    <w:rsid w:val="00123CC3"/>
    <w:rsid w:val="00123EDD"/>
    <w:rsid w:val="00124750"/>
    <w:rsid w:val="001249E1"/>
    <w:rsid w:val="00125441"/>
    <w:rsid w:val="0012554A"/>
    <w:rsid w:val="00125C75"/>
    <w:rsid w:val="00126312"/>
    <w:rsid w:val="00126AB2"/>
    <w:rsid w:val="00126FCA"/>
    <w:rsid w:val="00127606"/>
    <w:rsid w:val="0013002B"/>
    <w:rsid w:val="00130FFD"/>
    <w:rsid w:val="0013115B"/>
    <w:rsid w:val="001315F3"/>
    <w:rsid w:val="0013171E"/>
    <w:rsid w:val="001318C9"/>
    <w:rsid w:val="00131D03"/>
    <w:rsid w:val="00132966"/>
    <w:rsid w:val="00132D19"/>
    <w:rsid w:val="00132D45"/>
    <w:rsid w:val="00133A94"/>
    <w:rsid w:val="00133FA4"/>
    <w:rsid w:val="001346CC"/>
    <w:rsid w:val="00134CE7"/>
    <w:rsid w:val="00134E8F"/>
    <w:rsid w:val="001352D6"/>
    <w:rsid w:val="001356BA"/>
    <w:rsid w:val="0013581A"/>
    <w:rsid w:val="00135B3A"/>
    <w:rsid w:val="00135D2F"/>
    <w:rsid w:val="0013619A"/>
    <w:rsid w:val="0013677A"/>
    <w:rsid w:val="001367D6"/>
    <w:rsid w:val="00136864"/>
    <w:rsid w:val="00136C66"/>
    <w:rsid w:val="00136F2D"/>
    <w:rsid w:val="0013737B"/>
    <w:rsid w:val="00137B8C"/>
    <w:rsid w:val="00137BC8"/>
    <w:rsid w:val="00137C67"/>
    <w:rsid w:val="00137E8D"/>
    <w:rsid w:val="0014004F"/>
    <w:rsid w:val="001406A3"/>
    <w:rsid w:val="00140812"/>
    <w:rsid w:val="001413E5"/>
    <w:rsid w:val="001419D8"/>
    <w:rsid w:val="00141E1C"/>
    <w:rsid w:val="0014205E"/>
    <w:rsid w:val="0014225D"/>
    <w:rsid w:val="00142A6D"/>
    <w:rsid w:val="00143224"/>
    <w:rsid w:val="00144552"/>
    <w:rsid w:val="00144ED6"/>
    <w:rsid w:val="001451C5"/>
    <w:rsid w:val="0014552E"/>
    <w:rsid w:val="00145701"/>
    <w:rsid w:val="00145BFF"/>
    <w:rsid w:val="00145E74"/>
    <w:rsid w:val="00145F57"/>
    <w:rsid w:val="0014669A"/>
    <w:rsid w:val="00147D26"/>
    <w:rsid w:val="0015003E"/>
    <w:rsid w:val="001500FF"/>
    <w:rsid w:val="00150177"/>
    <w:rsid w:val="001508D2"/>
    <w:rsid w:val="00150ABA"/>
    <w:rsid w:val="00150CFE"/>
    <w:rsid w:val="001512B5"/>
    <w:rsid w:val="001514ED"/>
    <w:rsid w:val="001516C7"/>
    <w:rsid w:val="00152034"/>
    <w:rsid w:val="00152B39"/>
    <w:rsid w:val="00152D0E"/>
    <w:rsid w:val="00152F1A"/>
    <w:rsid w:val="00153398"/>
    <w:rsid w:val="001533DD"/>
    <w:rsid w:val="00153725"/>
    <w:rsid w:val="00153751"/>
    <w:rsid w:val="00153D14"/>
    <w:rsid w:val="00153DCC"/>
    <w:rsid w:val="001544A1"/>
    <w:rsid w:val="0015469E"/>
    <w:rsid w:val="00154EB1"/>
    <w:rsid w:val="00155337"/>
    <w:rsid w:val="00156648"/>
    <w:rsid w:val="0015674F"/>
    <w:rsid w:val="00157278"/>
    <w:rsid w:val="0015757C"/>
    <w:rsid w:val="00157B5B"/>
    <w:rsid w:val="00157F58"/>
    <w:rsid w:val="0016020F"/>
    <w:rsid w:val="001609F1"/>
    <w:rsid w:val="00160A06"/>
    <w:rsid w:val="00160E02"/>
    <w:rsid w:val="00161DCA"/>
    <w:rsid w:val="00161E31"/>
    <w:rsid w:val="0016205C"/>
    <w:rsid w:val="0016205F"/>
    <w:rsid w:val="00162368"/>
    <w:rsid w:val="001627DC"/>
    <w:rsid w:val="00162981"/>
    <w:rsid w:val="001629AE"/>
    <w:rsid w:val="001634B6"/>
    <w:rsid w:val="00163984"/>
    <w:rsid w:val="00163BFD"/>
    <w:rsid w:val="00163EC1"/>
    <w:rsid w:val="001644DD"/>
    <w:rsid w:val="0016460A"/>
    <w:rsid w:val="00164829"/>
    <w:rsid w:val="00165250"/>
    <w:rsid w:val="001658DF"/>
    <w:rsid w:val="00165F82"/>
    <w:rsid w:val="001665F9"/>
    <w:rsid w:val="00166ABB"/>
    <w:rsid w:val="00166EE9"/>
    <w:rsid w:val="0016784D"/>
    <w:rsid w:val="00167D92"/>
    <w:rsid w:val="00167DF2"/>
    <w:rsid w:val="00170133"/>
    <w:rsid w:val="001708D5"/>
    <w:rsid w:val="001709FB"/>
    <w:rsid w:val="00170B22"/>
    <w:rsid w:val="00170F56"/>
    <w:rsid w:val="00172873"/>
    <w:rsid w:val="00172D86"/>
    <w:rsid w:val="00172DDF"/>
    <w:rsid w:val="001730F8"/>
    <w:rsid w:val="001732DE"/>
    <w:rsid w:val="00173B0E"/>
    <w:rsid w:val="00173E55"/>
    <w:rsid w:val="00174257"/>
    <w:rsid w:val="001745C1"/>
    <w:rsid w:val="00174755"/>
    <w:rsid w:val="00175402"/>
    <w:rsid w:val="00175982"/>
    <w:rsid w:val="001759BE"/>
    <w:rsid w:val="001759FB"/>
    <w:rsid w:val="00175F5F"/>
    <w:rsid w:val="0017692E"/>
    <w:rsid w:val="00177008"/>
    <w:rsid w:val="00177A12"/>
    <w:rsid w:val="00177CE6"/>
    <w:rsid w:val="00177D0D"/>
    <w:rsid w:val="00180097"/>
    <w:rsid w:val="0018011B"/>
    <w:rsid w:val="00180160"/>
    <w:rsid w:val="00180330"/>
    <w:rsid w:val="00180BF0"/>
    <w:rsid w:val="00180C2C"/>
    <w:rsid w:val="00182641"/>
    <w:rsid w:val="00182BB1"/>
    <w:rsid w:val="00182F7E"/>
    <w:rsid w:val="00183161"/>
    <w:rsid w:val="00183522"/>
    <w:rsid w:val="00183F36"/>
    <w:rsid w:val="00183F72"/>
    <w:rsid w:val="0018424B"/>
    <w:rsid w:val="0018446A"/>
    <w:rsid w:val="00184553"/>
    <w:rsid w:val="00184604"/>
    <w:rsid w:val="00184ADC"/>
    <w:rsid w:val="001856D1"/>
    <w:rsid w:val="001858CF"/>
    <w:rsid w:val="00185B18"/>
    <w:rsid w:val="00185C70"/>
    <w:rsid w:val="00185D0D"/>
    <w:rsid w:val="00185F2E"/>
    <w:rsid w:val="00185F79"/>
    <w:rsid w:val="0018612E"/>
    <w:rsid w:val="00186AC5"/>
    <w:rsid w:val="00186DCF"/>
    <w:rsid w:val="00186F4D"/>
    <w:rsid w:val="00187014"/>
    <w:rsid w:val="00190309"/>
    <w:rsid w:val="00190466"/>
    <w:rsid w:val="001905F8"/>
    <w:rsid w:val="00190ADA"/>
    <w:rsid w:val="00190B42"/>
    <w:rsid w:val="00190BEB"/>
    <w:rsid w:val="00190DC3"/>
    <w:rsid w:val="001917F7"/>
    <w:rsid w:val="001920CD"/>
    <w:rsid w:val="00192284"/>
    <w:rsid w:val="00192CDF"/>
    <w:rsid w:val="001935EE"/>
    <w:rsid w:val="0019470A"/>
    <w:rsid w:val="0019489A"/>
    <w:rsid w:val="00194CA4"/>
    <w:rsid w:val="00194E1E"/>
    <w:rsid w:val="00195195"/>
    <w:rsid w:val="001951F9"/>
    <w:rsid w:val="00195538"/>
    <w:rsid w:val="0019562D"/>
    <w:rsid w:val="001958EE"/>
    <w:rsid w:val="00195B89"/>
    <w:rsid w:val="00196183"/>
    <w:rsid w:val="00196322"/>
    <w:rsid w:val="00196BF8"/>
    <w:rsid w:val="00197114"/>
    <w:rsid w:val="001971B2"/>
    <w:rsid w:val="001979D1"/>
    <w:rsid w:val="001A0046"/>
    <w:rsid w:val="001A006A"/>
    <w:rsid w:val="001A01A8"/>
    <w:rsid w:val="001A0703"/>
    <w:rsid w:val="001A110C"/>
    <w:rsid w:val="001A1955"/>
    <w:rsid w:val="001A22B5"/>
    <w:rsid w:val="001A2921"/>
    <w:rsid w:val="001A2D52"/>
    <w:rsid w:val="001A398C"/>
    <w:rsid w:val="001A44F8"/>
    <w:rsid w:val="001A44FA"/>
    <w:rsid w:val="001A50A4"/>
    <w:rsid w:val="001A5697"/>
    <w:rsid w:val="001A596F"/>
    <w:rsid w:val="001A5E90"/>
    <w:rsid w:val="001A61A1"/>
    <w:rsid w:val="001A65BD"/>
    <w:rsid w:val="001A660C"/>
    <w:rsid w:val="001A6851"/>
    <w:rsid w:val="001A68E9"/>
    <w:rsid w:val="001A7B5E"/>
    <w:rsid w:val="001A7D8A"/>
    <w:rsid w:val="001A7E11"/>
    <w:rsid w:val="001B0F9A"/>
    <w:rsid w:val="001B1D51"/>
    <w:rsid w:val="001B270B"/>
    <w:rsid w:val="001B2AFB"/>
    <w:rsid w:val="001B2D7B"/>
    <w:rsid w:val="001B34DD"/>
    <w:rsid w:val="001B3AF5"/>
    <w:rsid w:val="001B3C7C"/>
    <w:rsid w:val="001B435B"/>
    <w:rsid w:val="001B478C"/>
    <w:rsid w:val="001B529F"/>
    <w:rsid w:val="001B53AF"/>
    <w:rsid w:val="001B55BE"/>
    <w:rsid w:val="001B57F8"/>
    <w:rsid w:val="001B590A"/>
    <w:rsid w:val="001B5987"/>
    <w:rsid w:val="001B5BF1"/>
    <w:rsid w:val="001B5DDC"/>
    <w:rsid w:val="001B5FA8"/>
    <w:rsid w:val="001B5FFD"/>
    <w:rsid w:val="001B66BC"/>
    <w:rsid w:val="001B6B9E"/>
    <w:rsid w:val="001B7944"/>
    <w:rsid w:val="001B79D3"/>
    <w:rsid w:val="001C043F"/>
    <w:rsid w:val="001C06F1"/>
    <w:rsid w:val="001C0983"/>
    <w:rsid w:val="001C1437"/>
    <w:rsid w:val="001C1F22"/>
    <w:rsid w:val="001C256A"/>
    <w:rsid w:val="001C2592"/>
    <w:rsid w:val="001C2696"/>
    <w:rsid w:val="001C2994"/>
    <w:rsid w:val="001C318B"/>
    <w:rsid w:val="001C3902"/>
    <w:rsid w:val="001C3A6A"/>
    <w:rsid w:val="001C4103"/>
    <w:rsid w:val="001C41A6"/>
    <w:rsid w:val="001C42A0"/>
    <w:rsid w:val="001C4434"/>
    <w:rsid w:val="001C4DC0"/>
    <w:rsid w:val="001C5029"/>
    <w:rsid w:val="001C511E"/>
    <w:rsid w:val="001C5F55"/>
    <w:rsid w:val="001C62E3"/>
    <w:rsid w:val="001C6AA0"/>
    <w:rsid w:val="001C6B2B"/>
    <w:rsid w:val="001C6B7B"/>
    <w:rsid w:val="001C6EE5"/>
    <w:rsid w:val="001C7407"/>
    <w:rsid w:val="001C7848"/>
    <w:rsid w:val="001C7B58"/>
    <w:rsid w:val="001C7C3E"/>
    <w:rsid w:val="001C7CC4"/>
    <w:rsid w:val="001D0116"/>
    <w:rsid w:val="001D0D5F"/>
    <w:rsid w:val="001D1657"/>
    <w:rsid w:val="001D17DE"/>
    <w:rsid w:val="001D1ACA"/>
    <w:rsid w:val="001D1E64"/>
    <w:rsid w:val="001D1F47"/>
    <w:rsid w:val="001D27F2"/>
    <w:rsid w:val="001D28DF"/>
    <w:rsid w:val="001D29D7"/>
    <w:rsid w:val="001D2B12"/>
    <w:rsid w:val="001D3715"/>
    <w:rsid w:val="001D4225"/>
    <w:rsid w:val="001D42F5"/>
    <w:rsid w:val="001D45DF"/>
    <w:rsid w:val="001D4F00"/>
    <w:rsid w:val="001D556B"/>
    <w:rsid w:val="001D568C"/>
    <w:rsid w:val="001D58EC"/>
    <w:rsid w:val="001D5C2C"/>
    <w:rsid w:val="001D5C7A"/>
    <w:rsid w:val="001D5EC7"/>
    <w:rsid w:val="001D60B9"/>
    <w:rsid w:val="001D73AD"/>
    <w:rsid w:val="001D7676"/>
    <w:rsid w:val="001E001A"/>
    <w:rsid w:val="001E051E"/>
    <w:rsid w:val="001E0641"/>
    <w:rsid w:val="001E0E2B"/>
    <w:rsid w:val="001E0EA5"/>
    <w:rsid w:val="001E121C"/>
    <w:rsid w:val="001E1235"/>
    <w:rsid w:val="001E1613"/>
    <w:rsid w:val="001E176C"/>
    <w:rsid w:val="001E1A65"/>
    <w:rsid w:val="001E1B2D"/>
    <w:rsid w:val="001E1CFE"/>
    <w:rsid w:val="001E1D8E"/>
    <w:rsid w:val="001E1ED7"/>
    <w:rsid w:val="001E1FC6"/>
    <w:rsid w:val="001E29C9"/>
    <w:rsid w:val="001E2BEF"/>
    <w:rsid w:val="001E3159"/>
    <w:rsid w:val="001E37BC"/>
    <w:rsid w:val="001E3EEF"/>
    <w:rsid w:val="001E45E8"/>
    <w:rsid w:val="001E49CA"/>
    <w:rsid w:val="001E4D96"/>
    <w:rsid w:val="001E5579"/>
    <w:rsid w:val="001E55C3"/>
    <w:rsid w:val="001E59F1"/>
    <w:rsid w:val="001E5E24"/>
    <w:rsid w:val="001E60EC"/>
    <w:rsid w:val="001E6EB2"/>
    <w:rsid w:val="001E7677"/>
    <w:rsid w:val="001E7CD9"/>
    <w:rsid w:val="001F032F"/>
    <w:rsid w:val="001F087F"/>
    <w:rsid w:val="001F0F11"/>
    <w:rsid w:val="001F1075"/>
    <w:rsid w:val="001F120C"/>
    <w:rsid w:val="001F14E0"/>
    <w:rsid w:val="001F1673"/>
    <w:rsid w:val="001F194F"/>
    <w:rsid w:val="001F1D9F"/>
    <w:rsid w:val="001F201E"/>
    <w:rsid w:val="001F2402"/>
    <w:rsid w:val="001F2602"/>
    <w:rsid w:val="001F2709"/>
    <w:rsid w:val="001F2E9E"/>
    <w:rsid w:val="001F2EE1"/>
    <w:rsid w:val="001F3145"/>
    <w:rsid w:val="001F3CCB"/>
    <w:rsid w:val="001F3F11"/>
    <w:rsid w:val="001F4832"/>
    <w:rsid w:val="001F4BDE"/>
    <w:rsid w:val="001F4C6D"/>
    <w:rsid w:val="001F5AAC"/>
    <w:rsid w:val="001F62E2"/>
    <w:rsid w:val="001F6353"/>
    <w:rsid w:val="001F64D2"/>
    <w:rsid w:val="001F6E42"/>
    <w:rsid w:val="001F70C3"/>
    <w:rsid w:val="001F7631"/>
    <w:rsid w:val="001F797C"/>
    <w:rsid w:val="001F7C99"/>
    <w:rsid w:val="001F7D94"/>
    <w:rsid w:val="00200296"/>
    <w:rsid w:val="00200345"/>
    <w:rsid w:val="002007D5"/>
    <w:rsid w:val="0020186F"/>
    <w:rsid w:val="00201AC1"/>
    <w:rsid w:val="00202694"/>
    <w:rsid w:val="00202D22"/>
    <w:rsid w:val="00203DBA"/>
    <w:rsid w:val="00203FB0"/>
    <w:rsid w:val="002041D1"/>
    <w:rsid w:val="00204471"/>
    <w:rsid w:val="00204DC3"/>
    <w:rsid w:val="00204F73"/>
    <w:rsid w:val="0020501A"/>
    <w:rsid w:val="00205252"/>
    <w:rsid w:val="00205261"/>
    <w:rsid w:val="002052BB"/>
    <w:rsid w:val="002054D7"/>
    <w:rsid w:val="002059CE"/>
    <w:rsid w:val="00205AA4"/>
    <w:rsid w:val="002062DB"/>
    <w:rsid w:val="0020634D"/>
    <w:rsid w:val="00206663"/>
    <w:rsid w:val="00206E2D"/>
    <w:rsid w:val="00206EE2"/>
    <w:rsid w:val="00207050"/>
    <w:rsid w:val="0020736D"/>
    <w:rsid w:val="00207940"/>
    <w:rsid w:val="002079C0"/>
    <w:rsid w:val="0021068F"/>
    <w:rsid w:val="00210A64"/>
    <w:rsid w:val="00210E0A"/>
    <w:rsid w:val="002115EB"/>
    <w:rsid w:val="00211999"/>
    <w:rsid w:val="00211A1E"/>
    <w:rsid w:val="00211C09"/>
    <w:rsid w:val="002122B2"/>
    <w:rsid w:val="002125B0"/>
    <w:rsid w:val="00213000"/>
    <w:rsid w:val="00213487"/>
    <w:rsid w:val="00213585"/>
    <w:rsid w:val="002139BA"/>
    <w:rsid w:val="00213A09"/>
    <w:rsid w:val="0021491F"/>
    <w:rsid w:val="00214921"/>
    <w:rsid w:val="00214C13"/>
    <w:rsid w:val="002153E2"/>
    <w:rsid w:val="002156A6"/>
    <w:rsid w:val="00216823"/>
    <w:rsid w:val="00216D72"/>
    <w:rsid w:val="00217053"/>
    <w:rsid w:val="002171ED"/>
    <w:rsid w:val="002175A7"/>
    <w:rsid w:val="0021792F"/>
    <w:rsid w:val="00217A3E"/>
    <w:rsid w:val="00217AFE"/>
    <w:rsid w:val="00217BA1"/>
    <w:rsid w:val="00217DED"/>
    <w:rsid w:val="00220062"/>
    <w:rsid w:val="0022012C"/>
    <w:rsid w:val="002203D7"/>
    <w:rsid w:val="002206D3"/>
    <w:rsid w:val="00221000"/>
    <w:rsid w:val="00221058"/>
    <w:rsid w:val="00221354"/>
    <w:rsid w:val="0022181C"/>
    <w:rsid w:val="002219FB"/>
    <w:rsid w:val="00221AB0"/>
    <w:rsid w:val="00221EC2"/>
    <w:rsid w:val="0022253A"/>
    <w:rsid w:val="00223662"/>
    <w:rsid w:val="00223D7A"/>
    <w:rsid w:val="002243F1"/>
    <w:rsid w:val="00224564"/>
    <w:rsid w:val="00224AD4"/>
    <w:rsid w:val="00224CC9"/>
    <w:rsid w:val="00224E9F"/>
    <w:rsid w:val="00224EE1"/>
    <w:rsid w:val="00224FF2"/>
    <w:rsid w:val="002252AE"/>
    <w:rsid w:val="0022576C"/>
    <w:rsid w:val="00225A57"/>
    <w:rsid w:val="00225D2B"/>
    <w:rsid w:val="00226394"/>
    <w:rsid w:val="0022666E"/>
    <w:rsid w:val="002267F5"/>
    <w:rsid w:val="00226F5F"/>
    <w:rsid w:val="002276A2"/>
    <w:rsid w:val="00227AE3"/>
    <w:rsid w:val="00227B18"/>
    <w:rsid w:val="00227F9E"/>
    <w:rsid w:val="0023044A"/>
    <w:rsid w:val="002310C8"/>
    <w:rsid w:val="00231248"/>
    <w:rsid w:val="002316B1"/>
    <w:rsid w:val="002322F2"/>
    <w:rsid w:val="0023272B"/>
    <w:rsid w:val="002329C6"/>
    <w:rsid w:val="00232C20"/>
    <w:rsid w:val="00232EEE"/>
    <w:rsid w:val="0023403E"/>
    <w:rsid w:val="00234250"/>
    <w:rsid w:val="002347DD"/>
    <w:rsid w:val="00234BB5"/>
    <w:rsid w:val="00234EBA"/>
    <w:rsid w:val="00235F7C"/>
    <w:rsid w:val="00236148"/>
    <w:rsid w:val="00236A8B"/>
    <w:rsid w:val="00236E1C"/>
    <w:rsid w:val="0023705E"/>
    <w:rsid w:val="0023773A"/>
    <w:rsid w:val="00237965"/>
    <w:rsid w:val="002379D8"/>
    <w:rsid w:val="00237DCA"/>
    <w:rsid w:val="002400E2"/>
    <w:rsid w:val="0024058E"/>
    <w:rsid w:val="002405C9"/>
    <w:rsid w:val="0024084E"/>
    <w:rsid w:val="00240DDD"/>
    <w:rsid w:val="002416B2"/>
    <w:rsid w:val="00241B64"/>
    <w:rsid w:val="00241E24"/>
    <w:rsid w:val="0024291E"/>
    <w:rsid w:val="00243BF7"/>
    <w:rsid w:val="00244117"/>
    <w:rsid w:val="00244334"/>
    <w:rsid w:val="0024442A"/>
    <w:rsid w:val="00244895"/>
    <w:rsid w:val="00244C64"/>
    <w:rsid w:val="00244E8C"/>
    <w:rsid w:val="002451BE"/>
    <w:rsid w:val="0024583A"/>
    <w:rsid w:val="00245AC0"/>
    <w:rsid w:val="00246112"/>
    <w:rsid w:val="00246337"/>
    <w:rsid w:val="0024666A"/>
    <w:rsid w:val="00246A75"/>
    <w:rsid w:val="00246E91"/>
    <w:rsid w:val="00247374"/>
    <w:rsid w:val="00247910"/>
    <w:rsid w:val="002504A4"/>
    <w:rsid w:val="00250624"/>
    <w:rsid w:val="002506D1"/>
    <w:rsid w:val="00250F0E"/>
    <w:rsid w:val="002514AF"/>
    <w:rsid w:val="002514E7"/>
    <w:rsid w:val="00252167"/>
    <w:rsid w:val="00253205"/>
    <w:rsid w:val="002534E0"/>
    <w:rsid w:val="00254D0E"/>
    <w:rsid w:val="00255AFD"/>
    <w:rsid w:val="00255D57"/>
    <w:rsid w:val="00255EEF"/>
    <w:rsid w:val="002568DD"/>
    <w:rsid w:val="00256AB8"/>
    <w:rsid w:val="0025733F"/>
    <w:rsid w:val="0025742F"/>
    <w:rsid w:val="0025785E"/>
    <w:rsid w:val="00257897"/>
    <w:rsid w:val="0025790D"/>
    <w:rsid w:val="00257A30"/>
    <w:rsid w:val="00260726"/>
    <w:rsid w:val="0026108B"/>
    <w:rsid w:val="002610AF"/>
    <w:rsid w:val="00261278"/>
    <w:rsid w:val="00261325"/>
    <w:rsid w:val="00261597"/>
    <w:rsid w:val="00261824"/>
    <w:rsid w:val="00261A3B"/>
    <w:rsid w:val="002623C0"/>
    <w:rsid w:val="002628E9"/>
    <w:rsid w:val="00262D80"/>
    <w:rsid w:val="00262E50"/>
    <w:rsid w:val="00263B6C"/>
    <w:rsid w:val="00263BE3"/>
    <w:rsid w:val="00263F66"/>
    <w:rsid w:val="00264212"/>
    <w:rsid w:val="00264380"/>
    <w:rsid w:val="0026535D"/>
    <w:rsid w:val="002658FF"/>
    <w:rsid w:val="002661BF"/>
    <w:rsid w:val="00267411"/>
    <w:rsid w:val="002674C8"/>
    <w:rsid w:val="00267BA1"/>
    <w:rsid w:val="002703E3"/>
    <w:rsid w:val="00270444"/>
    <w:rsid w:val="0027083B"/>
    <w:rsid w:val="00271746"/>
    <w:rsid w:val="00272495"/>
    <w:rsid w:val="002729F6"/>
    <w:rsid w:val="002730EA"/>
    <w:rsid w:val="002739CF"/>
    <w:rsid w:val="00273B12"/>
    <w:rsid w:val="00275272"/>
    <w:rsid w:val="00275441"/>
    <w:rsid w:val="00275EDE"/>
    <w:rsid w:val="002760D9"/>
    <w:rsid w:val="00276A91"/>
    <w:rsid w:val="00276CC7"/>
    <w:rsid w:val="0027729B"/>
    <w:rsid w:val="00277E1B"/>
    <w:rsid w:val="00280503"/>
    <w:rsid w:val="002806DB"/>
    <w:rsid w:val="00280820"/>
    <w:rsid w:val="002809DC"/>
    <w:rsid w:val="00280F60"/>
    <w:rsid w:val="002814E1"/>
    <w:rsid w:val="00281E76"/>
    <w:rsid w:val="002822D5"/>
    <w:rsid w:val="00282648"/>
    <w:rsid w:val="00282FF5"/>
    <w:rsid w:val="002830B9"/>
    <w:rsid w:val="00283682"/>
    <w:rsid w:val="00283731"/>
    <w:rsid w:val="00283A01"/>
    <w:rsid w:val="00283F01"/>
    <w:rsid w:val="00283F9E"/>
    <w:rsid w:val="002848A5"/>
    <w:rsid w:val="00284942"/>
    <w:rsid w:val="00284B88"/>
    <w:rsid w:val="00285F32"/>
    <w:rsid w:val="002864A4"/>
    <w:rsid w:val="00286806"/>
    <w:rsid w:val="002874BA"/>
    <w:rsid w:val="00287D28"/>
    <w:rsid w:val="002911DB"/>
    <w:rsid w:val="00291AC9"/>
    <w:rsid w:val="00292077"/>
    <w:rsid w:val="00292970"/>
    <w:rsid w:val="00292C08"/>
    <w:rsid w:val="0029304D"/>
    <w:rsid w:val="0029349D"/>
    <w:rsid w:val="00293F6D"/>
    <w:rsid w:val="0029512F"/>
    <w:rsid w:val="002956B7"/>
    <w:rsid w:val="00295980"/>
    <w:rsid w:val="00295B82"/>
    <w:rsid w:val="002966A5"/>
    <w:rsid w:val="00296B86"/>
    <w:rsid w:val="0029707F"/>
    <w:rsid w:val="00297242"/>
    <w:rsid w:val="002A0125"/>
    <w:rsid w:val="002A017B"/>
    <w:rsid w:val="002A03B5"/>
    <w:rsid w:val="002A05E8"/>
    <w:rsid w:val="002A07A9"/>
    <w:rsid w:val="002A07BD"/>
    <w:rsid w:val="002A0EAE"/>
    <w:rsid w:val="002A1098"/>
    <w:rsid w:val="002A11A4"/>
    <w:rsid w:val="002A28FD"/>
    <w:rsid w:val="002A2E45"/>
    <w:rsid w:val="002A331E"/>
    <w:rsid w:val="002A3B8A"/>
    <w:rsid w:val="002A43E9"/>
    <w:rsid w:val="002A4E30"/>
    <w:rsid w:val="002A4E8F"/>
    <w:rsid w:val="002A4FE6"/>
    <w:rsid w:val="002A6304"/>
    <w:rsid w:val="002A6665"/>
    <w:rsid w:val="002A68AC"/>
    <w:rsid w:val="002A6A35"/>
    <w:rsid w:val="002A6CAC"/>
    <w:rsid w:val="002A7086"/>
    <w:rsid w:val="002A71D1"/>
    <w:rsid w:val="002A7408"/>
    <w:rsid w:val="002A7DEF"/>
    <w:rsid w:val="002B110C"/>
    <w:rsid w:val="002B1F8D"/>
    <w:rsid w:val="002B1FEE"/>
    <w:rsid w:val="002B2D7C"/>
    <w:rsid w:val="002B3124"/>
    <w:rsid w:val="002B3B8A"/>
    <w:rsid w:val="002B3C9A"/>
    <w:rsid w:val="002B3DF1"/>
    <w:rsid w:val="002B3E60"/>
    <w:rsid w:val="002B409D"/>
    <w:rsid w:val="002B48EC"/>
    <w:rsid w:val="002B51D5"/>
    <w:rsid w:val="002B522D"/>
    <w:rsid w:val="002B5A14"/>
    <w:rsid w:val="002B5A74"/>
    <w:rsid w:val="002B5E48"/>
    <w:rsid w:val="002B5E76"/>
    <w:rsid w:val="002B5E88"/>
    <w:rsid w:val="002B649D"/>
    <w:rsid w:val="002B66FB"/>
    <w:rsid w:val="002B6705"/>
    <w:rsid w:val="002B7324"/>
    <w:rsid w:val="002B7D43"/>
    <w:rsid w:val="002B7D81"/>
    <w:rsid w:val="002C04CA"/>
    <w:rsid w:val="002C0794"/>
    <w:rsid w:val="002C0972"/>
    <w:rsid w:val="002C0ED4"/>
    <w:rsid w:val="002C1278"/>
    <w:rsid w:val="002C159D"/>
    <w:rsid w:val="002C1805"/>
    <w:rsid w:val="002C19AC"/>
    <w:rsid w:val="002C1A28"/>
    <w:rsid w:val="002C1C22"/>
    <w:rsid w:val="002C1F15"/>
    <w:rsid w:val="002C1F79"/>
    <w:rsid w:val="002C204D"/>
    <w:rsid w:val="002C2976"/>
    <w:rsid w:val="002C2D7B"/>
    <w:rsid w:val="002C2DA9"/>
    <w:rsid w:val="002C301F"/>
    <w:rsid w:val="002C3529"/>
    <w:rsid w:val="002C393F"/>
    <w:rsid w:val="002C39C2"/>
    <w:rsid w:val="002C4137"/>
    <w:rsid w:val="002C4AE7"/>
    <w:rsid w:val="002C4E2D"/>
    <w:rsid w:val="002C50BF"/>
    <w:rsid w:val="002C56C1"/>
    <w:rsid w:val="002C56F4"/>
    <w:rsid w:val="002C5760"/>
    <w:rsid w:val="002C57DB"/>
    <w:rsid w:val="002C5F85"/>
    <w:rsid w:val="002C625F"/>
    <w:rsid w:val="002C6352"/>
    <w:rsid w:val="002C659C"/>
    <w:rsid w:val="002C6A1C"/>
    <w:rsid w:val="002C6C1E"/>
    <w:rsid w:val="002D03CB"/>
    <w:rsid w:val="002D0503"/>
    <w:rsid w:val="002D0BC5"/>
    <w:rsid w:val="002D0D38"/>
    <w:rsid w:val="002D0F15"/>
    <w:rsid w:val="002D19D4"/>
    <w:rsid w:val="002D1D0E"/>
    <w:rsid w:val="002D2CA6"/>
    <w:rsid w:val="002D3030"/>
    <w:rsid w:val="002D3DBE"/>
    <w:rsid w:val="002D4A00"/>
    <w:rsid w:val="002D4E1C"/>
    <w:rsid w:val="002D53C5"/>
    <w:rsid w:val="002D56B4"/>
    <w:rsid w:val="002D5A17"/>
    <w:rsid w:val="002D5AB8"/>
    <w:rsid w:val="002D5F57"/>
    <w:rsid w:val="002D61F1"/>
    <w:rsid w:val="002D6507"/>
    <w:rsid w:val="002D6F43"/>
    <w:rsid w:val="002D6F4E"/>
    <w:rsid w:val="002D73E8"/>
    <w:rsid w:val="002D780B"/>
    <w:rsid w:val="002E0609"/>
    <w:rsid w:val="002E1C79"/>
    <w:rsid w:val="002E1D23"/>
    <w:rsid w:val="002E2043"/>
    <w:rsid w:val="002E20A7"/>
    <w:rsid w:val="002E2E13"/>
    <w:rsid w:val="002E3963"/>
    <w:rsid w:val="002E3AB6"/>
    <w:rsid w:val="002E4B0E"/>
    <w:rsid w:val="002E54AA"/>
    <w:rsid w:val="002E59CE"/>
    <w:rsid w:val="002E5A52"/>
    <w:rsid w:val="002E5B2F"/>
    <w:rsid w:val="002E610C"/>
    <w:rsid w:val="002E61A4"/>
    <w:rsid w:val="002E648C"/>
    <w:rsid w:val="002E6F25"/>
    <w:rsid w:val="002E73E7"/>
    <w:rsid w:val="002E7516"/>
    <w:rsid w:val="002E773B"/>
    <w:rsid w:val="002E7E6C"/>
    <w:rsid w:val="002F083A"/>
    <w:rsid w:val="002F0B16"/>
    <w:rsid w:val="002F0B2D"/>
    <w:rsid w:val="002F16C1"/>
    <w:rsid w:val="002F170F"/>
    <w:rsid w:val="002F1791"/>
    <w:rsid w:val="002F1C7C"/>
    <w:rsid w:val="002F1EED"/>
    <w:rsid w:val="002F20FC"/>
    <w:rsid w:val="002F2926"/>
    <w:rsid w:val="002F2B1C"/>
    <w:rsid w:val="002F2CA2"/>
    <w:rsid w:val="002F34C7"/>
    <w:rsid w:val="002F3987"/>
    <w:rsid w:val="002F3BC6"/>
    <w:rsid w:val="002F4395"/>
    <w:rsid w:val="002F44E6"/>
    <w:rsid w:val="002F4502"/>
    <w:rsid w:val="002F488E"/>
    <w:rsid w:val="002F4D40"/>
    <w:rsid w:val="002F4D43"/>
    <w:rsid w:val="002F4FDD"/>
    <w:rsid w:val="002F53F5"/>
    <w:rsid w:val="002F58CE"/>
    <w:rsid w:val="002F58D7"/>
    <w:rsid w:val="002F5B4D"/>
    <w:rsid w:val="002F5D87"/>
    <w:rsid w:val="002F5E8F"/>
    <w:rsid w:val="002F6379"/>
    <w:rsid w:val="002F7117"/>
    <w:rsid w:val="002F7244"/>
    <w:rsid w:val="002F74B1"/>
    <w:rsid w:val="002F7718"/>
    <w:rsid w:val="002F7BBD"/>
    <w:rsid w:val="003003AE"/>
    <w:rsid w:val="003004D1"/>
    <w:rsid w:val="00300D08"/>
    <w:rsid w:val="00301011"/>
    <w:rsid w:val="003011B2"/>
    <w:rsid w:val="003015FB"/>
    <w:rsid w:val="003017F1"/>
    <w:rsid w:val="00302086"/>
    <w:rsid w:val="0030217B"/>
    <w:rsid w:val="00302251"/>
    <w:rsid w:val="003023C2"/>
    <w:rsid w:val="00302A22"/>
    <w:rsid w:val="00302ABE"/>
    <w:rsid w:val="00302B9D"/>
    <w:rsid w:val="00302C0A"/>
    <w:rsid w:val="00302DF7"/>
    <w:rsid w:val="003032D0"/>
    <w:rsid w:val="0030335A"/>
    <w:rsid w:val="0030352F"/>
    <w:rsid w:val="00303576"/>
    <w:rsid w:val="0030357D"/>
    <w:rsid w:val="00303F4A"/>
    <w:rsid w:val="00304053"/>
    <w:rsid w:val="00304283"/>
    <w:rsid w:val="00304C0A"/>
    <w:rsid w:val="00304E83"/>
    <w:rsid w:val="0030514A"/>
    <w:rsid w:val="0030519F"/>
    <w:rsid w:val="00305B5E"/>
    <w:rsid w:val="003064D1"/>
    <w:rsid w:val="00306632"/>
    <w:rsid w:val="00306A24"/>
    <w:rsid w:val="00306B7C"/>
    <w:rsid w:val="003072AE"/>
    <w:rsid w:val="00307934"/>
    <w:rsid w:val="00307A9C"/>
    <w:rsid w:val="00307F9E"/>
    <w:rsid w:val="00310641"/>
    <w:rsid w:val="003119BA"/>
    <w:rsid w:val="003123F6"/>
    <w:rsid w:val="00312481"/>
    <w:rsid w:val="00312565"/>
    <w:rsid w:val="003126A1"/>
    <w:rsid w:val="00312E8B"/>
    <w:rsid w:val="003144EF"/>
    <w:rsid w:val="00314646"/>
    <w:rsid w:val="00314FED"/>
    <w:rsid w:val="00315011"/>
    <w:rsid w:val="00315383"/>
    <w:rsid w:val="003154BA"/>
    <w:rsid w:val="0031552A"/>
    <w:rsid w:val="003158F1"/>
    <w:rsid w:val="003162CD"/>
    <w:rsid w:val="00316303"/>
    <w:rsid w:val="003163D6"/>
    <w:rsid w:val="003178E6"/>
    <w:rsid w:val="003179B0"/>
    <w:rsid w:val="00317C35"/>
    <w:rsid w:val="00317DE2"/>
    <w:rsid w:val="003209C7"/>
    <w:rsid w:val="00320C30"/>
    <w:rsid w:val="003215EB"/>
    <w:rsid w:val="00321DB2"/>
    <w:rsid w:val="00321EB1"/>
    <w:rsid w:val="003223F2"/>
    <w:rsid w:val="00322533"/>
    <w:rsid w:val="00323BDE"/>
    <w:rsid w:val="00324626"/>
    <w:rsid w:val="00324C84"/>
    <w:rsid w:val="00325CA5"/>
    <w:rsid w:val="00325E74"/>
    <w:rsid w:val="00326418"/>
    <w:rsid w:val="00326699"/>
    <w:rsid w:val="003268C4"/>
    <w:rsid w:val="00326B61"/>
    <w:rsid w:val="00326D43"/>
    <w:rsid w:val="00326EE7"/>
    <w:rsid w:val="00326FC3"/>
    <w:rsid w:val="00327005"/>
    <w:rsid w:val="0032700B"/>
    <w:rsid w:val="003273B5"/>
    <w:rsid w:val="003273F3"/>
    <w:rsid w:val="00327437"/>
    <w:rsid w:val="00327A4B"/>
    <w:rsid w:val="00327E7F"/>
    <w:rsid w:val="0033086C"/>
    <w:rsid w:val="003309C3"/>
    <w:rsid w:val="00330D6E"/>
    <w:rsid w:val="00331263"/>
    <w:rsid w:val="00331D33"/>
    <w:rsid w:val="00331E47"/>
    <w:rsid w:val="0033208B"/>
    <w:rsid w:val="003320F0"/>
    <w:rsid w:val="00332296"/>
    <w:rsid w:val="003322EA"/>
    <w:rsid w:val="00332718"/>
    <w:rsid w:val="0033279C"/>
    <w:rsid w:val="0033374C"/>
    <w:rsid w:val="0033383D"/>
    <w:rsid w:val="00333F23"/>
    <w:rsid w:val="003346EA"/>
    <w:rsid w:val="0033482C"/>
    <w:rsid w:val="003348FE"/>
    <w:rsid w:val="00334DA8"/>
    <w:rsid w:val="0033514A"/>
    <w:rsid w:val="003356BF"/>
    <w:rsid w:val="003358C1"/>
    <w:rsid w:val="00336406"/>
    <w:rsid w:val="00337081"/>
    <w:rsid w:val="00337265"/>
    <w:rsid w:val="003372E7"/>
    <w:rsid w:val="0033757A"/>
    <w:rsid w:val="00337A8C"/>
    <w:rsid w:val="00340112"/>
    <w:rsid w:val="003408DE"/>
    <w:rsid w:val="00340AC7"/>
    <w:rsid w:val="00340CF1"/>
    <w:rsid w:val="00341849"/>
    <w:rsid w:val="00341913"/>
    <w:rsid w:val="003419AD"/>
    <w:rsid w:val="00341E20"/>
    <w:rsid w:val="00342050"/>
    <w:rsid w:val="003420D7"/>
    <w:rsid w:val="003420FD"/>
    <w:rsid w:val="00342295"/>
    <w:rsid w:val="003422DA"/>
    <w:rsid w:val="003423FE"/>
    <w:rsid w:val="00342D4E"/>
    <w:rsid w:val="00342DF4"/>
    <w:rsid w:val="00343177"/>
    <w:rsid w:val="003443C2"/>
    <w:rsid w:val="003444F2"/>
    <w:rsid w:val="0034468C"/>
    <w:rsid w:val="003449D2"/>
    <w:rsid w:val="00344F44"/>
    <w:rsid w:val="00344FFB"/>
    <w:rsid w:val="00345310"/>
    <w:rsid w:val="00345921"/>
    <w:rsid w:val="003462B4"/>
    <w:rsid w:val="00346799"/>
    <w:rsid w:val="00346957"/>
    <w:rsid w:val="00346EAA"/>
    <w:rsid w:val="003471F1"/>
    <w:rsid w:val="00347293"/>
    <w:rsid w:val="0034752D"/>
    <w:rsid w:val="0034793C"/>
    <w:rsid w:val="00347C9F"/>
    <w:rsid w:val="00350034"/>
    <w:rsid w:val="0035095F"/>
    <w:rsid w:val="00350A27"/>
    <w:rsid w:val="00351130"/>
    <w:rsid w:val="003512C1"/>
    <w:rsid w:val="00351329"/>
    <w:rsid w:val="003520C6"/>
    <w:rsid w:val="003529D0"/>
    <w:rsid w:val="00352B38"/>
    <w:rsid w:val="0035461D"/>
    <w:rsid w:val="003547D1"/>
    <w:rsid w:val="00354F88"/>
    <w:rsid w:val="003550B3"/>
    <w:rsid w:val="00355334"/>
    <w:rsid w:val="00355442"/>
    <w:rsid w:val="00355BA3"/>
    <w:rsid w:val="00355DA9"/>
    <w:rsid w:val="00355EED"/>
    <w:rsid w:val="003560FF"/>
    <w:rsid w:val="0035663B"/>
    <w:rsid w:val="003568A6"/>
    <w:rsid w:val="00356C4E"/>
    <w:rsid w:val="00356C7E"/>
    <w:rsid w:val="00357164"/>
    <w:rsid w:val="00360A2B"/>
    <w:rsid w:val="00360C34"/>
    <w:rsid w:val="00360C7A"/>
    <w:rsid w:val="00360D32"/>
    <w:rsid w:val="00361608"/>
    <w:rsid w:val="003623E9"/>
    <w:rsid w:val="00362405"/>
    <w:rsid w:val="00362445"/>
    <w:rsid w:val="00362480"/>
    <w:rsid w:val="0036281C"/>
    <w:rsid w:val="0036323B"/>
    <w:rsid w:val="003634EC"/>
    <w:rsid w:val="003637D0"/>
    <w:rsid w:val="00363B56"/>
    <w:rsid w:val="00363DD5"/>
    <w:rsid w:val="0036572A"/>
    <w:rsid w:val="00366427"/>
    <w:rsid w:val="003670A4"/>
    <w:rsid w:val="003675B5"/>
    <w:rsid w:val="00367C40"/>
    <w:rsid w:val="00367DD7"/>
    <w:rsid w:val="00370BFE"/>
    <w:rsid w:val="00371052"/>
    <w:rsid w:val="0037176C"/>
    <w:rsid w:val="00371D1C"/>
    <w:rsid w:val="00371DAC"/>
    <w:rsid w:val="00371DB6"/>
    <w:rsid w:val="003722B6"/>
    <w:rsid w:val="003726CC"/>
    <w:rsid w:val="0037290A"/>
    <w:rsid w:val="00372A42"/>
    <w:rsid w:val="00372F54"/>
    <w:rsid w:val="0037398B"/>
    <w:rsid w:val="00373CEF"/>
    <w:rsid w:val="00373D96"/>
    <w:rsid w:val="00373FA7"/>
    <w:rsid w:val="0037451A"/>
    <w:rsid w:val="00374E3A"/>
    <w:rsid w:val="0037577E"/>
    <w:rsid w:val="00375B36"/>
    <w:rsid w:val="0037618E"/>
    <w:rsid w:val="003769AA"/>
    <w:rsid w:val="00376DA0"/>
    <w:rsid w:val="003773DE"/>
    <w:rsid w:val="003806CF"/>
    <w:rsid w:val="00380744"/>
    <w:rsid w:val="00380F1E"/>
    <w:rsid w:val="00381069"/>
    <w:rsid w:val="00381257"/>
    <w:rsid w:val="003815F2"/>
    <w:rsid w:val="0038170B"/>
    <w:rsid w:val="00381731"/>
    <w:rsid w:val="00381D32"/>
    <w:rsid w:val="00382686"/>
    <w:rsid w:val="00382995"/>
    <w:rsid w:val="00382A3E"/>
    <w:rsid w:val="0038324E"/>
    <w:rsid w:val="00383AFA"/>
    <w:rsid w:val="00383E0D"/>
    <w:rsid w:val="00383E53"/>
    <w:rsid w:val="00383F78"/>
    <w:rsid w:val="00384026"/>
    <w:rsid w:val="00384514"/>
    <w:rsid w:val="003847E8"/>
    <w:rsid w:val="0038575D"/>
    <w:rsid w:val="0038647B"/>
    <w:rsid w:val="0038663E"/>
    <w:rsid w:val="003868AB"/>
    <w:rsid w:val="00386D12"/>
    <w:rsid w:val="00386E0F"/>
    <w:rsid w:val="00387822"/>
    <w:rsid w:val="003878BC"/>
    <w:rsid w:val="0038795C"/>
    <w:rsid w:val="00387CBA"/>
    <w:rsid w:val="00387F42"/>
    <w:rsid w:val="00390107"/>
    <w:rsid w:val="003901F3"/>
    <w:rsid w:val="00390368"/>
    <w:rsid w:val="003906C9"/>
    <w:rsid w:val="0039094C"/>
    <w:rsid w:val="00390A5D"/>
    <w:rsid w:val="00390FBE"/>
    <w:rsid w:val="0039110D"/>
    <w:rsid w:val="00391A64"/>
    <w:rsid w:val="00391B78"/>
    <w:rsid w:val="00392796"/>
    <w:rsid w:val="003929C2"/>
    <w:rsid w:val="00392FD8"/>
    <w:rsid w:val="00393399"/>
    <w:rsid w:val="00393756"/>
    <w:rsid w:val="00393760"/>
    <w:rsid w:val="00393EFE"/>
    <w:rsid w:val="00394333"/>
    <w:rsid w:val="00394879"/>
    <w:rsid w:val="00394926"/>
    <w:rsid w:val="00394A90"/>
    <w:rsid w:val="00394D16"/>
    <w:rsid w:val="00395AE9"/>
    <w:rsid w:val="0039634F"/>
    <w:rsid w:val="003965AA"/>
    <w:rsid w:val="003966F8"/>
    <w:rsid w:val="00396817"/>
    <w:rsid w:val="0039698E"/>
    <w:rsid w:val="00396B57"/>
    <w:rsid w:val="00396BA6"/>
    <w:rsid w:val="003978A9"/>
    <w:rsid w:val="00397A9A"/>
    <w:rsid w:val="00397D65"/>
    <w:rsid w:val="003A009F"/>
    <w:rsid w:val="003A0173"/>
    <w:rsid w:val="003A04A3"/>
    <w:rsid w:val="003A0BC7"/>
    <w:rsid w:val="003A1457"/>
    <w:rsid w:val="003A15E7"/>
    <w:rsid w:val="003A1828"/>
    <w:rsid w:val="003A2232"/>
    <w:rsid w:val="003A27C1"/>
    <w:rsid w:val="003A28BF"/>
    <w:rsid w:val="003A29B3"/>
    <w:rsid w:val="003A2F1A"/>
    <w:rsid w:val="003A3841"/>
    <w:rsid w:val="003A3C9A"/>
    <w:rsid w:val="003A4DA5"/>
    <w:rsid w:val="003A4F66"/>
    <w:rsid w:val="003A4FA1"/>
    <w:rsid w:val="003A54A0"/>
    <w:rsid w:val="003A6749"/>
    <w:rsid w:val="003A683D"/>
    <w:rsid w:val="003A6C74"/>
    <w:rsid w:val="003A6F2E"/>
    <w:rsid w:val="003A6FFE"/>
    <w:rsid w:val="003A7233"/>
    <w:rsid w:val="003B0339"/>
    <w:rsid w:val="003B03B9"/>
    <w:rsid w:val="003B0FF3"/>
    <w:rsid w:val="003B1083"/>
    <w:rsid w:val="003B112C"/>
    <w:rsid w:val="003B1810"/>
    <w:rsid w:val="003B1823"/>
    <w:rsid w:val="003B1EBC"/>
    <w:rsid w:val="003B23CB"/>
    <w:rsid w:val="003B274A"/>
    <w:rsid w:val="003B27E7"/>
    <w:rsid w:val="003B2CDC"/>
    <w:rsid w:val="003B3574"/>
    <w:rsid w:val="003B35F8"/>
    <w:rsid w:val="003B3970"/>
    <w:rsid w:val="003B39CC"/>
    <w:rsid w:val="003B3A9B"/>
    <w:rsid w:val="003B3B66"/>
    <w:rsid w:val="003B4CC4"/>
    <w:rsid w:val="003B5254"/>
    <w:rsid w:val="003B52FA"/>
    <w:rsid w:val="003B62DA"/>
    <w:rsid w:val="003B66C7"/>
    <w:rsid w:val="003B6E89"/>
    <w:rsid w:val="003B6F01"/>
    <w:rsid w:val="003B75DC"/>
    <w:rsid w:val="003B7A41"/>
    <w:rsid w:val="003C0972"/>
    <w:rsid w:val="003C0C3D"/>
    <w:rsid w:val="003C0E07"/>
    <w:rsid w:val="003C117D"/>
    <w:rsid w:val="003C1384"/>
    <w:rsid w:val="003C1550"/>
    <w:rsid w:val="003C1575"/>
    <w:rsid w:val="003C1A79"/>
    <w:rsid w:val="003C1C36"/>
    <w:rsid w:val="003C1D89"/>
    <w:rsid w:val="003C1DC9"/>
    <w:rsid w:val="003C204A"/>
    <w:rsid w:val="003C20B0"/>
    <w:rsid w:val="003C221B"/>
    <w:rsid w:val="003C2568"/>
    <w:rsid w:val="003C2DE7"/>
    <w:rsid w:val="003C2F42"/>
    <w:rsid w:val="003C2F8C"/>
    <w:rsid w:val="003C3364"/>
    <w:rsid w:val="003C4290"/>
    <w:rsid w:val="003C4EA0"/>
    <w:rsid w:val="003C501B"/>
    <w:rsid w:val="003C5491"/>
    <w:rsid w:val="003C57EF"/>
    <w:rsid w:val="003C5C77"/>
    <w:rsid w:val="003C5CAF"/>
    <w:rsid w:val="003C600C"/>
    <w:rsid w:val="003C6396"/>
    <w:rsid w:val="003C6468"/>
    <w:rsid w:val="003C66C4"/>
    <w:rsid w:val="003C6D4F"/>
    <w:rsid w:val="003C6E0B"/>
    <w:rsid w:val="003C761F"/>
    <w:rsid w:val="003C793F"/>
    <w:rsid w:val="003C7D6C"/>
    <w:rsid w:val="003C7DF7"/>
    <w:rsid w:val="003C7EB3"/>
    <w:rsid w:val="003D0297"/>
    <w:rsid w:val="003D044F"/>
    <w:rsid w:val="003D08AD"/>
    <w:rsid w:val="003D095D"/>
    <w:rsid w:val="003D0C12"/>
    <w:rsid w:val="003D0CB6"/>
    <w:rsid w:val="003D0E75"/>
    <w:rsid w:val="003D1959"/>
    <w:rsid w:val="003D1C8F"/>
    <w:rsid w:val="003D274B"/>
    <w:rsid w:val="003D2CFF"/>
    <w:rsid w:val="003D301E"/>
    <w:rsid w:val="003D321A"/>
    <w:rsid w:val="003D4939"/>
    <w:rsid w:val="003D4D29"/>
    <w:rsid w:val="003D51EE"/>
    <w:rsid w:val="003D521D"/>
    <w:rsid w:val="003D5341"/>
    <w:rsid w:val="003D5888"/>
    <w:rsid w:val="003D5D43"/>
    <w:rsid w:val="003D5E55"/>
    <w:rsid w:val="003D64CE"/>
    <w:rsid w:val="003D689F"/>
    <w:rsid w:val="003D6EA0"/>
    <w:rsid w:val="003D71DB"/>
    <w:rsid w:val="003D78AC"/>
    <w:rsid w:val="003E0594"/>
    <w:rsid w:val="003E0FF3"/>
    <w:rsid w:val="003E174A"/>
    <w:rsid w:val="003E1F9E"/>
    <w:rsid w:val="003E2842"/>
    <w:rsid w:val="003E2AFC"/>
    <w:rsid w:val="003E2B06"/>
    <w:rsid w:val="003E2EC6"/>
    <w:rsid w:val="003E331E"/>
    <w:rsid w:val="003E37AC"/>
    <w:rsid w:val="003E3914"/>
    <w:rsid w:val="003E3B20"/>
    <w:rsid w:val="003E3B80"/>
    <w:rsid w:val="003E4437"/>
    <w:rsid w:val="003E4D28"/>
    <w:rsid w:val="003E4FEF"/>
    <w:rsid w:val="003E69A2"/>
    <w:rsid w:val="003E6A02"/>
    <w:rsid w:val="003E6C72"/>
    <w:rsid w:val="003E725C"/>
    <w:rsid w:val="003E7658"/>
    <w:rsid w:val="003F00C4"/>
    <w:rsid w:val="003F131F"/>
    <w:rsid w:val="003F1401"/>
    <w:rsid w:val="003F1858"/>
    <w:rsid w:val="003F18A5"/>
    <w:rsid w:val="003F1B77"/>
    <w:rsid w:val="003F1D7B"/>
    <w:rsid w:val="003F1E74"/>
    <w:rsid w:val="003F1ED5"/>
    <w:rsid w:val="003F21CC"/>
    <w:rsid w:val="003F2523"/>
    <w:rsid w:val="003F2524"/>
    <w:rsid w:val="003F261E"/>
    <w:rsid w:val="003F2F63"/>
    <w:rsid w:val="003F3724"/>
    <w:rsid w:val="003F3A68"/>
    <w:rsid w:val="003F3B9B"/>
    <w:rsid w:val="003F410F"/>
    <w:rsid w:val="003F4EDD"/>
    <w:rsid w:val="003F5A9B"/>
    <w:rsid w:val="003F5ADD"/>
    <w:rsid w:val="003F5FB4"/>
    <w:rsid w:val="003F6372"/>
    <w:rsid w:val="003F66B5"/>
    <w:rsid w:val="003F6935"/>
    <w:rsid w:val="003F6DEB"/>
    <w:rsid w:val="003F7DBC"/>
    <w:rsid w:val="003F7F0F"/>
    <w:rsid w:val="00400214"/>
    <w:rsid w:val="00400653"/>
    <w:rsid w:val="0040077C"/>
    <w:rsid w:val="00400EBD"/>
    <w:rsid w:val="004013DC"/>
    <w:rsid w:val="0040181F"/>
    <w:rsid w:val="00401937"/>
    <w:rsid w:val="00401E08"/>
    <w:rsid w:val="0040227D"/>
    <w:rsid w:val="00402287"/>
    <w:rsid w:val="004023A2"/>
    <w:rsid w:val="00403806"/>
    <w:rsid w:val="00403F29"/>
    <w:rsid w:val="00404296"/>
    <w:rsid w:val="004042B4"/>
    <w:rsid w:val="00404384"/>
    <w:rsid w:val="0040448C"/>
    <w:rsid w:val="0040480B"/>
    <w:rsid w:val="00404874"/>
    <w:rsid w:val="00404972"/>
    <w:rsid w:val="00404A02"/>
    <w:rsid w:val="0040503D"/>
    <w:rsid w:val="00405766"/>
    <w:rsid w:val="00405A81"/>
    <w:rsid w:val="00405C6F"/>
    <w:rsid w:val="0040675C"/>
    <w:rsid w:val="00406833"/>
    <w:rsid w:val="0040698A"/>
    <w:rsid w:val="00406E1B"/>
    <w:rsid w:val="00407441"/>
    <w:rsid w:val="00407571"/>
    <w:rsid w:val="00407827"/>
    <w:rsid w:val="004102D2"/>
    <w:rsid w:val="00410630"/>
    <w:rsid w:val="00410969"/>
    <w:rsid w:val="00410AD9"/>
    <w:rsid w:val="0041241A"/>
    <w:rsid w:val="0041282B"/>
    <w:rsid w:val="00412A26"/>
    <w:rsid w:val="00412E8F"/>
    <w:rsid w:val="00412EBA"/>
    <w:rsid w:val="00413166"/>
    <w:rsid w:val="00413505"/>
    <w:rsid w:val="00413A22"/>
    <w:rsid w:val="00413B28"/>
    <w:rsid w:val="00413D4D"/>
    <w:rsid w:val="00413FAA"/>
    <w:rsid w:val="0041403F"/>
    <w:rsid w:val="00414A32"/>
    <w:rsid w:val="00415592"/>
    <w:rsid w:val="0041594D"/>
    <w:rsid w:val="00415AC7"/>
    <w:rsid w:val="004168CA"/>
    <w:rsid w:val="00416F47"/>
    <w:rsid w:val="004170AD"/>
    <w:rsid w:val="004172E7"/>
    <w:rsid w:val="004173C6"/>
    <w:rsid w:val="004175CD"/>
    <w:rsid w:val="004175E4"/>
    <w:rsid w:val="00417DB2"/>
    <w:rsid w:val="00420291"/>
    <w:rsid w:val="004216D4"/>
    <w:rsid w:val="0042189A"/>
    <w:rsid w:val="00421AA4"/>
    <w:rsid w:val="00421E9E"/>
    <w:rsid w:val="00422411"/>
    <w:rsid w:val="00422555"/>
    <w:rsid w:val="00422905"/>
    <w:rsid w:val="00422BC2"/>
    <w:rsid w:val="00423123"/>
    <w:rsid w:val="00423715"/>
    <w:rsid w:val="0042390F"/>
    <w:rsid w:val="00423A16"/>
    <w:rsid w:val="00423C20"/>
    <w:rsid w:val="00423E09"/>
    <w:rsid w:val="00424F8E"/>
    <w:rsid w:val="00425847"/>
    <w:rsid w:val="0042661E"/>
    <w:rsid w:val="00426B99"/>
    <w:rsid w:val="0042761D"/>
    <w:rsid w:val="004277F1"/>
    <w:rsid w:val="00427818"/>
    <w:rsid w:val="00427873"/>
    <w:rsid w:val="00427899"/>
    <w:rsid w:val="00427A35"/>
    <w:rsid w:val="00427A8B"/>
    <w:rsid w:val="00430467"/>
    <w:rsid w:val="004307C2"/>
    <w:rsid w:val="00430B81"/>
    <w:rsid w:val="00431A27"/>
    <w:rsid w:val="00431A71"/>
    <w:rsid w:val="00431AD8"/>
    <w:rsid w:val="00431DFA"/>
    <w:rsid w:val="00432CD9"/>
    <w:rsid w:val="00432F5E"/>
    <w:rsid w:val="0043353A"/>
    <w:rsid w:val="004339DA"/>
    <w:rsid w:val="00433C3A"/>
    <w:rsid w:val="00433E08"/>
    <w:rsid w:val="00434057"/>
    <w:rsid w:val="004341E0"/>
    <w:rsid w:val="004347C3"/>
    <w:rsid w:val="0043495E"/>
    <w:rsid w:val="00434CAB"/>
    <w:rsid w:val="00434D21"/>
    <w:rsid w:val="00435830"/>
    <w:rsid w:val="004359C6"/>
    <w:rsid w:val="00435B95"/>
    <w:rsid w:val="00435BAC"/>
    <w:rsid w:val="004362F5"/>
    <w:rsid w:val="0043644A"/>
    <w:rsid w:val="004364CE"/>
    <w:rsid w:val="004368E4"/>
    <w:rsid w:val="004373DF"/>
    <w:rsid w:val="004373E8"/>
    <w:rsid w:val="004377D4"/>
    <w:rsid w:val="00437F45"/>
    <w:rsid w:val="00440B03"/>
    <w:rsid w:val="004413DD"/>
    <w:rsid w:val="00441614"/>
    <w:rsid w:val="00441D8A"/>
    <w:rsid w:val="00442CF7"/>
    <w:rsid w:val="00442D3E"/>
    <w:rsid w:val="0044513A"/>
    <w:rsid w:val="00445294"/>
    <w:rsid w:val="0044550A"/>
    <w:rsid w:val="00445683"/>
    <w:rsid w:val="00445CB1"/>
    <w:rsid w:val="00446183"/>
    <w:rsid w:val="004464EC"/>
    <w:rsid w:val="004464F6"/>
    <w:rsid w:val="004466CD"/>
    <w:rsid w:val="0044693B"/>
    <w:rsid w:val="00447CB7"/>
    <w:rsid w:val="00447F89"/>
    <w:rsid w:val="00450502"/>
    <w:rsid w:val="00450651"/>
    <w:rsid w:val="0045072F"/>
    <w:rsid w:val="00450968"/>
    <w:rsid w:val="0045127C"/>
    <w:rsid w:val="004514BB"/>
    <w:rsid w:val="004520E1"/>
    <w:rsid w:val="00452334"/>
    <w:rsid w:val="00452907"/>
    <w:rsid w:val="00452DD6"/>
    <w:rsid w:val="00452EF3"/>
    <w:rsid w:val="00453ECE"/>
    <w:rsid w:val="004542C3"/>
    <w:rsid w:val="00454551"/>
    <w:rsid w:val="00454691"/>
    <w:rsid w:val="004546F1"/>
    <w:rsid w:val="00454AD7"/>
    <w:rsid w:val="00454C0A"/>
    <w:rsid w:val="00454E33"/>
    <w:rsid w:val="0045509D"/>
    <w:rsid w:val="004559CD"/>
    <w:rsid w:val="00455C3B"/>
    <w:rsid w:val="00456433"/>
    <w:rsid w:val="00456571"/>
    <w:rsid w:val="00456B2D"/>
    <w:rsid w:val="00456C79"/>
    <w:rsid w:val="00456D42"/>
    <w:rsid w:val="00456F7B"/>
    <w:rsid w:val="004570E8"/>
    <w:rsid w:val="004574DA"/>
    <w:rsid w:val="00457FF5"/>
    <w:rsid w:val="00460803"/>
    <w:rsid w:val="004611F1"/>
    <w:rsid w:val="0046137E"/>
    <w:rsid w:val="004615A6"/>
    <w:rsid w:val="00461669"/>
    <w:rsid w:val="004628B4"/>
    <w:rsid w:val="004629E4"/>
    <w:rsid w:val="00462C48"/>
    <w:rsid w:val="00462EB2"/>
    <w:rsid w:val="00463FD9"/>
    <w:rsid w:val="00464A8E"/>
    <w:rsid w:val="00464EC4"/>
    <w:rsid w:val="0046522C"/>
    <w:rsid w:val="0046583B"/>
    <w:rsid w:val="0046596A"/>
    <w:rsid w:val="00465D14"/>
    <w:rsid w:val="004661A5"/>
    <w:rsid w:val="00466513"/>
    <w:rsid w:val="00466704"/>
    <w:rsid w:val="00466BA1"/>
    <w:rsid w:val="00466CA4"/>
    <w:rsid w:val="00467008"/>
    <w:rsid w:val="00467387"/>
    <w:rsid w:val="0046738F"/>
    <w:rsid w:val="0046766E"/>
    <w:rsid w:val="004679D7"/>
    <w:rsid w:val="00467A37"/>
    <w:rsid w:val="004700D7"/>
    <w:rsid w:val="00470168"/>
    <w:rsid w:val="0047037B"/>
    <w:rsid w:val="00470975"/>
    <w:rsid w:val="00470B6A"/>
    <w:rsid w:val="00471886"/>
    <w:rsid w:val="00472262"/>
    <w:rsid w:val="00472649"/>
    <w:rsid w:val="004729AE"/>
    <w:rsid w:val="004729D7"/>
    <w:rsid w:val="00472C71"/>
    <w:rsid w:val="00472D4B"/>
    <w:rsid w:val="00472F3D"/>
    <w:rsid w:val="004730D8"/>
    <w:rsid w:val="0047323C"/>
    <w:rsid w:val="004749F6"/>
    <w:rsid w:val="004753FF"/>
    <w:rsid w:val="00475B84"/>
    <w:rsid w:val="00475D3D"/>
    <w:rsid w:val="00476229"/>
    <w:rsid w:val="00476551"/>
    <w:rsid w:val="00476720"/>
    <w:rsid w:val="00476EA0"/>
    <w:rsid w:val="004808B5"/>
    <w:rsid w:val="004808EC"/>
    <w:rsid w:val="0048162C"/>
    <w:rsid w:val="00481CEE"/>
    <w:rsid w:val="00481DAE"/>
    <w:rsid w:val="00481EAE"/>
    <w:rsid w:val="0048205F"/>
    <w:rsid w:val="00482A79"/>
    <w:rsid w:val="00482B61"/>
    <w:rsid w:val="00482FFD"/>
    <w:rsid w:val="0048360D"/>
    <w:rsid w:val="00483E8D"/>
    <w:rsid w:val="00484839"/>
    <w:rsid w:val="0048496E"/>
    <w:rsid w:val="00486172"/>
    <w:rsid w:val="004867D2"/>
    <w:rsid w:val="00486B64"/>
    <w:rsid w:val="00486EA3"/>
    <w:rsid w:val="0048759F"/>
    <w:rsid w:val="0048772A"/>
    <w:rsid w:val="0048784E"/>
    <w:rsid w:val="00487CE0"/>
    <w:rsid w:val="004901E6"/>
    <w:rsid w:val="004903F3"/>
    <w:rsid w:val="004904FA"/>
    <w:rsid w:val="0049077B"/>
    <w:rsid w:val="00490793"/>
    <w:rsid w:val="00490B44"/>
    <w:rsid w:val="0049169B"/>
    <w:rsid w:val="00491A69"/>
    <w:rsid w:val="00491EF0"/>
    <w:rsid w:val="0049226F"/>
    <w:rsid w:val="004924C6"/>
    <w:rsid w:val="00492F77"/>
    <w:rsid w:val="004930E9"/>
    <w:rsid w:val="00493165"/>
    <w:rsid w:val="0049326A"/>
    <w:rsid w:val="00493670"/>
    <w:rsid w:val="004936DC"/>
    <w:rsid w:val="0049416D"/>
    <w:rsid w:val="0049425D"/>
    <w:rsid w:val="00494533"/>
    <w:rsid w:val="0049570E"/>
    <w:rsid w:val="00495AFC"/>
    <w:rsid w:val="00495FF9"/>
    <w:rsid w:val="00496852"/>
    <w:rsid w:val="004969D7"/>
    <w:rsid w:val="004975DE"/>
    <w:rsid w:val="00497EDA"/>
    <w:rsid w:val="004A1823"/>
    <w:rsid w:val="004A2421"/>
    <w:rsid w:val="004A2D46"/>
    <w:rsid w:val="004A2E3A"/>
    <w:rsid w:val="004A4043"/>
    <w:rsid w:val="004A4442"/>
    <w:rsid w:val="004A44E3"/>
    <w:rsid w:val="004A4926"/>
    <w:rsid w:val="004A6117"/>
    <w:rsid w:val="004A6415"/>
    <w:rsid w:val="004A699D"/>
    <w:rsid w:val="004A6A94"/>
    <w:rsid w:val="004A6C01"/>
    <w:rsid w:val="004A6C93"/>
    <w:rsid w:val="004A76B2"/>
    <w:rsid w:val="004A7857"/>
    <w:rsid w:val="004A7ADD"/>
    <w:rsid w:val="004B03CF"/>
    <w:rsid w:val="004B05D5"/>
    <w:rsid w:val="004B05EF"/>
    <w:rsid w:val="004B071B"/>
    <w:rsid w:val="004B0792"/>
    <w:rsid w:val="004B149D"/>
    <w:rsid w:val="004B21C5"/>
    <w:rsid w:val="004B2395"/>
    <w:rsid w:val="004B2673"/>
    <w:rsid w:val="004B2D3C"/>
    <w:rsid w:val="004B37B1"/>
    <w:rsid w:val="004B3DC2"/>
    <w:rsid w:val="004B44D1"/>
    <w:rsid w:val="004B48DD"/>
    <w:rsid w:val="004B4E57"/>
    <w:rsid w:val="004B5469"/>
    <w:rsid w:val="004B560F"/>
    <w:rsid w:val="004B5777"/>
    <w:rsid w:val="004B591A"/>
    <w:rsid w:val="004B5A4B"/>
    <w:rsid w:val="004B5F84"/>
    <w:rsid w:val="004B708E"/>
    <w:rsid w:val="004B757A"/>
    <w:rsid w:val="004B7BAE"/>
    <w:rsid w:val="004B7D98"/>
    <w:rsid w:val="004C066B"/>
    <w:rsid w:val="004C1582"/>
    <w:rsid w:val="004C176B"/>
    <w:rsid w:val="004C17B9"/>
    <w:rsid w:val="004C1930"/>
    <w:rsid w:val="004C3955"/>
    <w:rsid w:val="004C3B5E"/>
    <w:rsid w:val="004C3C1C"/>
    <w:rsid w:val="004C3D7E"/>
    <w:rsid w:val="004C3E62"/>
    <w:rsid w:val="004C3F5D"/>
    <w:rsid w:val="004C41AA"/>
    <w:rsid w:val="004C4556"/>
    <w:rsid w:val="004C53A8"/>
    <w:rsid w:val="004C6302"/>
    <w:rsid w:val="004C6892"/>
    <w:rsid w:val="004C68D9"/>
    <w:rsid w:val="004C6C6A"/>
    <w:rsid w:val="004C7988"/>
    <w:rsid w:val="004D00FC"/>
    <w:rsid w:val="004D0291"/>
    <w:rsid w:val="004D0A48"/>
    <w:rsid w:val="004D122E"/>
    <w:rsid w:val="004D1275"/>
    <w:rsid w:val="004D17D0"/>
    <w:rsid w:val="004D1960"/>
    <w:rsid w:val="004D2437"/>
    <w:rsid w:val="004D25DF"/>
    <w:rsid w:val="004D2BE7"/>
    <w:rsid w:val="004D2ED1"/>
    <w:rsid w:val="004D3074"/>
    <w:rsid w:val="004D425C"/>
    <w:rsid w:val="004D44E3"/>
    <w:rsid w:val="004D5D8B"/>
    <w:rsid w:val="004D5FBB"/>
    <w:rsid w:val="004D613D"/>
    <w:rsid w:val="004D63CB"/>
    <w:rsid w:val="004D6C37"/>
    <w:rsid w:val="004D6D69"/>
    <w:rsid w:val="004D6EA9"/>
    <w:rsid w:val="004D715C"/>
    <w:rsid w:val="004D759D"/>
    <w:rsid w:val="004E07FC"/>
    <w:rsid w:val="004E0868"/>
    <w:rsid w:val="004E0887"/>
    <w:rsid w:val="004E126B"/>
    <w:rsid w:val="004E1278"/>
    <w:rsid w:val="004E1617"/>
    <w:rsid w:val="004E19D1"/>
    <w:rsid w:val="004E19E5"/>
    <w:rsid w:val="004E1C35"/>
    <w:rsid w:val="004E246E"/>
    <w:rsid w:val="004E29CA"/>
    <w:rsid w:val="004E2C2A"/>
    <w:rsid w:val="004E2DCF"/>
    <w:rsid w:val="004E2F46"/>
    <w:rsid w:val="004E3161"/>
    <w:rsid w:val="004E340D"/>
    <w:rsid w:val="004E355A"/>
    <w:rsid w:val="004E4255"/>
    <w:rsid w:val="004E434D"/>
    <w:rsid w:val="004E43D5"/>
    <w:rsid w:val="004E467B"/>
    <w:rsid w:val="004E46E0"/>
    <w:rsid w:val="004E4A04"/>
    <w:rsid w:val="004E4A55"/>
    <w:rsid w:val="004E515E"/>
    <w:rsid w:val="004E5513"/>
    <w:rsid w:val="004E5706"/>
    <w:rsid w:val="004E59E7"/>
    <w:rsid w:val="004E5C36"/>
    <w:rsid w:val="004E6A3F"/>
    <w:rsid w:val="004E6F3E"/>
    <w:rsid w:val="004E72CF"/>
    <w:rsid w:val="004E776E"/>
    <w:rsid w:val="004F008A"/>
    <w:rsid w:val="004F0596"/>
    <w:rsid w:val="004F06AF"/>
    <w:rsid w:val="004F16C9"/>
    <w:rsid w:val="004F1795"/>
    <w:rsid w:val="004F271F"/>
    <w:rsid w:val="004F28FD"/>
    <w:rsid w:val="004F2A06"/>
    <w:rsid w:val="004F2E0C"/>
    <w:rsid w:val="004F367E"/>
    <w:rsid w:val="004F4128"/>
    <w:rsid w:val="004F4183"/>
    <w:rsid w:val="004F4218"/>
    <w:rsid w:val="004F48B9"/>
    <w:rsid w:val="004F498D"/>
    <w:rsid w:val="004F4C55"/>
    <w:rsid w:val="004F5566"/>
    <w:rsid w:val="004F646D"/>
    <w:rsid w:val="004F6507"/>
    <w:rsid w:val="004F674A"/>
    <w:rsid w:val="004F6B21"/>
    <w:rsid w:val="004F7062"/>
    <w:rsid w:val="004F75CF"/>
    <w:rsid w:val="004F7D52"/>
    <w:rsid w:val="004F7F37"/>
    <w:rsid w:val="00500199"/>
    <w:rsid w:val="00500594"/>
    <w:rsid w:val="0050089D"/>
    <w:rsid w:val="005008AB"/>
    <w:rsid w:val="0050098A"/>
    <w:rsid w:val="00501110"/>
    <w:rsid w:val="00501800"/>
    <w:rsid w:val="00501CC1"/>
    <w:rsid w:val="00502329"/>
    <w:rsid w:val="005028B1"/>
    <w:rsid w:val="00502AFD"/>
    <w:rsid w:val="005035F2"/>
    <w:rsid w:val="00503BF7"/>
    <w:rsid w:val="0050424E"/>
    <w:rsid w:val="005042AF"/>
    <w:rsid w:val="00504604"/>
    <w:rsid w:val="005048FB"/>
    <w:rsid w:val="00504B23"/>
    <w:rsid w:val="00504D5C"/>
    <w:rsid w:val="005059CA"/>
    <w:rsid w:val="00505B08"/>
    <w:rsid w:val="00505CFC"/>
    <w:rsid w:val="00505E01"/>
    <w:rsid w:val="0050729D"/>
    <w:rsid w:val="00507FC0"/>
    <w:rsid w:val="005101A1"/>
    <w:rsid w:val="00510752"/>
    <w:rsid w:val="0051078E"/>
    <w:rsid w:val="00510832"/>
    <w:rsid w:val="00510BA2"/>
    <w:rsid w:val="00511316"/>
    <w:rsid w:val="00511943"/>
    <w:rsid w:val="005119CA"/>
    <w:rsid w:val="00512270"/>
    <w:rsid w:val="00512545"/>
    <w:rsid w:val="0051258B"/>
    <w:rsid w:val="005127AA"/>
    <w:rsid w:val="00512A99"/>
    <w:rsid w:val="00512D0D"/>
    <w:rsid w:val="00512ED5"/>
    <w:rsid w:val="005131DF"/>
    <w:rsid w:val="005134F1"/>
    <w:rsid w:val="00513565"/>
    <w:rsid w:val="005135AB"/>
    <w:rsid w:val="0051370B"/>
    <w:rsid w:val="005137E3"/>
    <w:rsid w:val="00513880"/>
    <w:rsid w:val="005149A0"/>
    <w:rsid w:val="005149DB"/>
    <w:rsid w:val="00514A56"/>
    <w:rsid w:val="005151D2"/>
    <w:rsid w:val="0051614E"/>
    <w:rsid w:val="0051684C"/>
    <w:rsid w:val="00516DD7"/>
    <w:rsid w:val="00517B1D"/>
    <w:rsid w:val="00517B2E"/>
    <w:rsid w:val="00517E35"/>
    <w:rsid w:val="00517F5E"/>
    <w:rsid w:val="005208EC"/>
    <w:rsid w:val="00520B48"/>
    <w:rsid w:val="005214EF"/>
    <w:rsid w:val="005224BA"/>
    <w:rsid w:val="00522AB2"/>
    <w:rsid w:val="0052336E"/>
    <w:rsid w:val="00523A06"/>
    <w:rsid w:val="00523CB7"/>
    <w:rsid w:val="00523EAF"/>
    <w:rsid w:val="00524722"/>
    <w:rsid w:val="00524761"/>
    <w:rsid w:val="00524AA5"/>
    <w:rsid w:val="00524FE2"/>
    <w:rsid w:val="005254DE"/>
    <w:rsid w:val="00525A4A"/>
    <w:rsid w:val="00525C85"/>
    <w:rsid w:val="005260E9"/>
    <w:rsid w:val="00526720"/>
    <w:rsid w:val="0052773F"/>
    <w:rsid w:val="00527B24"/>
    <w:rsid w:val="00530717"/>
    <w:rsid w:val="005307CD"/>
    <w:rsid w:val="00530B60"/>
    <w:rsid w:val="00530BEC"/>
    <w:rsid w:val="00530C1D"/>
    <w:rsid w:val="00530E79"/>
    <w:rsid w:val="00531611"/>
    <w:rsid w:val="00531BDC"/>
    <w:rsid w:val="00532497"/>
    <w:rsid w:val="005327B1"/>
    <w:rsid w:val="0053298A"/>
    <w:rsid w:val="005329C1"/>
    <w:rsid w:val="005330FD"/>
    <w:rsid w:val="0053340C"/>
    <w:rsid w:val="005335A9"/>
    <w:rsid w:val="00533E54"/>
    <w:rsid w:val="005343A5"/>
    <w:rsid w:val="005344B3"/>
    <w:rsid w:val="005344E5"/>
    <w:rsid w:val="005346E0"/>
    <w:rsid w:val="00534C15"/>
    <w:rsid w:val="00534D0A"/>
    <w:rsid w:val="00535213"/>
    <w:rsid w:val="00535F61"/>
    <w:rsid w:val="0053628F"/>
    <w:rsid w:val="005364A4"/>
    <w:rsid w:val="00536EA0"/>
    <w:rsid w:val="00536F90"/>
    <w:rsid w:val="00537368"/>
    <w:rsid w:val="005379F9"/>
    <w:rsid w:val="00537BE1"/>
    <w:rsid w:val="00537DB6"/>
    <w:rsid w:val="00537E30"/>
    <w:rsid w:val="00540C0E"/>
    <w:rsid w:val="005413D4"/>
    <w:rsid w:val="00541626"/>
    <w:rsid w:val="00541A17"/>
    <w:rsid w:val="00542797"/>
    <w:rsid w:val="00542EB4"/>
    <w:rsid w:val="00543808"/>
    <w:rsid w:val="00543853"/>
    <w:rsid w:val="00543A93"/>
    <w:rsid w:val="00544571"/>
    <w:rsid w:val="00544F35"/>
    <w:rsid w:val="005451FE"/>
    <w:rsid w:val="00545768"/>
    <w:rsid w:val="005457ED"/>
    <w:rsid w:val="00545C14"/>
    <w:rsid w:val="00545C15"/>
    <w:rsid w:val="00545E75"/>
    <w:rsid w:val="0054612F"/>
    <w:rsid w:val="0054654B"/>
    <w:rsid w:val="005467A5"/>
    <w:rsid w:val="0054748A"/>
    <w:rsid w:val="00547638"/>
    <w:rsid w:val="0054773C"/>
    <w:rsid w:val="005502F6"/>
    <w:rsid w:val="00550464"/>
    <w:rsid w:val="00550529"/>
    <w:rsid w:val="00550656"/>
    <w:rsid w:val="00550F45"/>
    <w:rsid w:val="00551063"/>
    <w:rsid w:val="005518EF"/>
    <w:rsid w:val="00552184"/>
    <w:rsid w:val="005524A0"/>
    <w:rsid w:val="00552655"/>
    <w:rsid w:val="00552758"/>
    <w:rsid w:val="00552C70"/>
    <w:rsid w:val="00552C73"/>
    <w:rsid w:val="00552DC0"/>
    <w:rsid w:val="00553388"/>
    <w:rsid w:val="00553943"/>
    <w:rsid w:val="005539CB"/>
    <w:rsid w:val="00553ABA"/>
    <w:rsid w:val="00553B94"/>
    <w:rsid w:val="00553F75"/>
    <w:rsid w:val="005540C5"/>
    <w:rsid w:val="00554122"/>
    <w:rsid w:val="005542CF"/>
    <w:rsid w:val="00554633"/>
    <w:rsid w:val="0055468F"/>
    <w:rsid w:val="0055483D"/>
    <w:rsid w:val="00554B36"/>
    <w:rsid w:val="00555723"/>
    <w:rsid w:val="00555BC4"/>
    <w:rsid w:val="00555C42"/>
    <w:rsid w:val="00556242"/>
    <w:rsid w:val="00556861"/>
    <w:rsid w:val="00556C0C"/>
    <w:rsid w:val="005575DC"/>
    <w:rsid w:val="005575FA"/>
    <w:rsid w:val="00560486"/>
    <w:rsid w:val="005607E2"/>
    <w:rsid w:val="005614FC"/>
    <w:rsid w:val="00561596"/>
    <w:rsid w:val="00561952"/>
    <w:rsid w:val="00561BDF"/>
    <w:rsid w:val="005623AF"/>
    <w:rsid w:val="00562FDE"/>
    <w:rsid w:val="0056327C"/>
    <w:rsid w:val="00563709"/>
    <w:rsid w:val="00563A0F"/>
    <w:rsid w:val="00563D4F"/>
    <w:rsid w:val="00563DB2"/>
    <w:rsid w:val="005641EF"/>
    <w:rsid w:val="00564977"/>
    <w:rsid w:val="00564B27"/>
    <w:rsid w:val="00564CF6"/>
    <w:rsid w:val="00564CFD"/>
    <w:rsid w:val="00564E7D"/>
    <w:rsid w:val="00564F75"/>
    <w:rsid w:val="00565FF9"/>
    <w:rsid w:val="00566202"/>
    <w:rsid w:val="00566466"/>
    <w:rsid w:val="005664F8"/>
    <w:rsid w:val="00566743"/>
    <w:rsid w:val="00566B6E"/>
    <w:rsid w:val="00566D25"/>
    <w:rsid w:val="00566EF3"/>
    <w:rsid w:val="005676E9"/>
    <w:rsid w:val="005704AA"/>
    <w:rsid w:val="005708D4"/>
    <w:rsid w:val="00570D14"/>
    <w:rsid w:val="00570E4F"/>
    <w:rsid w:val="005726EA"/>
    <w:rsid w:val="005728BF"/>
    <w:rsid w:val="00572D62"/>
    <w:rsid w:val="00573060"/>
    <w:rsid w:val="0057360C"/>
    <w:rsid w:val="00573744"/>
    <w:rsid w:val="00573B96"/>
    <w:rsid w:val="005740D5"/>
    <w:rsid w:val="00574263"/>
    <w:rsid w:val="005744F8"/>
    <w:rsid w:val="00574E0F"/>
    <w:rsid w:val="005750BF"/>
    <w:rsid w:val="00576258"/>
    <w:rsid w:val="005763D4"/>
    <w:rsid w:val="005764A2"/>
    <w:rsid w:val="0057677D"/>
    <w:rsid w:val="00576CAD"/>
    <w:rsid w:val="00576EE6"/>
    <w:rsid w:val="00576F7A"/>
    <w:rsid w:val="00577056"/>
    <w:rsid w:val="00577279"/>
    <w:rsid w:val="005773AD"/>
    <w:rsid w:val="00577A3F"/>
    <w:rsid w:val="00577C90"/>
    <w:rsid w:val="00577F16"/>
    <w:rsid w:val="005806A2"/>
    <w:rsid w:val="0058082A"/>
    <w:rsid w:val="0058126F"/>
    <w:rsid w:val="005814D4"/>
    <w:rsid w:val="00581ED2"/>
    <w:rsid w:val="0058204E"/>
    <w:rsid w:val="005820C1"/>
    <w:rsid w:val="0058237F"/>
    <w:rsid w:val="00582A1C"/>
    <w:rsid w:val="00582A45"/>
    <w:rsid w:val="005839D1"/>
    <w:rsid w:val="00583DE6"/>
    <w:rsid w:val="00583FDB"/>
    <w:rsid w:val="00584345"/>
    <w:rsid w:val="005850D0"/>
    <w:rsid w:val="005851C5"/>
    <w:rsid w:val="005854A0"/>
    <w:rsid w:val="005857E0"/>
    <w:rsid w:val="00585A9D"/>
    <w:rsid w:val="00585D43"/>
    <w:rsid w:val="0058607F"/>
    <w:rsid w:val="00586EAB"/>
    <w:rsid w:val="00586F25"/>
    <w:rsid w:val="00587634"/>
    <w:rsid w:val="005876D2"/>
    <w:rsid w:val="00587942"/>
    <w:rsid w:val="00587B1D"/>
    <w:rsid w:val="00587B2E"/>
    <w:rsid w:val="0059034D"/>
    <w:rsid w:val="00590417"/>
    <w:rsid w:val="00590816"/>
    <w:rsid w:val="00590D2C"/>
    <w:rsid w:val="00591035"/>
    <w:rsid w:val="00591069"/>
    <w:rsid w:val="00591949"/>
    <w:rsid w:val="00592899"/>
    <w:rsid w:val="0059341D"/>
    <w:rsid w:val="005934AB"/>
    <w:rsid w:val="00594457"/>
    <w:rsid w:val="00594673"/>
    <w:rsid w:val="00594817"/>
    <w:rsid w:val="005949B4"/>
    <w:rsid w:val="00595017"/>
    <w:rsid w:val="00595179"/>
    <w:rsid w:val="00595390"/>
    <w:rsid w:val="00595EE7"/>
    <w:rsid w:val="00596AD8"/>
    <w:rsid w:val="005973DF"/>
    <w:rsid w:val="00597421"/>
    <w:rsid w:val="00597947"/>
    <w:rsid w:val="00597DB3"/>
    <w:rsid w:val="005A0103"/>
    <w:rsid w:val="005A030E"/>
    <w:rsid w:val="005A09F9"/>
    <w:rsid w:val="005A0A00"/>
    <w:rsid w:val="005A0B70"/>
    <w:rsid w:val="005A1358"/>
    <w:rsid w:val="005A1D76"/>
    <w:rsid w:val="005A1F1D"/>
    <w:rsid w:val="005A2479"/>
    <w:rsid w:val="005A256B"/>
    <w:rsid w:val="005A2832"/>
    <w:rsid w:val="005A2A7E"/>
    <w:rsid w:val="005A2BD3"/>
    <w:rsid w:val="005A2F4B"/>
    <w:rsid w:val="005A330F"/>
    <w:rsid w:val="005A3607"/>
    <w:rsid w:val="005A3616"/>
    <w:rsid w:val="005A37CC"/>
    <w:rsid w:val="005A3A62"/>
    <w:rsid w:val="005A43AA"/>
    <w:rsid w:val="005A4678"/>
    <w:rsid w:val="005A470B"/>
    <w:rsid w:val="005A4EB2"/>
    <w:rsid w:val="005A570D"/>
    <w:rsid w:val="005A5993"/>
    <w:rsid w:val="005A6025"/>
    <w:rsid w:val="005A60EB"/>
    <w:rsid w:val="005A665C"/>
    <w:rsid w:val="005A674B"/>
    <w:rsid w:val="005A72A6"/>
    <w:rsid w:val="005A7726"/>
    <w:rsid w:val="005A79E0"/>
    <w:rsid w:val="005B0336"/>
    <w:rsid w:val="005B089F"/>
    <w:rsid w:val="005B0BF8"/>
    <w:rsid w:val="005B148D"/>
    <w:rsid w:val="005B2B18"/>
    <w:rsid w:val="005B2C77"/>
    <w:rsid w:val="005B2CE0"/>
    <w:rsid w:val="005B2F6B"/>
    <w:rsid w:val="005B3D04"/>
    <w:rsid w:val="005B3FC3"/>
    <w:rsid w:val="005B412E"/>
    <w:rsid w:val="005B43FA"/>
    <w:rsid w:val="005B4734"/>
    <w:rsid w:val="005B4BAD"/>
    <w:rsid w:val="005B4C53"/>
    <w:rsid w:val="005B4CA8"/>
    <w:rsid w:val="005B4FA5"/>
    <w:rsid w:val="005B5137"/>
    <w:rsid w:val="005B57FE"/>
    <w:rsid w:val="005B5AD1"/>
    <w:rsid w:val="005B62E3"/>
    <w:rsid w:val="005B6591"/>
    <w:rsid w:val="005B67D6"/>
    <w:rsid w:val="005B6852"/>
    <w:rsid w:val="005B758A"/>
    <w:rsid w:val="005B75F3"/>
    <w:rsid w:val="005B77C3"/>
    <w:rsid w:val="005C076D"/>
    <w:rsid w:val="005C0809"/>
    <w:rsid w:val="005C09A5"/>
    <w:rsid w:val="005C0CB3"/>
    <w:rsid w:val="005C0CE1"/>
    <w:rsid w:val="005C0EDD"/>
    <w:rsid w:val="005C1171"/>
    <w:rsid w:val="005C11E8"/>
    <w:rsid w:val="005C1C12"/>
    <w:rsid w:val="005C2907"/>
    <w:rsid w:val="005C3158"/>
    <w:rsid w:val="005C31BD"/>
    <w:rsid w:val="005C3702"/>
    <w:rsid w:val="005C3F39"/>
    <w:rsid w:val="005C4682"/>
    <w:rsid w:val="005C4D94"/>
    <w:rsid w:val="005C555E"/>
    <w:rsid w:val="005C5708"/>
    <w:rsid w:val="005C5C93"/>
    <w:rsid w:val="005C6474"/>
    <w:rsid w:val="005C6E2B"/>
    <w:rsid w:val="005C6E54"/>
    <w:rsid w:val="005C7120"/>
    <w:rsid w:val="005C768F"/>
    <w:rsid w:val="005C7B46"/>
    <w:rsid w:val="005C7FB3"/>
    <w:rsid w:val="005D02D7"/>
    <w:rsid w:val="005D03B1"/>
    <w:rsid w:val="005D0420"/>
    <w:rsid w:val="005D103C"/>
    <w:rsid w:val="005D1372"/>
    <w:rsid w:val="005D14F8"/>
    <w:rsid w:val="005D1898"/>
    <w:rsid w:val="005D1A45"/>
    <w:rsid w:val="005D21AA"/>
    <w:rsid w:val="005D288B"/>
    <w:rsid w:val="005D2B63"/>
    <w:rsid w:val="005D2BBE"/>
    <w:rsid w:val="005D2FEF"/>
    <w:rsid w:val="005D35A8"/>
    <w:rsid w:val="005D40E8"/>
    <w:rsid w:val="005D4592"/>
    <w:rsid w:val="005D4721"/>
    <w:rsid w:val="005D4D15"/>
    <w:rsid w:val="005D51B5"/>
    <w:rsid w:val="005D5882"/>
    <w:rsid w:val="005D58D6"/>
    <w:rsid w:val="005D5C09"/>
    <w:rsid w:val="005D6115"/>
    <w:rsid w:val="005D64AB"/>
    <w:rsid w:val="005D66C2"/>
    <w:rsid w:val="005D687C"/>
    <w:rsid w:val="005D6BA8"/>
    <w:rsid w:val="005D6BCB"/>
    <w:rsid w:val="005D737F"/>
    <w:rsid w:val="005D7BFD"/>
    <w:rsid w:val="005D7E07"/>
    <w:rsid w:val="005D7E2C"/>
    <w:rsid w:val="005E05FB"/>
    <w:rsid w:val="005E0EE6"/>
    <w:rsid w:val="005E1426"/>
    <w:rsid w:val="005E16EC"/>
    <w:rsid w:val="005E1EC6"/>
    <w:rsid w:val="005E22DB"/>
    <w:rsid w:val="005E2E59"/>
    <w:rsid w:val="005E2F7E"/>
    <w:rsid w:val="005E2FA0"/>
    <w:rsid w:val="005E2FB0"/>
    <w:rsid w:val="005E3464"/>
    <w:rsid w:val="005E38F8"/>
    <w:rsid w:val="005E39A0"/>
    <w:rsid w:val="005E4219"/>
    <w:rsid w:val="005E449A"/>
    <w:rsid w:val="005E4E70"/>
    <w:rsid w:val="005E4FFA"/>
    <w:rsid w:val="005E5795"/>
    <w:rsid w:val="005E5FE3"/>
    <w:rsid w:val="005E62C7"/>
    <w:rsid w:val="005E66CE"/>
    <w:rsid w:val="005E68B2"/>
    <w:rsid w:val="005E700D"/>
    <w:rsid w:val="005F1069"/>
    <w:rsid w:val="005F22BD"/>
    <w:rsid w:val="005F254E"/>
    <w:rsid w:val="005F3FA9"/>
    <w:rsid w:val="005F420B"/>
    <w:rsid w:val="005F52D5"/>
    <w:rsid w:val="005F56DE"/>
    <w:rsid w:val="005F591F"/>
    <w:rsid w:val="005F5DA0"/>
    <w:rsid w:val="005F6212"/>
    <w:rsid w:val="005F6755"/>
    <w:rsid w:val="005F6A96"/>
    <w:rsid w:val="005F726D"/>
    <w:rsid w:val="005F74B6"/>
    <w:rsid w:val="005F7CC0"/>
    <w:rsid w:val="006000C2"/>
    <w:rsid w:val="00600500"/>
    <w:rsid w:val="006009D3"/>
    <w:rsid w:val="006016DC"/>
    <w:rsid w:val="00601FC2"/>
    <w:rsid w:val="00602A40"/>
    <w:rsid w:val="00602DCA"/>
    <w:rsid w:val="006040A2"/>
    <w:rsid w:val="00604792"/>
    <w:rsid w:val="006049E3"/>
    <w:rsid w:val="00604B45"/>
    <w:rsid w:val="00604EF0"/>
    <w:rsid w:val="00604F3F"/>
    <w:rsid w:val="006058EC"/>
    <w:rsid w:val="00605DD1"/>
    <w:rsid w:val="00606A60"/>
    <w:rsid w:val="00606E80"/>
    <w:rsid w:val="00607806"/>
    <w:rsid w:val="00607E89"/>
    <w:rsid w:val="00610315"/>
    <w:rsid w:val="00610732"/>
    <w:rsid w:val="0061155A"/>
    <w:rsid w:val="00611B6C"/>
    <w:rsid w:val="0061218A"/>
    <w:rsid w:val="00612287"/>
    <w:rsid w:val="006123BC"/>
    <w:rsid w:val="0061260D"/>
    <w:rsid w:val="00612BEA"/>
    <w:rsid w:val="00613AED"/>
    <w:rsid w:val="0061442C"/>
    <w:rsid w:val="006148DF"/>
    <w:rsid w:val="006148E6"/>
    <w:rsid w:val="00614ACD"/>
    <w:rsid w:val="006154B9"/>
    <w:rsid w:val="006155D7"/>
    <w:rsid w:val="00615828"/>
    <w:rsid w:val="00615BBC"/>
    <w:rsid w:val="00616D3B"/>
    <w:rsid w:val="006177CC"/>
    <w:rsid w:val="00617A48"/>
    <w:rsid w:val="00617D10"/>
    <w:rsid w:val="00620286"/>
    <w:rsid w:val="00620B40"/>
    <w:rsid w:val="00620B42"/>
    <w:rsid w:val="00620F9D"/>
    <w:rsid w:val="006215BB"/>
    <w:rsid w:val="00621968"/>
    <w:rsid w:val="006219A2"/>
    <w:rsid w:val="00621A2F"/>
    <w:rsid w:val="00621CFD"/>
    <w:rsid w:val="00622758"/>
    <w:rsid w:val="006228B2"/>
    <w:rsid w:val="0062327E"/>
    <w:rsid w:val="006236CB"/>
    <w:rsid w:val="00623874"/>
    <w:rsid w:val="0062455C"/>
    <w:rsid w:val="00624879"/>
    <w:rsid w:val="0062490C"/>
    <w:rsid w:val="00624AEF"/>
    <w:rsid w:val="00624DB7"/>
    <w:rsid w:val="006251C8"/>
    <w:rsid w:val="00625541"/>
    <w:rsid w:val="006256D7"/>
    <w:rsid w:val="0062596E"/>
    <w:rsid w:val="00625D0D"/>
    <w:rsid w:val="00625E70"/>
    <w:rsid w:val="00625F4B"/>
    <w:rsid w:val="00625FD5"/>
    <w:rsid w:val="00626557"/>
    <w:rsid w:val="0062657D"/>
    <w:rsid w:val="006265D0"/>
    <w:rsid w:val="00626E7E"/>
    <w:rsid w:val="00627181"/>
    <w:rsid w:val="00627381"/>
    <w:rsid w:val="00627490"/>
    <w:rsid w:val="00627556"/>
    <w:rsid w:val="0062772E"/>
    <w:rsid w:val="00630102"/>
    <w:rsid w:val="00630927"/>
    <w:rsid w:val="00630BF6"/>
    <w:rsid w:val="00631027"/>
    <w:rsid w:val="00631282"/>
    <w:rsid w:val="006312ED"/>
    <w:rsid w:val="00631327"/>
    <w:rsid w:val="00631DBA"/>
    <w:rsid w:val="00631EA0"/>
    <w:rsid w:val="00632320"/>
    <w:rsid w:val="006324A3"/>
    <w:rsid w:val="00632C45"/>
    <w:rsid w:val="00632E55"/>
    <w:rsid w:val="00633040"/>
    <w:rsid w:val="006330D4"/>
    <w:rsid w:val="00633166"/>
    <w:rsid w:val="00633398"/>
    <w:rsid w:val="006333CD"/>
    <w:rsid w:val="00633798"/>
    <w:rsid w:val="00633ADC"/>
    <w:rsid w:val="0063427D"/>
    <w:rsid w:val="006347EA"/>
    <w:rsid w:val="00634A5E"/>
    <w:rsid w:val="00634A7D"/>
    <w:rsid w:val="006353A9"/>
    <w:rsid w:val="00635889"/>
    <w:rsid w:val="006361D3"/>
    <w:rsid w:val="00636889"/>
    <w:rsid w:val="006369A2"/>
    <w:rsid w:val="00636E90"/>
    <w:rsid w:val="006375F4"/>
    <w:rsid w:val="00637AC7"/>
    <w:rsid w:val="00637EB4"/>
    <w:rsid w:val="00640354"/>
    <w:rsid w:val="0064072E"/>
    <w:rsid w:val="006408B9"/>
    <w:rsid w:val="00640BDA"/>
    <w:rsid w:val="00641252"/>
    <w:rsid w:val="00641420"/>
    <w:rsid w:val="00641433"/>
    <w:rsid w:val="00641D0C"/>
    <w:rsid w:val="00641EDF"/>
    <w:rsid w:val="006420EB"/>
    <w:rsid w:val="006422BB"/>
    <w:rsid w:val="00642CED"/>
    <w:rsid w:val="00642E37"/>
    <w:rsid w:val="0064324B"/>
    <w:rsid w:val="006433F0"/>
    <w:rsid w:val="00643CAA"/>
    <w:rsid w:val="00644776"/>
    <w:rsid w:val="006448CF"/>
    <w:rsid w:val="00645002"/>
    <w:rsid w:val="00645150"/>
    <w:rsid w:val="0064524E"/>
    <w:rsid w:val="00645691"/>
    <w:rsid w:val="006457C5"/>
    <w:rsid w:val="00645871"/>
    <w:rsid w:val="00645D96"/>
    <w:rsid w:val="006462B3"/>
    <w:rsid w:val="0064656D"/>
    <w:rsid w:val="006466B6"/>
    <w:rsid w:val="00646D03"/>
    <w:rsid w:val="00647387"/>
    <w:rsid w:val="006474E9"/>
    <w:rsid w:val="00647AB4"/>
    <w:rsid w:val="00647FA9"/>
    <w:rsid w:val="00650016"/>
    <w:rsid w:val="00650463"/>
    <w:rsid w:val="00650464"/>
    <w:rsid w:val="0065078E"/>
    <w:rsid w:val="006508EB"/>
    <w:rsid w:val="006509F0"/>
    <w:rsid w:val="00650A75"/>
    <w:rsid w:val="00650E4D"/>
    <w:rsid w:val="00650FFA"/>
    <w:rsid w:val="00651432"/>
    <w:rsid w:val="0065189A"/>
    <w:rsid w:val="006518D9"/>
    <w:rsid w:val="006521ED"/>
    <w:rsid w:val="006524C3"/>
    <w:rsid w:val="0065296F"/>
    <w:rsid w:val="00652BD6"/>
    <w:rsid w:val="00652C4C"/>
    <w:rsid w:val="00652CA9"/>
    <w:rsid w:val="006533A0"/>
    <w:rsid w:val="00653574"/>
    <w:rsid w:val="00653BD3"/>
    <w:rsid w:val="00653D8B"/>
    <w:rsid w:val="00653E8B"/>
    <w:rsid w:val="00654657"/>
    <w:rsid w:val="00654A70"/>
    <w:rsid w:val="00654E17"/>
    <w:rsid w:val="00655191"/>
    <w:rsid w:val="006552BE"/>
    <w:rsid w:val="006564B9"/>
    <w:rsid w:val="00656500"/>
    <w:rsid w:val="006566D2"/>
    <w:rsid w:val="00656803"/>
    <w:rsid w:val="0065694A"/>
    <w:rsid w:val="00656C4D"/>
    <w:rsid w:val="00656D8F"/>
    <w:rsid w:val="00656FB4"/>
    <w:rsid w:val="006575B7"/>
    <w:rsid w:val="00657AEF"/>
    <w:rsid w:val="00660E9D"/>
    <w:rsid w:val="00661506"/>
    <w:rsid w:val="00661867"/>
    <w:rsid w:val="00661961"/>
    <w:rsid w:val="00661C0E"/>
    <w:rsid w:val="00661D05"/>
    <w:rsid w:val="00662A24"/>
    <w:rsid w:val="00662C18"/>
    <w:rsid w:val="00662C45"/>
    <w:rsid w:val="00662DE6"/>
    <w:rsid w:val="0066346E"/>
    <w:rsid w:val="006634D0"/>
    <w:rsid w:val="006635D7"/>
    <w:rsid w:val="006636C8"/>
    <w:rsid w:val="00663766"/>
    <w:rsid w:val="006638E3"/>
    <w:rsid w:val="006639FE"/>
    <w:rsid w:val="00664014"/>
    <w:rsid w:val="00664E11"/>
    <w:rsid w:val="00665DD2"/>
    <w:rsid w:val="00665E77"/>
    <w:rsid w:val="006668CA"/>
    <w:rsid w:val="00666CB7"/>
    <w:rsid w:val="00666D01"/>
    <w:rsid w:val="006679CE"/>
    <w:rsid w:val="00670997"/>
    <w:rsid w:val="006709D4"/>
    <w:rsid w:val="00670C2E"/>
    <w:rsid w:val="00671488"/>
    <w:rsid w:val="0067174D"/>
    <w:rsid w:val="00671E1D"/>
    <w:rsid w:val="0067213D"/>
    <w:rsid w:val="00672746"/>
    <w:rsid w:val="006728BD"/>
    <w:rsid w:val="00672AEF"/>
    <w:rsid w:val="00673EA0"/>
    <w:rsid w:val="006744F7"/>
    <w:rsid w:val="006756EC"/>
    <w:rsid w:val="00675AC6"/>
    <w:rsid w:val="00675BA5"/>
    <w:rsid w:val="00676628"/>
    <w:rsid w:val="00676BC4"/>
    <w:rsid w:val="006771AB"/>
    <w:rsid w:val="0067727D"/>
    <w:rsid w:val="00677962"/>
    <w:rsid w:val="006806A7"/>
    <w:rsid w:val="00680974"/>
    <w:rsid w:val="00680AE4"/>
    <w:rsid w:val="00681962"/>
    <w:rsid w:val="00681966"/>
    <w:rsid w:val="00682488"/>
    <w:rsid w:val="00682553"/>
    <w:rsid w:val="006828BC"/>
    <w:rsid w:val="00682A4B"/>
    <w:rsid w:val="00682AC4"/>
    <w:rsid w:val="00682B72"/>
    <w:rsid w:val="0068301E"/>
    <w:rsid w:val="006831A5"/>
    <w:rsid w:val="00683F71"/>
    <w:rsid w:val="00684149"/>
    <w:rsid w:val="006842E0"/>
    <w:rsid w:val="0068452C"/>
    <w:rsid w:val="006848B0"/>
    <w:rsid w:val="00684906"/>
    <w:rsid w:val="00684D68"/>
    <w:rsid w:val="00686742"/>
    <w:rsid w:val="00686E70"/>
    <w:rsid w:val="00687213"/>
    <w:rsid w:val="00687248"/>
    <w:rsid w:val="00687EA1"/>
    <w:rsid w:val="00687F59"/>
    <w:rsid w:val="00690B1E"/>
    <w:rsid w:val="00690BCB"/>
    <w:rsid w:val="00690EBD"/>
    <w:rsid w:val="006911F3"/>
    <w:rsid w:val="00692242"/>
    <w:rsid w:val="00692765"/>
    <w:rsid w:val="00692C02"/>
    <w:rsid w:val="00692C8D"/>
    <w:rsid w:val="00692DC5"/>
    <w:rsid w:val="00692DF5"/>
    <w:rsid w:val="00693463"/>
    <w:rsid w:val="006934D7"/>
    <w:rsid w:val="006938F5"/>
    <w:rsid w:val="00694D98"/>
    <w:rsid w:val="00695114"/>
    <w:rsid w:val="0069536A"/>
    <w:rsid w:val="00695A3B"/>
    <w:rsid w:val="00695DF3"/>
    <w:rsid w:val="0069642C"/>
    <w:rsid w:val="006965C8"/>
    <w:rsid w:val="006978A4"/>
    <w:rsid w:val="006A00E4"/>
    <w:rsid w:val="006A05D9"/>
    <w:rsid w:val="006A09BF"/>
    <w:rsid w:val="006A0CC0"/>
    <w:rsid w:val="006A0DBC"/>
    <w:rsid w:val="006A29A1"/>
    <w:rsid w:val="006A2FFA"/>
    <w:rsid w:val="006A30F4"/>
    <w:rsid w:val="006A3138"/>
    <w:rsid w:val="006A35B5"/>
    <w:rsid w:val="006A37B4"/>
    <w:rsid w:val="006A3C5E"/>
    <w:rsid w:val="006A412F"/>
    <w:rsid w:val="006A41A6"/>
    <w:rsid w:val="006A42D5"/>
    <w:rsid w:val="006A480B"/>
    <w:rsid w:val="006A481E"/>
    <w:rsid w:val="006A4B40"/>
    <w:rsid w:val="006A4FD9"/>
    <w:rsid w:val="006A517A"/>
    <w:rsid w:val="006A534B"/>
    <w:rsid w:val="006A5E1A"/>
    <w:rsid w:val="006A655D"/>
    <w:rsid w:val="006A6B5F"/>
    <w:rsid w:val="006A6DE0"/>
    <w:rsid w:val="006A7058"/>
    <w:rsid w:val="006A781E"/>
    <w:rsid w:val="006A7B81"/>
    <w:rsid w:val="006A7CE6"/>
    <w:rsid w:val="006B01DC"/>
    <w:rsid w:val="006B0B1C"/>
    <w:rsid w:val="006B0CEA"/>
    <w:rsid w:val="006B0E43"/>
    <w:rsid w:val="006B1595"/>
    <w:rsid w:val="006B1B84"/>
    <w:rsid w:val="006B1C96"/>
    <w:rsid w:val="006B2CC4"/>
    <w:rsid w:val="006B2E2C"/>
    <w:rsid w:val="006B33B2"/>
    <w:rsid w:val="006B3EBF"/>
    <w:rsid w:val="006B4089"/>
    <w:rsid w:val="006B41D3"/>
    <w:rsid w:val="006B4C15"/>
    <w:rsid w:val="006B5296"/>
    <w:rsid w:val="006B5440"/>
    <w:rsid w:val="006B59AB"/>
    <w:rsid w:val="006B5E41"/>
    <w:rsid w:val="006B6207"/>
    <w:rsid w:val="006B64B8"/>
    <w:rsid w:val="006B6579"/>
    <w:rsid w:val="006B6B91"/>
    <w:rsid w:val="006B7110"/>
    <w:rsid w:val="006B74E8"/>
    <w:rsid w:val="006B7BE5"/>
    <w:rsid w:val="006B7E13"/>
    <w:rsid w:val="006C00C6"/>
    <w:rsid w:val="006C0101"/>
    <w:rsid w:val="006C038D"/>
    <w:rsid w:val="006C13E6"/>
    <w:rsid w:val="006C191E"/>
    <w:rsid w:val="006C1977"/>
    <w:rsid w:val="006C364E"/>
    <w:rsid w:val="006C373B"/>
    <w:rsid w:val="006C3A17"/>
    <w:rsid w:val="006C3B9C"/>
    <w:rsid w:val="006C40F9"/>
    <w:rsid w:val="006C477B"/>
    <w:rsid w:val="006C4AF7"/>
    <w:rsid w:val="006C57CC"/>
    <w:rsid w:val="006C5C9B"/>
    <w:rsid w:val="006C61C7"/>
    <w:rsid w:val="006C6DFD"/>
    <w:rsid w:val="006C7732"/>
    <w:rsid w:val="006D0444"/>
    <w:rsid w:val="006D098A"/>
    <w:rsid w:val="006D0C40"/>
    <w:rsid w:val="006D12AB"/>
    <w:rsid w:val="006D17AF"/>
    <w:rsid w:val="006D18A0"/>
    <w:rsid w:val="006D1B10"/>
    <w:rsid w:val="006D1C54"/>
    <w:rsid w:val="006D1FE6"/>
    <w:rsid w:val="006D2C6C"/>
    <w:rsid w:val="006D2E7D"/>
    <w:rsid w:val="006D2F3B"/>
    <w:rsid w:val="006D376E"/>
    <w:rsid w:val="006D3C4E"/>
    <w:rsid w:val="006D3E6E"/>
    <w:rsid w:val="006D45CF"/>
    <w:rsid w:val="006D47CF"/>
    <w:rsid w:val="006D48E8"/>
    <w:rsid w:val="006D4D6F"/>
    <w:rsid w:val="006D4E82"/>
    <w:rsid w:val="006D535B"/>
    <w:rsid w:val="006D54F5"/>
    <w:rsid w:val="006D570F"/>
    <w:rsid w:val="006D6375"/>
    <w:rsid w:val="006D6473"/>
    <w:rsid w:val="006D6682"/>
    <w:rsid w:val="006D67C8"/>
    <w:rsid w:val="006D71EA"/>
    <w:rsid w:val="006D75D4"/>
    <w:rsid w:val="006D7650"/>
    <w:rsid w:val="006D7A1D"/>
    <w:rsid w:val="006D7BA1"/>
    <w:rsid w:val="006D7CAB"/>
    <w:rsid w:val="006E042C"/>
    <w:rsid w:val="006E05AE"/>
    <w:rsid w:val="006E088A"/>
    <w:rsid w:val="006E0C06"/>
    <w:rsid w:val="006E0D0F"/>
    <w:rsid w:val="006E0E3E"/>
    <w:rsid w:val="006E0FD6"/>
    <w:rsid w:val="006E1254"/>
    <w:rsid w:val="006E151A"/>
    <w:rsid w:val="006E1639"/>
    <w:rsid w:val="006E1B11"/>
    <w:rsid w:val="006E1CD8"/>
    <w:rsid w:val="006E2182"/>
    <w:rsid w:val="006E2690"/>
    <w:rsid w:val="006E285D"/>
    <w:rsid w:val="006E3629"/>
    <w:rsid w:val="006E4E23"/>
    <w:rsid w:val="006E4F8F"/>
    <w:rsid w:val="006E5038"/>
    <w:rsid w:val="006E528D"/>
    <w:rsid w:val="006E5421"/>
    <w:rsid w:val="006E5DAD"/>
    <w:rsid w:val="006E6028"/>
    <w:rsid w:val="006E61E7"/>
    <w:rsid w:val="006E622D"/>
    <w:rsid w:val="006E6484"/>
    <w:rsid w:val="006E66D6"/>
    <w:rsid w:val="006E6807"/>
    <w:rsid w:val="006E70AC"/>
    <w:rsid w:val="006E79CC"/>
    <w:rsid w:val="006E79FD"/>
    <w:rsid w:val="006E7CEC"/>
    <w:rsid w:val="006F025E"/>
    <w:rsid w:val="006F0978"/>
    <w:rsid w:val="006F0A80"/>
    <w:rsid w:val="006F0D00"/>
    <w:rsid w:val="006F10C9"/>
    <w:rsid w:val="006F1A5B"/>
    <w:rsid w:val="006F2430"/>
    <w:rsid w:val="006F301C"/>
    <w:rsid w:val="006F3039"/>
    <w:rsid w:val="006F4D23"/>
    <w:rsid w:val="006F55D6"/>
    <w:rsid w:val="006F660A"/>
    <w:rsid w:val="006F6A3D"/>
    <w:rsid w:val="006F722C"/>
    <w:rsid w:val="006F745A"/>
    <w:rsid w:val="006F7902"/>
    <w:rsid w:val="006F7D94"/>
    <w:rsid w:val="006F7E0E"/>
    <w:rsid w:val="00700141"/>
    <w:rsid w:val="00700CBB"/>
    <w:rsid w:val="00700D3E"/>
    <w:rsid w:val="00701703"/>
    <w:rsid w:val="00701799"/>
    <w:rsid w:val="0070199F"/>
    <w:rsid w:val="00701AB9"/>
    <w:rsid w:val="00701FD9"/>
    <w:rsid w:val="00702273"/>
    <w:rsid w:val="00703042"/>
    <w:rsid w:val="007036E4"/>
    <w:rsid w:val="0070388B"/>
    <w:rsid w:val="00703D79"/>
    <w:rsid w:val="00703E7B"/>
    <w:rsid w:val="00703FDB"/>
    <w:rsid w:val="00704F37"/>
    <w:rsid w:val="00705BB3"/>
    <w:rsid w:val="007069EE"/>
    <w:rsid w:val="00706CD4"/>
    <w:rsid w:val="00706E37"/>
    <w:rsid w:val="00706F5A"/>
    <w:rsid w:val="00706F7C"/>
    <w:rsid w:val="00707056"/>
    <w:rsid w:val="007070B9"/>
    <w:rsid w:val="00707CDC"/>
    <w:rsid w:val="007103C1"/>
    <w:rsid w:val="00711157"/>
    <w:rsid w:val="007118CF"/>
    <w:rsid w:val="00711A1E"/>
    <w:rsid w:val="00711E8D"/>
    <w:rsid w:val="00712171"/>
    <w:rsid w:val="007122A1"/>
    <w:rsid w:val="00712763"/>
    <w:rsid w:val="00712B98"/>
    <w:rsid w:val="00712C6C"/>
    <w:rsid w:val="007131EC"/>
    <w:rsid w:val="007139DE"/>
    <w:rsid w:val="00713C9E"/>
    <w:rsid w:val="00714511"/>
    <w:rsid w:val="007147E3"/>
    <w:rsid w:val="007149C3"/>
    <w:rsid w:val="0071529B"/>
    <w:rsid w:val="00715CD0"/>
    <w:rsid w:val="00716249"/>
    <w:rsid w:val="0071691B"/>
    <w:rsid w:val="00716F40"/>
    <w:rsid w:val="00717084"/>
    <w:rsid w:val="00717930"/>
    <w:rsid w:val="00717A24"/>
    <w:rsid w:val="00717B3A"/>
    <w:rsid w:val="00717D6D"/>
    <w:rsid w:val="00717EB0"/>
    <w:rsid w:val="0072036C"/>
    <w:rsid w:val="00720567"/>
    <w:rsid w:val="00720F8D"/>
    <w:rsid w:val="007210A4"/>
    <w:rsid w:val="00721445"/>
    <w:rsid w:val="00721825"/>
    <w:rsid w:val="00722D71"/>
    <w:rsid w:val="00722EE7"/>
    <w:rsid w:val="0072318A"/>
    <w:rsid w:val="00723914"/>
    <w:rsid w:val="00723B5C"/>
    <w:rsid w:val="00723D20"/>
    <w:rsid w:val="00723F78"/>
    <w:rsid w:val="007243F1"/>
    <w:rsid w:val="007245D8"/>
    <w:rsid w:val="00724A41"/>
    <w:rsid w:val="00724BE3"/>
    <w:rsid w:val="00724D2B"/>
    <w:rsid w:val="00724D9C"/>
    <w:rsid w:val="0072514B"/>
    <w:rsid w:val="007254C1"/>
    <w:rsid w:val="00725F36"/>
    <w:rsid w:val="007263B8"/>
    <w:rsid w:val="007269F3"/>
    <w:rsid w:val="00726A64"/>
    <w:rsid w:val="00726F87"/>
    <w:rsid w:val="00726FA8"/>
    <w:rsid w:val="0072721C"/>
    <w:rsid w:val="00727290"/>
    <w:rsid w:val="00727466"/>
    <w:rsid w:val="007277B8"/>
    <w:rsid w:val="00727AB4"/>
    <w:rsid w:val="00730256"/>
    <w:rsid w:val="0073032E"/>
    <w:rsid w:val="0073066A"/>
    <w:rsid w:val="0073084A"/>
    <w:rsid w:val="007309E0"/>
    <w:rsid w:val="00730CA5"/>
    <w:rsid w:val="00731715"/>
    <w:rsid w:val="00731861"/>
    <w:rsid w:val="0073226B"/>
    <w:rsid w:val="007322A2"/>
    <w:rsid w:val="007324F9"/>
    <w:rsid w:val="0073290F"/>
    <w:rsid w:val="00732A8D"/>
    <w:rsid w:val="00732B31"/>
    <w:rsid w:val="00732C07"/>
    <w:rsid w:val="00734065"/>
    <w:rsid w:val="0073456E"/>
    <w:rsid w:val="00734576"/>
    <w:rsid w:val="00734A1D"/>
    <w:rsid w:val="00734FF9"/>
    <w:rsid w:val="007350E6"/>
    <w:rsid w:val="007357DA"/>
    <w:rsid w:val="007358C1"/>
    <w:rsid w:val="00736D46"/>
    <w:rsid w:val="007371DB"/>
    <w:rsid w:val="00737704"/>
    <w:rsid w:val="00740320"/>
    <w:rsid w:val="0074177B"/>
    <w:rsid w:val="00741F71"/>
    <w:rsid w:val="007420AD"/>
    <w:rsid w:val="007428A0"/>
    <w:rsid w:val="00742997"/>
    <w:rsid w:val="00742CC2"/>
    <w:rsid w:val="00743B35"/>
    <w:rsid w:val="0074418D"/>
    <w:rsid w:val="0074439C"/>
    <w:rsid w:val="007448A1"/>
    <w:rsid w:val="00744EE2"/>
    <w:rsid w:val="0074580B"/>
    <w:rsid w:val="0074627D"/>
    <w:rsid w:val="00746326"/>
    <w:rsid w:val="007467BC"/>
    <w:rsid w:val="007467D9"/>
    <w:rsid w:val="0074759D"/>
    <w:rsid w:val="00750CC6"/>
    <w:rsid w:val="00751063"/>
    <w:rsid w:val="00751306"/>
    <w:rsid w:val="007513CC"/>
    <w:rsid w:val="0075153D"/>
    <w:rsid w:val="0075172C"/>
    <w:rsid w:val="00751E70"/>
    <w:rsid w:val="00751F94"/>
    <w:rsid w:val="00752172"/>
    <w:rsid w:val="007522E7"/>
    <w:rsid w:val="00752822"/>
    <w:rsid w:val="00753286"/>
    <w:rsid w:val="00753AFE"/>
    <w:rsid w:val="00753B64"/>
    <w:rsid w:val="00754113"/>
    <w:rsid w:val="00754AEC"/>
    <w:rsid w:val="00755DF0"/>
    <w:rsid w:val="00756190"/>
    <w:rsid w:val="00756445"/>
    <w:rsid w:val="00757614"/>
    <w:rsid w:val="00757A50"/>
    <w:rsid w:val="00757D23"/>
    <w:rsid w:val="00757DF2"/>
    <w:rsid w:val="00757F56"/>
    <w:rsid w:val="00760CBA"/>
    <w:rsid w:val="00760D02"/>
    <w:rsid w:val="00760F0D"/>
    <w:rsid w:val="00761FBC"/>
    <w:rsid w:val="007624F6"/>
    <w:rsid w:val="007626AB"/>
    <w:rsid w:val="00762F05"/>
    <w:rsid w:val="00763279"/>
    <w:rsid w:val="0076332D"/>
    <w:rsid w:val="007633DE"/>
    <w:rsid w:val="00763B01"/>
    <w:rsid w:val="00763BE5"/>
    <w:rsid w:val="007644C5"/>
    <w:rsid w:val="0076479F"/>
    <w:rsid w:val="007649A4"/>
    <w:rsid w:val="00764A13"/>
    <w:rsid w:val="00765063"/>
    <w:rsid w:val="00765C2D"/>
    <w:rsid w:val="0076622D"/>
    <w:rsid w:val="007667BC"/>
    <w:rsid w:val="007673F3"/>
    <w:rsid w:val="00770CE2"/>
    <w:rsid w:val="00771592"/>
    <w:rsid w:val="00771BF4"/>
    <w:rsid w:val="00771EA4"/>
    <w:rsid w:val="007725E2"/>
    <w:rsid w:val="00772C14"/>
    <w:rsid w:val="007731D4"/>
    <w:rsid w:val="0077330C"/>
    <w:rsid w:val="007739AB"/>
    <w:rsid w:val="00773BDB"/>
    <w:rsid w:val="00774667"/>
    <w:rsid w:val="00774A65"/>
    <w:rsid w:val="00774E8D"/>
    <w:rsid w:val="00775426"/>
    <w:rsid w:val="00775B89"/>
    <w:rsid w:val="00775C02"/>
    <w:rsid w:val="00776762"/>
    <w:rsid w:val="00776D82"/>
    <w:rsid w:val="00777159"/>
    <w:rsid w:val="00777693"/>
    <w:rsid w:val="0077786B"/>
    <w:rsid w:val="00777CCA"/>
    <w:rsid w:val="00777FE1"/>
    <w:rsid w:val="0078032F"/>
    <w:rsid w:val="00780684"/>
    <w:rsid w:val="00780F6E"/>
    <w:rsid w:val="00780FBD"/>
    <w:rsid w:val="00781620"/>
    <w:rsid w:val="00781A58"/>
    <w:rsid w:val="007832DC"/>
    <w:rsid w:val="00783555"/>
    <w:rsid w:val="0078413D"/>
    <w:rsid w:val="00784209"/>
    <w:rsid w:val="00784400"/>
    <w:rsid w:val="007847FF"/>
    <w:rsid w:val="00784B4A"/>
    <w:rsid w:val="00784B6C"/>
    <w:rsid w:val="00785A2E"/>
    <w:rsid w:val="00785EC3"/>
    <w:rsid w:val="00785FEA"/>
    <w:rsid w:val="00786D6A"/>
    <w:rsid w:val="007876B7"/>
    <w:rsid w:val="007876D7"/>
    <w:rsid w:val="00787B67"/>
    <w:rsid w:val="00787D06"/>
    <w:rsid w:val="007907EB"/>
    <w:rsid w:val="00790865"/>
    <w:rsid w:val="007908AF"/>
    <w:rsid w:val="00790922"/>
    <w:rsid w:val="00790AAB"/>
    <w:rsid w:val="00790B08"/>
    <w:rsid w:val="00791156"/>
    <w:rsid w:val="00791B94"/>
    <w:rsid w:val="007922CF"/>
    <w:rsid w:val="00792D8A"/>
    <w:rsid w:val="00792F3F"/>
    <w:rsid w:val="007933CC"/>
    <w:rsid w:val="0079379D"/>
    <w:rsid w:val="00793B25"/>
    <w:rsid w:val="00793EDC"/>
    <w:rsid w:val="007941E4"/>
    <w:rsid w:val="00794C45"/>
    <w:rsid w:val="00794E3D"/>
    <w:rsid w:val="0079548E"/>
    <w:rsid w:val="00795491"/>
    <w:rsid w:val="007954C3"/>
    <w:rsid w:val="00795FE4"/>
    <w:rsid w:val="007960C7"/>
    <w:rsid w:val="00796450"/>
    <w:rsid w:val="00796B43"/>
    <w:rsid w:val="0079736B"/>
    <w:rsid w:val="00797D69"/>
    <w:rsid w:val="00797F71"/>
    <w:rsid w:val="007A0356"/>
    <w:rsid w:val="007A05A9"/>
    <w:rsid w:val="007A0D81"/>
    <w:rsid w:val="007A1072"/>
    <w:rsid w:val="007A1169"/>
    <w:rsid w:val="007A2734"/>
    <w:rsid w:val="007A3305"/>
    <w:rsid w:val="007A3718"/>
    <w:rsid w:val="007A3D1A"/>
    <w:rsid w:val="007A415C"/>
    <w:rsid w:val="007A44CD"/>
    <w:rsid w:val="007A45CD"/>
    <w:rsid w:val="007A467B"/>
    <w:rsid w:val="007A49DE"/>
    <w:rsid w:val="007A51A0"/>
    <w:rsid w:val="007A58F7"/>
    <w:rsid w:val="007A5FCA"/>
    <w:rsid w:val="007A63FB"/>
    <w:rsid w:val="007A64CD"/>
    <w:rsid w:val="007A695B"/>
    <w:rsid w:val="007A74DA"/>
    <w:rsid w:val="007A764D"/>
    <w:rsid w:val="007A7A8B"/>
    <w:rsid w:val="007A7F3C"/>
    <w:rsid w:val="007B05BB"/>
    <w:rsid w:val="007B082B"/>
    <w:rsid w:val="007B119E"/>
    <w:rsid w:val="007B1616"/>
    <w:rsid w:val="007B1C99"/>
    <w:rsid w:val="007B2089"/>
    <w:rsid w:val="007B2822"/>
    <w:rsid w:val="007B290F"/>
    <w:rsid w:val="007B299F"/>
    <w:rsid w:val="007B30B8"/>
    <w:rsid w:val="007B38FD"/>
    <w:rsid w:val="007B396B"/>
    <w:rsid w:val="007B43ED"/>
    <w:rsid w:val="007B44B3"/>
    <w:rsid w:val="007B4536"/>
    <w:rsid w:val="007B4647"/>
    <w:rsid w:val="007B477D"/>
    <w:rsid w:val="007B4A13"/>
    <w:rsid w:val="007B4AE1"/>
    <w:rsid w:val="007B51EE"/>
    <w:rsid w:val="007B5CF5"/>
    <w:rsid w:val="007B5D21"/>
    <w:rsid w:val="007B5D52"/>
    <w:rsid w:val="007B5FF3"/>
    <w:rsid w:val="007B62A9"/>
    <w:rsid w:val="007B6495"/>
    <w:rsid w:val="007B6F21"/>
    <w:rsid w:val="007B7321"/>
    <w:rsid w:val="007B7DCD"/>
    <w:rsid w:val="007C0E88"/>
    <w:rsid w:val="007C167B"/>
    <w:rsid w:val="007C203A"/>
    <w:rsid w:val="007C2AF2"/>
    <w:rsid w:val="007C2C49"/>
    <w:rsid w:val="007C2D7A"/>
    <w:rsid w:val="007C3494"/>
    <w:rsid w:val="007C3688"/>
    <w:rsid w:val="007C3878"/>
    <w:rsid w:val="007C3A9C"/>
    <w:rsid w:val="007C3D70"/>
    <w:rsid w:val="007C4580"/>
    <w:rsid w:val="007C4DF9"/>
    <w:rsid w:val="007C4F91"/>
    <w:rsid w:val="007C530E"/>
    <w:rsid w:val="007C55B9"/>
    <w:rsid w:val="007C5933"/>
    <w:rsid w:val="007C6D8C"/>
    <w:rsid w:val="007C6E16"/>
    <w:rsid w:val="007C6FAC"/>
    <w:rsid w:val="007C777A"/>
    <w:rsid w:val="007D009E"/>
    <w:rsid w:val="007D0C3C"/>
    <w:rsid w:val="007D101E"/>
    <w:rsid w:val="007D1618"/>
    <w:rsid w:val="007D1686"/>
    <w:rsid w:val="007D170A"/>
    <w:rsid w:val="007D2A3C"/>
    <w:rsid w:val="007D321A"/>
    <w:rsid w:val="007D3A9B"/>
    <w:rsid w:val="007D4831"/>
    <w:rsid w:val="007D4C5F"/>
    <w:rsid w:val="007D51BB"/>
    <w:rsid w:val="007D5453"/>
    <w:rsid w:val="007D5524"/>
    <w:rsid w:val="007D6344"/>
    <w:rsid w:val="007D676C"/>
    <w:rsid w:val="007D6F5E"/>
    <w:rsid w:val="007D7382"/>
    <w:rsid w:val="007D781F"/>
    <w:rsid w:val="007D7949"/>
    <w:rsid w:val="007D79A0"/>
    <w:rsid w:val="007D7B65"/>
    <w:rsid w:val="007D7E65"/>
    <w:rsid w:val="007E0990"/>
    <w:rsid w:val="007E0F17"/>
    <w:rsid w:val="007E0FB8"/>
    <w:rsid w:val="007E12F8"/>
    <w:rsid w:val="007E140A"/>
    <w:rsid w:val="007E15A1"/>
    <w:rsid w:val="007E17BB"/>
    <w:rsid w:val="007E19A3"/>
    <w:rsid w:val="007E1A8E"/>
    <w:rsid w:val="007E2936"/>
    <w:rsid w:val="007E2C46"/>
    <w:rsid w:val="007E2CC7"/>
    <w:rsid w:val="007E3CA8"/>
    <w:rsid w:val="007E43B6"/>
    <w:rsid w:val="007E45AC"/>
    <w:rsid w:val="007E4A4D"/>
    <w:rsid w:val="007E4B38"/>
    <w:rsid w:val="007E5408"/>
    <w:rsid w:val="007E549E"/>
    <w:rsid w:val="007E588D"/>
    <w:rsid w:val="007E5A2A"/>
    <w:rsid w:val="007E5ADE"/>
    <w:rsid w:val="007E62F5"/>
    <w:rsid w:val="007E6316"/>
    <w:rsid w:val="007E64A1"/>
    <w:rsid w:val="007E6712"/>
    <w:rsid w:val="007E6753"/>
    <w:rsid w:val="007E67FD"/>
    <w:rsid w:val="007E691F"/>
    <w:rsid w:val="007E6ABA"/>
    <w:rsid w:val="007E6DBE"/>
    <w:rsid w:val="007E70F3"/>
    <w:rsid w:val="007E763D"/>
    <w:rsid w:val="007E7D0E"/>
    <w:rsid w:val="007F03C6"/>
    <w:rsid w:val="007F04B8"/>
    <w:rsid w:val="007F0AD6"/>
    <w:rsid w:val="007F0ADA"/>
    <w:rsid w:val="007F0C13"/>
    <w:rsid w:val="007F0F6F"/>
    <w:rsid w:val="007F1B02"/>
    <w:rsid w:val="007F24E0"/>
    <w:rsid w:val="007F2782"/>
    <w:rsid w:val="007F467F"/>
    <w:rsid w:val="007F4A44"/>
    <w:rsid w:val="007F4B84"/>
    <w:rsid w:val="007F53EE"/>
    <w:rsid w:val="007F552D"/>
    <w:rsid w:val="007F591D"/>
    <w:rsid w:val="007F68D7"/>
    <w:rsid w:val="007F6EC5"/>
    <w:rsid w:val="007F72B8"/>
    <w:rsid w:val="007F74A2"/>
    <w:rsid w:val="007F74F3"/>
    <w:rsid w:val="007F797A"/>
    <w:rsid w:val="008001A0"/>
    <w:rsid w:val="00800703"/>
    <w:rsid w:val="0080075C"/>
    <w:rsid w:val="008007A3"/>
    <w:rsid w:val="008025DB"/>
    <w:rsid w:val="00802BE8"/>
    <w:rsid w:val="00802FCA"/>
    <w:rsid w:val="008033E0"/>
    <w:rsid w:val="0080350B"/>
    <w:rsid w:val="00803778"/>
    <w:rsid w:val="00803A68"/>
    <w:rsid w:val="00803CB2"/>
    <w:rsid w:val="00804CD0"/>
    <w:rsid w:val="008058BD"/>
    <w:rsid w:val="008059C2"/>
    <w:rsid w:val="00805F7A"/>
    <w:rsid w:val="00805FE5"/>
    <w:rsid w:val="00806092"/>
    <w:rsid w:val="0080661A"/>
    <w:rsid w:val="008073BB"/>
    <w:rsid w:val="00807541"/>
    <w:rsid w:val="008076ED"/>
    <w:rsid w:val="00807A42"/>
    <w:rsid w:val="00807C8E"/>
    <w:rsid w:val="00810904"/>
    <w:rsid w:val="0081104E"/>
    <w:rsid w:val="008115E3"/>
    <w:rsid w:val="0081198A"/>
    <w:rsid w:val="008122BB"/>
    <w:rsid w:val="008127A3"/>
    <w:rsid w:val="00812B2B"/>
    <w:rsid w:val="00812E61"/>
    <w:rsid w:val="00812FA7"/>
    <w:rsid w:val="00813030"/>
    <w:rsid w:val="00813264"/>
    <w:rsid w:val="008136A2"/>
    <w:rsid w:val="008138B8"/>
    <w:rsid w:val="00813FF7"/>
    <w:rsid w:val="008141C2"/>
    <w:rsid w:val="008142B2"/>
    <w:rsid w:val="00814BB5"/>
    <w:rsid w:val="00814F2E"/>
    <w:rsid w:val="00814FD7"/>
    <w:rsid w:val="0081504A"/>
    <w:rsid w:val="008154D9"/>
    <w:rsid w:val="008155DC"/>
    <w:rsid w:val="00815F73"/>
    <w:rsid w:val="00816498"/>
    <w:rsid w:val="00816AE9"/>
    <w:rsid w:val="0081730B"/>
    <w:rsid w:val="00817D4E"/>
    <w:rsid w:val="008200A3"/>
    <w:rsid w:val="008203FA"/>
    <w:rsid w:val="008208DD"/>
    <w:rsid w:val="00820900"/>
    <w:rsid w:val="0082107B"/>
    <w:rsid w:val="00821C94"/>
    <w:rsid w:val="0082243C"/>
    <w:rsid w:val="00822810"/>
    <w:rsid w:val="00822A58"/>
    <w:rsid w:val="00822D21"/>
    <w:rsid w:val="008234A9"/>
    <w:rsid w:val="0082372D"/>
    <w:rsid w:val="00823F90"/>
    <w:rsid w:val="008249A1"/>
    <w:rsid w:val="00824C34"/>
    <w:rsid w:val="00824EA4"/>
    <w:rsid w:val="00825208"/>
    <w:rsid w:val="008255DC"/>
    <w:rsid w:val="008260E2"/>
    <w:rsid w:val="008264D4"/>
    <w:rsid w:val="00826549"/>
    <w:rsid w:val="00826914"/>
    <w:rsid w:val="008269D9"/>
    <w:rsid w:val="00827220"/>
    <w:rsid w:val="008277BB"/>
    <w:rsid w:val="00830B27"/>
    <w:rsid w:val="00830DDB"/>
    <w:rsid w:val="00831CB5"/>
    <w:rsid w:val="008324FC"/>
    <w:rsid w:val="0083284D"/>
    <w:rsid w:val="00833008"/>
    <w:rsid w:val="00833250"/>
    <w:rsid w:val="008332FE"/>
    <w:rsid w:val="0083351F"/>
    <w:rsid w:val="00833813"/>
    <w:rsid w:val="00833B2E"/>
    <w:rsid w:val="00833E3C"/>
    <w:rsid w:val="00833E9E"/>
    <w:rsid w:val="0083441E"/>
    <w:rsid w:val="008348B8"/>
    <w:rsid w:val="00834BF6"/>
    <w:rsid w:val="00835250"/>
    <w:rsid w:val="00835DF3"/>
    <w:rsid w:val="0083636C"/>
    <w:rsid w:val="00836D58"/>
    <w:rsid w:val="008375B4"/>
    <w:rsid w:val="0083777B"/>
    <w:rsid w:val="008400E0"/>
    <w:rsid w:val="00840777"/>
    <w:rsid w:val="00840B30"/>
    <w:rsid w:val="00840CBA"/>
    <w:rsid w:val="008422A9"/>
    <w:rsid w:val="00842640"/>
    <w:rsid w:val="008428E2"/>
    <w:rsid w:val="00842E8B"/>
    <w:rsid w:val="00842FB2"/>
    <w:rsid w:val="00843555"/>
    <w:rsid w:val="00843FE3"/>
    <w:rsid w:val="00844258"/>
    <w:rsid w:val="00844AF9"/>
    <w:rsid w:val="00845637"/>
    <w:rsid w:val="008457F9"/>
    <w:rsid w:val="00845A7B"/>
    <w:rsid w:val="008460E9"/>
    <w:rsid w:val="008461F9"/>
    <w:rsid w:val="00846202"/>
    <w:rsid w:val="00846248"/>
    <w:rsid w:val="008463FA"/>
    <w:rsid w:val="00847016"/>
    <w:rsid w:val="0084741C"/>
    <w:rsid w:val="00847481"/>
    <w:rsid w:val="008475A0"/>
    <w:rsid w:val="008475A2"/>
    <w:rsid w:val="00847905"/>
    <w:rsid w:val="008500C9"/>
    <w:rsid w:val="00850181"/>
    <w:rsid w:val="008501B3"/>
    <w:rsid w:val="00850B1C"/>
    <w:rsid w:val="00850CC1"/>
    <w:rsid w:val="00850CCE"/>
    <w:rsid w:val="00851930"/>
    <w:rsid w:val="00851F21"/>
    <w:rsid w:val="00852904"/>
    <w:rsid w:val="00852BC8"/>
    <w:rsid w:val="008530D8"/>
    <w:rsid w:val="0085348C"/>
    <w:rsid w:val="008537F3"/>
    <w:rsid w:val="00854090"/>
    <w:rsid w:val="00854428"/>
    <w:rsid w:val="008545A5"/>
    <w:rsid w:val="00854B9D"/>
    <w:rsid w:val="008559B4"/>
    <w:rsid w:val="00856331"/>
    <w:rsid w:val="00856A8A"/>
    <w:rsid w:val="00856EAE"/>
    <w:rsid w:val="00857081"/>
    <w:rsid w:val="008574F7"/>
    <w:rsid w:val="00857A1E"/>
    <w:rsid w:val="00857C4D"/>
    <w:rsid w:val="00857EB6"/>
    <w:rsid w:val="008604F1"/>
    <w:rsid w:val="008604FD"/>
    <w:rsid w:val="00860916"/>
    <w:rsid w:val="00860998"/>
    <w:rsid w:val="00860EBA"/>
    <w:rsid w:val="008617DA"/>
    <w:rsid w:val="008623B5"/>
    <w:rsid w:val="0086291C"/>
    <w:rsid w:val="00862B11"/>
    <w:rsid w:val="00862D76"/>
    <w:rsid w:val="008631C8"/>
    <w:rsid w:val="00863220"/>
    <w:rsid w:val="00863224"/>
    <w:rsid w:val="00863AE9"/>
    <w:rsid w:val="00863C9C"/>
    <w:rsid w:val="00863C9D"/>
    <w:rsid w:val="00863CA7"/>
    <w:rsid w:val="00863E01"/>
    <w:rsid w:val="00864B55"/>
    <w:rsid w:val="00864D7C"/>
    <w:rsid w:val="008654C4"/>
    <w:rsid w:val="0086605E"/>
    <w:rsid w:val="00866112"/>
    <w:rsid w:val="0086632E"/>
    <w:rsid w:val="00866391"/>
    <w:rsid w:val="008666BE"/>
    <w:rsid w:val="00866CA7"/>
    <w:rsid w:val="00866ED9"/>
    <w:rsid w:val="00867014"/>
    <w:rsid w:val="008671E7"/>
    <w:rsid w:val="008676F6"/>
    <w:rsid w:val="00867C39"/>
    <w:rsid w:val="00867ECC"/>
    <w:rsid w:val="0087007A"/>
    <w:rsid w:val="008702B4"/>
    <w:rsid w:val="00870431"/>
    <w:rsid w:val="00870CD0"/>
    <w:rsid w:val="008711E2"/>
    <w:rsid w:val="00871453"/>
    <w:rsid w:val="008715A5"/>
    <w:rsid w:val="00871942"/>
    <w:rsid w:val="00872110"/>
    <w:rsid w:val="00872182"/>
    <w:rsid w:val="00872364"/>
    <w:rsid w:val="00874E2A"/>
    <w:rsid w:val="00874ED1"/>
    <w:rsid w:val="00875521"/>
    <w:rsid w:val="0087599B"/>
    <w:rsid w:val="008759F0"/>
    <w:rsid w:val="0087703B"/>
    <w:rsid w:val="008779CB"/>
    <w:rsid w:val="00877B2E"/>
    <w:rsid w:val="008800E8"/>
    <w:rsid w:val="00880425"/>
    <w:rsid w:val="00880457"/>
    <w:rsid w:val="00880668"/>
    <w:rsid w:val="008808E6"/>
    <w:rsid w:val="00880CEB"/>
    <w:rsid w:val="00880E19"/>
    <w:rsid w:val="0088100F"/>
    <w:rsid w:val="0088121C"/>
    <w:rsid w:val="008812D2"/>
    <w:rsid w:val="00881368"/>
    <w:rsid w:val="008818A2"/>
    <w:rsid w:val="00881A3B"/>
    <w:rsid w:val="00881B14"/>
    <w:rsid w:val="00881D02"/>
    <w:rsid w:val="008831A6"/>
    <w:rsid w:val="0088358F"/>
    <w:rsid w:val="0088368D"/>
    <w:rsid w:val="00883E68"/>
    <w:rsid w:val="00883F96"/>
    <w:rsid w:val="008842AD"/>
    <w:rsid w:val="008846B2"/>
    <w:rsid w:val="008846BE"/>
    <w:rsid w:val="00884870"/>
    <w:rsid w:val="00885427"/>
    <w:rsid w:val="0088671B"/>
    <w:rsid w:val="00886E9B"/>
    <w:rsid w:val="00887154"/>
    <w:rsid w:val="008872CB"/>
    <w:rsid w:val="0088751D"/>
    <w:rsid w:val="0088774E"/>
    <w:rsid w:val="00887805"/>
    <w:rsid w:val="00887979"/>
    <w:rsid w:val="00887B27"/>
    <w:rsid w:val="00887B36"/>
    <w:rsid w:val="00887BE4"/>
    <w:rsid w:val="00887BE5"/>
    <w:rsid w:val="00890775"/>
    <w:rsid w:val="00890D6C"/>
    <w:rsid w:val="008911DF"/>
    <w:rsid w:val="008915CF"/>
    <w:rsid w:val="008915DD"/>
    <w:rsid w:val="008919A8"/>
    <w:rsid w:val="00891A28"/>
    <w:rsid w:val="00891C2A"/>
    <w:rsid w:val="00891CEC"/>
    <w:rsid w:val="00891ED0"/>
    <w:rsid w:val="008922E4"/>
    <w:rsid w:val="0089235B"/>
    <w:rsid w:val="00892456"/>
    <w:rsid w:val="0089245C"/>
    <w:rsid w:val="00892473"/>
    <w:rsid w:val="00892A84"/>
    <w:rsid w:val="00892B3A"/>
    <w:rsid w:val="008938B2"/>
    <w:rsid w:val="00893B9E"/>
    <w:rsid w:val="008948E4"/>
    <w:rsid w:val="00894BF9"/>
    <w:rsid w:val="00894DE6"/>
    <w:rsid w:val="008950FE"/>
    <w:rsid w:val="00895746"/>
    <w:rsid w:val="00895F9D"/>
    <w:rsid w:val="0089695D"/>
    <w:rsid w:val="00896AAE"/>
    <w:rsid w:val="00896B00"/>
    <w:rsid w:val="00897401"/>
    <w:rsid w:val="00897927"/>
    <w:rsid w:val="00897DCE"/>
    <w:rsid w:val="00897EA0"/>
    <w:rsid w:val="008A0442"/>
    <w:rsid w:val="008A0EB9"/>
    <w:rsid w:val="008A11F7"/>
    <w:rsid w:val="008A15D4"/>
    <w:rsid w:val="008A1670"/>
    <w:rsid w:val="008A1957"/>
    <w:rsid w:val="008A2401"/>
    <w:rsid w:val="008A317E"/>
    <w:rsid w:val="008A340A"/>
    <w:rsid w:val="008A345A"/>
    <w:rsid w:val="008A393B"/>
    <w:rsid w:val="008A3DC9"/>
    <w:rsid w:val="008A3E6B"/>
    <w:rsid w:val="008A417C"/>
    <w:rsid w:val="008A519F"/>
    <w:rsid w:val="008A5784"/>
    <w:rsid w:val="008A58EE"/>
    <w:rsid w:val="008A5C59"/>
    <w:rsid w:val="008A5F87"/>
    <w:rsid w:val="008A630C"/>
    <w:rsid w:val="008A6468"/>
    <w:rsid w:val="008A6584"/>
    <w:rsid w:val="008A66DE"/>
    <w:rsid w:val="008A6C9B"/>
    <w:rsid w:val="008A6ED6"/>
    <w:rsid w:val="008A74DB"/>
    <w:rsid w:val="008A798F"/>
    <w:rsid w:val="008A7F8A"/>
    <w:rsid w:val="008B098D"/>
    <w:rsid w:val="008B0F47"/>
    <w:rsid w:val="008B1511"/>
    <w:rsid w:val="008B2364"/>
    <w:rsid w:val="008B270E"/>
    <w:rsid w:val="008B2D8C"/>
    <w:rsid w:val="008B3741"/>
    <w:rsid w:val="008B3C07"/>
    <w:rsid w:val="008B3EE2"/>
    <w:rsid w:val="008B3F86"/>
    <w:rsid w:val="008B41F0"/>
    <w:rsid w:val="008B4314"/>
    <w:rsid w:val="008B4835"/>
    <w:rsid w:val="008B4CC5"/>
    <w:rsid w:val="008B5142"/>
    <w:rsid w:val="008B53E0"/>
    <w:rsid w:val="008B5677"/>
    <w:rsid w:val="008B5911"/>
    <w:rsid w:val="008B682B"/>
    <w:rsid w:val="008B698E"/>
    <w:rsid w:val="008B6C2F"/>
    <w:rsid w:val="008B70CE"/>
    <w:rsid w:val="008B72EC"/>
    <w:rsid w:val="008B73FA"/>
    <w:rsid w:val="008C0905"/>
    <w:rsid w:val="008C0E2C"/>
    <w:rsid w:val="008C197A"/>
    <w:rsid w:val="008C1E69"/>
    <w:rsid w:val="008C1FE5"/>
    <w:rsid w:val="008C2375"/>
    <w:rsid w:val="008C259F"/>
    <w:rsid w:val="008C25ED"/>
    <w:rsid w:val="008C2955"/>
    <w:rsid w:val="008C2BB9"/>
    <w:rsid w:val="008C2F9D"/>
    <w:rsid w:val="008C2FCF"/>
    <w:rsid w:val="008C302B"/>
    <w:rsid w:val="008C31FF"/>
    <w:rsid w:val="008C34CB"/>
    <w:rsid w:val="008C3844"/>
    <w:rsid w:val="008C3CCE"/>
    <w:rsid w:val="008C3F97"/>
    <w:rsid w:val="008C4901"/>
    <w:rsid w:val="008C4B21"/>
    <w:rsid w:val="008C5449"/>
    <w:rsid w:val="008C54C2"/>
    <w:rsid w:val="008C555F"/>
    <w:rsid w:val="008C5666"/>
    <w:rsid w:val="008C5D47"/>
    <w:rsid w:val="008C7387"/>
    <w:rsid w:val="008C7CD4"/>
    <w:rsid w:val="008D01B0"/>
    <w:rsid w:val="008D0762"/>
    <w:rsid w:val="008D0BAF"/>
    <w:rsid w:val="008D0F97"/>
    <w:rsid w:val="008D1847"/>
    <w:rsid w:val="008D23BF"/>
    <w:rsid w:val="008D3319"/>
    <w:rsid w:val="008D3D0C"/>
    <w:rsid w:val="008D5214"/>
    <w:rsid w:val="008D555C"/>
    <w:rsid w:val="008D57E1"/>
    <w:rsid w:val="008D57E4"/>
    <w:rsid w:val="008D7022"/>
    <w:rsid w:val="008D763E"/>
    <w:rsid w:val="008D78D7"/>
    <w:rsid w:val="008D79E7"/>
    <w:rsid w:val="008D7B34"/>
    <w:rsid w:val="008D7C73"/>
    <w:rsid w:val="008E039A"/>
    <w:rsid w:val="008E0564"/>
    <w:rsid w:val="008E1235"/>
    <w:rsid w:val="008E13BD"/>
    <w:rsid w:val="008E1981"/>
    <w:rsid w:val="008E1DEF"/>
    <w:rsid w:val="008E2249"/>
    <w:rsid w:val="008E23B6"/>
    <w:rsid w:val="008E2422"/>
    <w:rsid w:val="008E25E7"/>
    <w:rsid w:val="008E355B"/>
    <w:rsid w:val="008E3562"/>
    <w:rsid w:val="008E3743"/>
    <w:rsid w:val="008E3AA6"/>
    <w:rsid w:val="008E4091"/>
    <w:rsid w:val="008E4347"/>
    <w:rsid w:val="008E4515"/>
    <w:rsid w:val="008E46E3"/>
    <w:rsid w:val="008E4D5C"/>
    <w:rsid w:val="008E4E96"/>
    <w:rsid w:val="008E5837"/>
    <w:rsid w:val="008E5BEB"/>
    <w:rsid w:val="008E5BFF"/>
    <w:rsid w:val="008E5E9A"/>
    <w:rsid w:val="008E5F68"/>
    <w:rsid w:val="008E5FEA"/>
    <w:rsid w:val="008E60C7"/>
    <w:rsid w:val="008E60D3"/>
    <w:rsid w:val="008E61E3"/>
    <w:rsid w:val="008E641D"/>
    <w:rsid w:val="008E7CE2"/>
    <w:rsid w:val="008E7D34"/>
    <w:rsid w:val="008E7E5E"/>
    <w:rsid w:val="008F051F"/>
    <w:rsid w:val="008F0802"/>
    <w:rsid w:val="008F089A"/>
    <w:rsid w:val="008F13FA"/>
    <w:rsid w:val="008F17BC"/>
    <w:rsid w:val="008F1C79"/>
    <w:rsid w:val="008F1DD4"/>
    <w:rsid w:val="008F1FC3"/>
    <w:rsid w:val="008F25AB"/>
    <w:rsid w:val="008F2C60"/>
    <w:rsid w:val="008F3261"/>
    <w:rsid w:val="008F4420"/>
    <w:rsid w:val="008F4676"/>
    <w:rsid w:val="008F4ADD"/>
    <w:rsid w:val="008F5742"/>
    <w:rsid w:val="008F58DF"/>
    <w:rsid w:val="008F5D09"/>
    <w:rsid w:val="008F5D46"/>
    <w:rsid w:val="008F6309"/>
    <w:rsid w:val="008F6B82"/>
    <w:rsid w:val="008F7BA6"/>
    <w:rsid w:val="00900284"/>
    <w:rsid w:val="009003F9"/>
    <w:rsid w:val="00900751"/>
    <w:rsid w:val="00900969"/>
    <w:rsid w:val="009009F8"/>
    <w:rsid w:val="00900DB7"/>
    <w:rsid w:val="00901023"/>
    <w:rsid w:val="009010A9"/>
    <w:rsid w:val="009012F8"/>
    <w:rsid w:val="00901D93"/>
    <w:rsid w:val="00901DE2"/>
    <w:rsid w:val="009026CD"/>
    <w:rsid w:val="0090271B"/>
    <w:rsid w:val="00902783"/>
    <w:rsid w:val="00902D20"/>
    <w:rsid w:val="00903282"/>
    <w:rsid w:val="00903327"/>
    <w:rsid w:val="00903FD1"/>
    <w:rsid w:val="009044C1"/>
    <w:rsid w:val="00904703"/>
    <w:rsid w:val="00904FDF"/>
    <w:rsid w:val="009053AD"/>
    <w:rsid w:val="0090599A"/>
    <w:rsid w:val="00905C47"/>
    <w:rsid w:val="00905F21"/>
    <w:rsid w:val="009066B2"/>
    <w:rsid w:val="00906E02"/>
    <w:rsid w:val="00906F6B"/>
    <w:rsid w:val="00907837"/>
    <w:rsid w:val="00907840"/>
    <w:rsid w:val="00907884"/>
    <w:rsid w:val="00907C4C"/>
    <w:rsid w:val="00907CF6"/>
    <w:rsid w:val="00907E26"/>
    <w:rsid w:val="00910620"/>
    <w:rsid w:val="00911023"/>
    <w:rsid w:val="009117C0"/>
    <w:rsid w:val="009119DF"/>
    <w:rsid w:val="00911B62"/>
    <w:rsid w:val="009123EA"/>
    <w:rsid w:val="0091240D"/>
    <w:rsid w:val="0091268E"/>
    <w:rsid w:val="009129F1"/>
    <w:rsid w:val="00912A38"/>
    <w:rsid w:val="0091332B"/>
    <w:rsid w:val="009135D0"/>
    <w:rsid w:val="00915DF9"/>
    <w:rsid w:val="009168B2"/>
    <w:rsid w:val="00916A37"/>
    <w:rsid w:val="00916F5D"/>
    <w:rsid w:val="00917005"/>
    <w:rsid w:val="0092010D"/>
    <w:rsid w:val="009209DD"/>
    <w:rsid w:val="00920BA2"/>
    <w:rsid w:val="00920D81"/>
    <w:rsid w:val="00920E87"/>
    <w:rsid w:val="00920F71"/>
    <w:rsid w:val="00921003"/>
    <w:rsid w:val="009210B1"/>
    <w:rsid w:val="0092183A"/>
    <w:rsid w:val="009221E1"/>
    <w:rsid w:val="00922FD0"/>
    <w:rsid w:val="0092452A"/>
    <w:rsid w:val="00924621"/>
    <w:rsid w:val="009248DC"/>
    <w:rsid w:val="00924B5D"/>
    <w:rsid w:val="0092544B"/>
    <w:rsid w:val="009256C4"/>
    <w:rsid w:val="0092597A"/>
    <w:rsid w:val="00925D64"/>
    <w:rsid w:val="00925ED9"/>
    <w:rsid w:val="00926041"/>
    <w:rsid w:val="0092643F"/>
    <w:rsid w:val="00926517"/>
    <w:rsid w:val="0092656F"/>
    <w:rsid w:val="0092676F"/>
    <w:rsid w:val="009268E3"/>
    <w:rsid w:val="00926E80"/>
    <w:rsid w:val="00927071"/>
    <w:rsid w:val="0092777E"/>
    <w:rsid w:val="00927B8C"/>
    <w:rsid w:val="00927CD3"/>
    <w:rsid w:val="00930051"/>
    <w:rsid w:val="00930305"/>
    <w:rsid w:val="0093084D"/>
    <w:rsid w:val="00930A0F"/>
    <w:rsid w:val="00930C03"/>
    <w:rsid w:val="00930CCA"/>
    <w:rsid w:val="00931157"/>
    <w:rsid w:val="0093127B"/>
    <w:rsid w:val="00931EAE"/>
    <w:rsid w:val="0093247C"/>
    <w:rsid w:val="0093274F"/>
    <w:rsid w:val="00933668"/>
    <w:rsid w:val="0093394D"/>
    <w:rsid w:val="00934CFD"/>
    <w:rsid w:val="00935883"/>
    <w:rsid w:val="009359CD"/>
    <w:rsid w:val="00935C16"/>
    <w:rsid w:val="009369C1"/>
    <w:rsid w:val="00936C31"/>
    <w:rsid w:val="00937079"/>
    <w:rsid w:val="009372EA"/>
    <w:rsid w:val="0093791C"/>
    <w:rsid w:val="00937CF5"/>
    <w:rsid w:val="00937DD6"/>
    <w:rsid w:val="00937E6B"/>
    <w:rsid w:val="0094027E"/>
    <w:rsid w:val="0094131D"/>
    <w:rsid w:val="00941349"/>
    <w:rsid w:val="009418C2"/>
    <w:rsid w:val="009418F7"/>
    <w:rsid w:val="00941CE9"/>
    <w:rsid w:val="00941D89"/>
    <w:rsid w:val="00941F18"/>
    <w:rsid w:val="0094211C"/>
    <w:rsid w:val="0094334A"/>
    <w:rsid w:val="009438CD"/>
    <w:rsid w:val="00943C87"/>
    <w:rsid w:val="00944033"/>
    <w:rsid w:val="00944067"/>
    <w:rsid w:val="00944102"/>
    <w:rsid w:val="009441E4"/>
    <w:rsid w:val="00944E2E"/>
    <w:rsid w:val="00945268"/>
    <w:rsid w:val="009452B2"/>
    <w:rsid w:val="00945843"/>
    <w:rsid w:val="00945CD4"/>
    <w:rsid w:val="009460E3"/>
    <w:rsid w:val="009467AD"/>
    <w:rsid w:val="00947499"/>
    <w:rsid w:val="00947627"/>
    <w:rsid w:val="0095001E"/>
    <w:rsid w:val="009501D2"/>
    <w:rsid w:val="00950427"/>
    <w:rsid w:val="00950A92"/>
    <w:rsid w:val="00950D0F"/>
    <w:rsid w:val="00951A4A"/>
    <w:rsid w:val="00951AAA"/>
    <w:rsid w:val="00952395"/>
    <w:rsid w:val="00952752"/>
    <w:rsid w:val="0095288B"/>
    <w:rsid w:val="00952B8D"/>
    <w:rsid w:val="00953207"/>
    <w:rsid w:val="00953A44"/>
    <w:rsid w:val="00953C66"/>
    <w:rsid w:val="00953D74"/>
    <w:rsid w:val="00954194"/>
    <w:rsid w:val="0095431E"/>
    <w:rsid w:val="00956427"/>
    <w:rsid w:val="0095692C"/>
    <w:rsid w:val="0095694A"/>
    <w:rsid w:val="00956B4F"/>
    <w:rsid w:val="00957396"/>
    <w:rsid w:val="0095741F"/>
    <w:rsid w:val="00957AA3"/>
    <w:rsid w:val="00957F58"/>
    <w:rsid w:val="00957F83"/>
    <w:rsid w:val="00960365"/>
    <w:rsid w:val="00960456"/>
    <w:rsid w:val="009609C8"/>
    <w:rsid w:val="00960EB2"/>
    <w:rsid w:val="00961479"/>
    <w:rsid w:val="0096181B"/>
    <w:rsid w:val="0096213F"/>
    <w:rsid w:val="0096291A"/>
    <w:rsid w:val="00962A9B"/>
    <w:rsid w:val="00962D05"/>
    <w:rsid w:val="00963000"/>
    <w:rsid w:val="00963450"/>
    <w:rsid w:val="009635D7"/>
    <w:rsid w:val="00963E6B"/>
    <w:rsid w:val="0096430C"/>
    <w:rsid w:val="00964593"/>
    <w:rsid w:val="00964E8C"/>
    <w:rsid w:val="00965107"/>
    <w:rsid w:val="009653B9"/>
    <w:rsid w:val="009654C3"/>
    <w:rsid w:val="009658E3"/>
    <w:rsid w:val="00965AB2"/>
    <w:rsid w:val="00966C2A"/>
    <w:rsid w:val="009676A4"/>
    <w:rsid w:val="009678CB"/>
    <w:rsid w:val="00967B68"/>
    <w:rsid w:val="00967BC2"/>
    <w:rsid w:val="00967BEC"/>
    <w:rsid w:val="00967D24"/>
    <w:rsid w:val="00970080"/>
    <w:rsid w:val="009700FA"/>
    <w:rsid w:val="00970258"/>
    <w:rsid w:val="00970ADC"/>
    <w:rsid w:val="00970D36"/>
    <w:rsid w:val="00971758"/>
    <w:rsid w:val="0097189C"/>
    <w:rsid w:val="009728A5"/>
    <w:rsid w:val="00972FF0"/>
    <w:rsid w:val="009732ED"/>
    <w:rsid w:val="009745EE"/>
    <w:rsid w:val="009745F6"/>
    <w:rsid w:val="009747A9"/>
    <w:rsid w:val="00974D0E"/>
    <w:rsid w:val="009751AF"/>
    <w:rsid w:val="009751BE"/>
    <w:rsid w:val="00975781"/>
    <w:rsid w:val="009759F5"/>
    <w:rsid w:val="00975C20"/>
    <w:rsid w:val="00975D3D"/>
    <w:rsid w:val="0097619C"/>
    <w:rsid w:val="00976BF0"/>
    <w:rsid w:val="00977028"/>
    <w:rsid w:val="00977B52"/>
    <w:rsid w:val="00977D8D"/>
    <w:rsid w:val="009800D3"/>
    <w:rsid w:val="0098014B"/>
    <w:rsid w:val="009809A8"/>
    <w:rsid w:val="00981122"/>
    <w:rsid w:val="009813AC"/>
    <w:rsid w:val="00981AB1"/>
    <w:rsid w:val="00982091"/>
    <w:rsid w:val="0098225A"/>
    <w:rsid w:val="009826BD"/>
    <w:rsid w:val="00982812"/>
    <w:rsid w:val="00983381"/>
    <w:rsid w:val="00983767"/>
    <w:rsid w:val="00983977"/>
    <w:rsid w:val="009839D3"/>
    <w:rsid w:val="00984123"/>
    <w:rsid w:val="00984572"/>
    <w:rsid w:val="009849CC"/>
    <w:rsid w:val="00984A79"/>
    <w:rsid w:val="00984F82"/>
    <w:rsid w:val="00985171"/>
    <w:rsid w:val="009851CA"/>
    <w:rsid w:val="009852DD"/>
    <w:rsid w:val="00985D11"/>
    <w:rsid w:val="00986246"/>
    <w:rsid w:val="009865A5"/>
    <w:rsid w:val="0098692C"/>
    <w:rsid w:val="00986B03"/>
    <w:rsid w:val="00986C43"/>
    <w:rsid w:val="00986FDD"/>
    <w:rsid w:val="00987441"/>
    <w:rsid w:val="009875E6"/>
    <w:rsid w:val="00987958"/>
    <w:rsid w:val="00987EE9"/>
    <w:rsid w:val="009907CF"/>
    <w:rsid w:val="009912A7"/>
    <w:rsid w:val="0099173B"/>
    <w:rsid w:val="0099182C"/>
    <w:rsid w:val="00991C0A"/>
    <w:rsid w:val="00991D09"/>
    <w:rsid w:val="00991EEA"/>
    <w:rsid w:val="0099213E"/>
    <w:rsid w:val="009923DC"/>
    <w:rsid w:val="00992540"/>
    <w:rsid w:val="0099273E"/>
    <w:rsid w:val="009929F8"/>
    <w:rsid w:val="00992E65"/>
    <w:rsid w:val="00994292"/>
    <w:rsid w:val="0099466A"/>
    <w:rsid w:val="00994B06"/>
    <w:rsid w:val="00994CDA"/>
    <w:rsid w:val="009953F4"/>
    <w:rsid w:val="009956B0"/>
    <w:rsid w:val="009958DA"/>
    <w:rsid w:val="00995D2B"/>
    <w:rsid w:val="00996166"/>
    <w:rsid w:val="0099621B"/>
    <w:rsid w:val="00996A88"/>
    <w:rsid w:val="0099719A"/>
    <w:rsid w:val="0099743B"/>
    <w:rsid w:val="00997A29"/>
    <w:rsid w:val="00997B86"/>
    <w:rsid w:val="00997CDA"/>
    <w:rsid w:val="009A0027"/>
    <w:rsid w:val="009A0A59"/>
    <w:rsid w:val="009A1072"/>
    <w:rsid w:val="009A18FF"/>
    <w:rsid w:val="009A1A9A"/>
    <w:rsid w:val="009A1C92"/>
    <w:rsid w:val="009A1F59"/>
    <w:rsid w:val="009A2311"/>
    <w:rsid w:val="009A243C"/>
    <w:rsid w:val="009A2509"/>
    <w:rsid w:val="009A3130"/>
    <w:rsid w:val="009A3214"/>
    <w:rsid w:val="009A324C"/>
    <w:rsid w:val="009A3915"/>
    <w:rsid w:val="009A3BE6"/>
    <w:rsid w:val="009A3C43"/>
    <w:rsid w:val="009A406A"/>
    <w:rsid w:val="009A420B"/>
    <w:rsid w:val="009A459C"/>
    <w:rsid w:val="009A4760"/>
    <w:rsid w:val="009A4B69"/>
    <w:rsid w:val="009A4C79"/>
    <w:rsid w:val="009A5474"/>
    <w:rsid w:val="009A5932"/>
    <w:rsid w:val="009A5A33"/>
    <w:rsid w:val="009A5E13"/>
    <w:rsid w:val="009A5ECF"/>
    <w:rsid w:val="009A6070"/>
    <w:rsid w:val="009A64B2"/>
    <w:rsid w:val="009A6558"/>
    <w:rsid w:val="009A69BF"/>
    <w:rsid w:val="009A6C98"/>
    <w:rsid w:val="009A7392"/>
    <w:rsid w:val="009A7890"/>
    <w:rsid w:val="009B02AC"/>
    <w:rsid w:val="009B11E7"/>
    <w:rsid w:val="009B121B"/>
    <w:rsid w:val="009B1674"/>
    <w:rsid w:val="009B168C"/>
    <w:rsid w:val="009B34C1"/>
    <w:rsid w:val="009B3886"/>
    <w:rsid w:val="009B38BB"/>
    <w:rsid w:val="009B3F40"/>
    <w:rsid w:val="009B459B"/>
    <w:rsid w:val="009B4982"/>
    <w:rsid w:val="009B4A7B"/>
    <w:rsid w:val="009B4BE3"/>
    <w:rsid w:val="009B5213"/>
    <w:rsid w:val="009B5765"/>
    <w:rsid w:val="009B5E2B"/>
    <w:rsid w:val="009B61E7"/>
    <w:rsid w:val="009B7A67"/>
    <w:rsid w:val="009B7C78"/>
    <w:rsid w:val="009B7EA7"/>
    <w:rsid w:val="009C02CD"/>
    <w:rsid w:val="009C0B00"/>
    <w:rsid w:val="009C0B37"/>
    <w:rsid w:val="009C1127"/>
    <w:rsid w:val="009C1ED2"/>
    <w:rsid w:val="009C2092"/>
    <w:rsid w:val="009C2694"/>
    <w:rsid w:val="009C2B58"/>
    <w:rsid w:val="009C34D3"/>
    <w:rsid w:val="009C36E0"/>
    <w:rsid w:val="009C4521"/>
    <w:rsid w:val="009C4762"/>
    <w:rsid w:val="009C5500"/>
    <w:rsid w:val="009C551A"/>
    <w:rsid w:val="009C571B"/>
    <w:rsid w:val="009C5887"/>
    <w:rsid w:val="009C593B"/>
    <w:rsid w:val="009C5CF9"/>
    <w:rsid w:val="009C5DFA"/>
    <w:rsid w:val="009C638E"/>
    <w:rsid w:val="009C681C"/>
    <w:rsid w:val="009C691A"/>
    <w:rsid w:val="009C6C92"/>
    <w:rsid w:val="009C6DDD"/>
    <w:rsid w:val="009D01E1"/>
    <w:rsid w:val="009D0219"/>
    <w:rsid w:val="009D09FE"/>
    <w:rsid w:val="009D0A56"/>
    <w:rsid w:val="009D101E"/>
    <w:rsid w:val="009D12F1"/>
    <w:rsid w:val="009D153D"/>
    <w:rsid w:val="009D1565"/>
    <w:rsid w:val="009D1D0A"/>
    <w:rsid w:val="009D1EBF"/>
    <w:rsid w:val="009D1FCD"/>
    <w:rsid w:val="009D20D8"/>
    <w:rsid w:val="009D23BF"/>
    <w:rsid w:val="009D3906"/>
    <w:rsid w:val="009D3EB4"/>
    <w:rsid w:val="009D3F4F"/>
    <w:rsid w:val="009D4278"/>
    <w:rsid w:val="009D49C0"/>
    <w:rsid w:val="009D5D7C"/>
    <w:rsid w:val="009D5D94"/>
    <w:rsid w:val="009D7911"/>
    <w:rsid w:val="009E064B"/>
    <w:rsid w:val="009E06EF"/>
    <w:rsid w:val="009E0774"/>
    <w:rsid w:val="009E0EAB"/>
    <w:rsid w:val="009E15A2"/>
    <w:rsid w:val="009E1673"/>
    <w:rsid w:val="009E1B39"/>
    <w:rsid w:val="009E1FD9"/>
    <w:rsid w:val="009E255A"/>
    <w:rsid w:val="009E288E"/>
    <w:rsid w:val="009E3398"/>
    <w:rsid w:val="009E3807"/>
    <w:rsid w:val="009E3859"/>
    <w:rsid w:val="009E3B5A"/>
    <w:rsid w:val="009E430B"/>
    <w:rsid w:val="009E4722"/>
    <w:rsid w:val="009E485B"/>
    <w:rsid w:val="009E48AF"/>
    <w:rsid w:val="009E52F6"/>
    <w:rsid w:val="009E5D27"/>
    <w:rsid w:val="009E66DE"/>
    <w:rsid w:val="009E678E"/>
    <w:rsid w:val="009E6A75"/>
    <w:rsid w:val="009E6A9C"/>
    <w:rsid w:val="009E71E5"/>
    <w:rsid w:val="009E71F8"/>
    <w:rsid w:val="009E773F"/>
    <w:rsid w:val="009E77F1"/>
    <w:rsid w:val="009E7AB7"/>
    <w:rsid w:val="009F04CB"/>
    <w:rsid w:val="009F05A9"/>
    <w:rsid w:val="009F0F3D"/>
    <w:rsid w:val="009F102C"/>
    <w:rsid w:val="009F1207"/>
    <w:rsid w:val="009F1927"/>
    <w:rsid w:val="009F1B6E"/>
    <w:rsid w:val="009F1F1F"/>
    <w:rsid w:val="009F2169"/>
    <w:rsid w:val="009F237C"/>
    <w:rsid w:val="009F242D"/>
    <w:rsid w:val="009F2E90"/>
    <w:rsid w:val="009F2ED3"/>
    <w:rsid w:val="009F3078"/>
    <w:rsid w:val="009F374E"/>
    <w:rsid w:val="009F47D6"/>
    <w:rsid w:val="009F5660"/>
    <w:rsid w:val="009F56B3"/>
    <w:rsid w:val="009F5AC1"/>
    <w:rsid w:val="009F5E57"/>
    <w:rsid w:val="009F69CB"/>
    <w:rsid w:val="009F6B89"/>
    <w:rsid w:val="009F6D6D"/>
    <w:rsid w:val="009F7039"/>
    <w:rsid w:val="009F7692"/>
    <w:rsid w:val="009F7B3A"/>
    <w:rsid w:val="00A0000D"/>
    <w:rsid w:val="00A003C5"/>
    <w:rsid w:val="00A003D5"/>
    <w:rsid w:val="00A0097F"/>
    <w:rsid w:val="00A00C5C"/>
    <w:rsid w:val="00A01A3D"/>
    <w:rsid w:val="00A01E24"/>
    <w:rsid w:val="00A01FB4"/>
    <w:rsid w:val="00A01FF7"/>
    <w:rsid w:val="00A02028"/>
    <w:rsid w:val="00A022F4"/>
    <w:rsid w:val="00A0236B"/>
    <w:rsid w:val="00A024ED"/>
    <w:rsid w:val="00A02594"/>
    <w:rsid w:val="00A02595"/>
    <w:rsid w:val="00A033C1"/>
    <w:rsid w:val="00A03741"/>
    <w:rsid w:val="00A03DE3"/>
    <w:rsid w:val="00A03FE1"/>
    <w:rsid w:val="00A043AE"/>
    <w:rsid w:val="00A0462B"/>
    <w:rsid w:val="00A04A02"/>
    <w:rsid w:val="00A04F5B"/>
    <w:rsid w:val="00A054C6"/>
    <w:rsid w:val="00A0556B"/>
    <w:rsid w:val="00A05675"/>
    <w:rsid w:val="00A06143"/>
    <w:rsid w:val="00A063F2"/>
    <w:rsid w:val="00A06DE0"/>
    <w:rsid w:val="00A06F10"/>
    <w:rsid w:val="00A07643"/>
    <w:rsid w:val="00A0782C"/>
    <w:rsid w:val="00A07D38"/>
    <w:rsid w:val="00A101D1"/>
    <w:rsid w:val="00A10C17"/>
    <w:rsid w:val="00A10D94"/>
    <w:rsid w:val="00A11188"/>
    <w:rsid w:val="00A11840"/>
    <w:rsid w:val="00A11B3C"/>
    <w:rsid w:val="00A120B3"/>
    <w:rsid w:val="00A12511"/>
    <w:rsid w:val="00A12FC6"/>
    <w:rsid w:val="00A13EE5"/>
    <w:rsid w:val="00A13F7C"/>
    <w:rsid w:val="00A145CC"/>
    <w:rsid w:val="00A148AB"/>
    <w:rsid w:val="00A1511B"/>
    <w:rsid w:val="00A15A8F"/>
    <w:rsid w:val="00A165B0"/>
    <w:rsid w:val="00A17044"/>
    <w:rsid w:val="00A177F0"/>
    <w:rsid w:val="00A179EB"/>
    <w:rsid w:val="00A17B61"/>
    <w:rsid w:val="00A17B8D"/>
    <w:rsid w:val="00A17FA5"/>
    <w:rsid w:val="00A20146"/>
    <w:rsid w:val="00A212DF"/>
    <w:rsid w:val="00A214AA"/>
    <w:rsid w:val="00A216E6"/>
    <w:rsid w:val="00A21950"/>
    <w:rsid w:val="00A21E2C"/>
    <w:rsid w:val="00A22003"/>
    <w:rsid w:val="00A226A5"/>
    <w:rsid w:val="00A22786"/>
    <w:rsid w:val="00A22C28"/>
    <w:rsid w:val="00A23C74"/>
    <w:rsid w:val="00A23EFB"/>
    <w:rsid w:val="00A24531"/>
    <w:rsid w:val="00A24AF1"/>
    <w:rsid w:val="00A24C09"/>
    <w:rsid w:val="00A2562A"/>
    <w:rsid w:val="00A257AC"/>
    <w:rsid w:val="00A257B7"/>
    <w:rsid w:val="00A257C7"/>
    <w:rsid w:val="00A259FC"/>
    <w:rsid w:val="00A2704B"/>
    <w:rsid w:val="00A27153"/>
    <w:rsid w:val="00A27BAD"/>
    <w:rsid w:val="00A27E31"/>
    <w:rsid w:val="00A27EB5"/>
    <w:rsid w:val="00A27ED6"/>
    <w:rsid w:val="00A300BA"/>
    <w:rsid w:val="00A304DD"/>
    <w:rsid w:val="00A30FF6"/>
    <w:rsid w:val="00A3152D"/>
    <w:rsid w:val="00A3194A"/>
    <w:rsid w:val="00A32038"/>
    <w:rsid w:val="00A322C9"/>
    <w:rsid w:val="00A32521"/>
    <w:rsid w:val="00A32778"/>
    <w:rsid w:val="00A33202"/>
    <w:rsid w:val="00A3328F"/>
    <w:rsid w:val="00A33318"/>
    <w:rsid w:val="00A33337"/>
    <w:rsid w:val="00A3356D"/>
    <w:rsid w:val="00A33612"/>
    <w:rsid w:val="00A3368B"/>
    <w:rsid w:val="00A336EC"/>
    <w:rsid w:val="00A339AF"/>
    <w:rsid w:val="00A3493C"/>
    <w:rsid w:val="00A349B9"/>
    <w:rsid w:val="00A34BC3"/>
    <w:rsid w:val="00A358A2"/>
    <w:rsid w:val="00A360D2"/>
    <w:rsid w:val="00A36121"/>
    <w:rsid w:val="00A36180"/>
    <w:rsid w:val="00A36464"/>
    <w:rsid w:val="00A367E2"/>
    <w:rsid w:val="00A36D3E"/>
    <w:rsid w:val="00A36EF4"/>
    <w:rsid w:val="00A371EC"/>
    <w:rsid w:val="00A373CE"/>
    <w:rsid w:val="00A37556"/>
    <w:rsid w:val="00A37BDF"/>
    <w:rsid w:val="00A37E45"/>
    <w:rsid w:val="00A37FF4"/>
    <w:rsid w:val="00A40199"/>
    <w:rsid w:val="00A409D1"/>
    <w:rsid w:val="00A40A5E"/>
    <w:rsid w:val="00A41374"/>
    <w:rsid w:val="00A41FEE"/>
    <w:rsid w:val="00A42581"/>
    <w:rsid w:val="00A426F0"/>
    <w:rsid w:val="00A4283A"/>
    <w:rsid w:val="00A42C24"/>
    <w:rsid w:val="00A4334F"/>
    <w:rsid w:val="00A43930"/>
    <w:rsid w:val="00A43FB4"/>
    <w:rsid w:val="00A4401F"/>
    <w:rsid w:val="00A44FAF"/>
    <w:rsid w:val="00A45DCD"/>
    <w:rsid w:val="00A46064"/>
    <w:rsid w:val="00A460F6"/>
    <w:rsid w:val="00A464BD"/>
    <w:rsid w:val="00A46828"/>
    <w:rsid w:val="00A47793"/>
    <w:rsid w:val="00A47C3A"/>
    <w:rsid w:val="00A47FF2"/>
    <w:rsid w:val="00A5038D"/>
    <w:rsid w:val="00A503BF"/>
    <w:rsid w:val="00A50577"/>
    <w:rsid w:val="00A506E1"/>
    <w:rsid w:val="00A5094C"/>
    <w:rsid w:val="00A51005"/>
    <w:rsid w:val="00A51620"/>
    <w:rsid w:val="00A529D4"/>
    <w:rsid w:val="00A52FAE"/>
    <w:rsid w:val="00A53DEA"/>
    <w:rsid w:val="00A5401C"/>
    <w:rsid w:val="00A5424F"/>
    <w:rsid w:val="00A544B5"/>
    <w:rsid w:val="00A546E0"/>
    <w:rsid w:val="00A5475A"/>
    <w:rsid w:val="00A5481B"/>
    <w:rsid w:val="00A54B5F"/>
    <w:rsid w:val="00A54BED"/>
    <w:rsid w:val="00A5523E"/>
    <w:rsid w:val="00A553B3"/>
    <w:rsid w:val="00A557EF"/>
    <w:rsid w:val="00A5588B"/>
    <w:rsid w:val="00A56400"/>
    <w:rsid w:val="00A56EF6"/>
    <w:rsid w:val="00A57128"/>
    <w:rsid w:val="00A60C3C"/>
    <w:rsid w:val="00A60D2B"/>
    <w:rsid w:val="00A61101"/>
    <w:rsid w:val="00A61A15"/>
    <w:rsid w:val="00A61FF8"/>
    <w:rsid w:val="00A621F6"/>
    <w:rsid w:val="00A62D4C"/>
    <w:rsid w:val="00A63383"/>
    <w:rsid w:val="00A6339C"/>
    <w:rsid w:val="00A63669"/>
    <w:rsid w:val="00A63747"/>
    <w:rsid w:val="00A63C0A"/>
    <w:rsid w:val="00A63F4F"/>
    <w:rsid w:val="00A645A3"/>
    <w:rsid w:val="00A64632"/>
    <w:rsid w:val="00A64A1A"/>
    <w:rsid w:val="00A650EF"/>
    <w:rsid w:val="00A6519D"/>
    <w:rsid w:val="00A65358"/>
    <w:rsid w:val="00A6566F"/>
    <w:rsid w:val="00A65709"/>
    <w:rsid w:val="00A66241"/>
    <w:rsid w:val="00A66330"/>
    <w:rsid w:val="00A66C4D"/>
    <w:rsid w:val="00A66FCE"/>
    <w:rsid w:val="00A67113"/>
    <w:rsid w:val="00A6739D"/>
    <w:rsid w:val="00A67995"/>
    <w:rsid w:val="00A67E2D"/>
    <w:rsid w:val="00A700A3"/>
    <w:rsid w:val="00A701F7"/>
    <w:rsid w:val="00A70B3E"/>
    <w:rsid w:val="00A7121A"/>
    <w:rsid w:val="00A71E73"/>
    <w:rsid w:val="00A72937"/>
    <w:rsid w:val="00A72B1A"/>
    <w:rsid w:val="00A72DB6"/>
    <w:rsid w:val="00A734B9"/>
    <w:rsid w:val="00A734E0"/>
    <w:rsid w:val="00A738E3"/>
    <w:rsid w:val="00A73A81"/>
    <w:rsid w:val="00A73D67"/>
    <w:rsid w:val="00A74378"/>
    <w:rsid w:val="00A74961"/>
    <w:rsid w:val="00A749EA"/>
    <w:rsid w:val="00A74FEE"/>
    <w:rsid w:val="00A75134"/>
    <w:rsid w:val="00A75563"/>
    <w:rsid w:val="00A7657F"/>
    <w:rsid w:val="00A765D8"/>
    <w:rsid w:val="00A76C68"/>
    <w:rsid w:val="00A774A0"/>
    <w:rsid w:val="00A77BA3"/>
    <w:rsid w:val="00A80094"/>
    <w:rsid w:val="00A80097"/>
    <w:rsid w:val="00A80515"/>
    <w:rsid w:val="00A8053E"/>
    <w:rsid w:val="00A813D2"/>
    <w:rsid w:val="00A81837"/>
    <w:rsid w:val="00A81A53"/>
    <w:rsid w:val="00A81AF1"/>
    <w:rsid w:val="00A823D8"/>
    <w:rsid w:val="00A82826"/>
    <w:rsid w:val="00A82ABD"/>
    <w:rsid w:val="00A82B9A"/>
    <w:rsid w:val="00A8337D"/>
    <w:rsid w:val="00A83BB0"/>
    <w:rsid w:val="00A83FF9"/>
    <w:rsid w:val="00A842D6"/>
    <w:rsid w:val="00A84333"/>
    <w:rsid w:val="00A84AD4"/>
    <w:rsid w:val="00A84D05"/>
    <w:rsid w:val="00A84E26"/>
    <w:rsid w:val="00A84FF1"/>
    <w:rsid w:val="00A853AE"/>
    <w:rsid w:val="00A86489"/>
    <w:rsid w:val="00A8655D"/>
    <w:rsid w:val="00A86A26"/>
    <w:rsid w:val="00A87F4A"/>
    <w:rsid w:val="00A900E0"/>
    <w:rsid w:val="00A9036A"/>
    <w:rsid w:val="00A90465"/>
    <w:rsid w:val="00A90EED"/>
    <w:rsid w:val="00A911B1"/>
    <w:rsid w:val="00A91367"/>
    <w:rsid w:val="00A913ED"/>
    <w:rsid w:val="00A91761"/>
    <w:rsid w:val="00A91AB9"/>
    <w:rsid w:val="00A92044"/>
    <w:rsid w:val="00A92049"/>
    <w:rsid w:val="00A92691"/>
    <w:rsid w:val="00A92B19"/>
    <w:rsid w:val="00A92C44"/>
    <w:rsid w:val="00A92EEF"/>
    <w:rsid w:val="00A92F64"/>
    <w:rsid w:val="00A933D6"/>
    <w:rsid w:val="00A93E3F"/>
    <w:rsid w:val="00A9418D"/>
    <w:rsid w:val="00A943D7"/>
    <w:rsid w:val="00A948DF"/>
    <w:rsid w:val="00A95362"/>
    <w:rsid w:val="00A9584E"/>
    <w:rsid w:val="00A95D18"/>
    <w:rsid w:val="00A95FFC"/>
    <w:rsid w:val="00A960AD"/>
    <w:rsid w:val="00A96D43"/>
    <w:rsid w:val="00A97D75"/>
    <w:rsid w:val="00A97DC0"/>
    <w:rsid w:val="00AA09E3"/>
    <w:rsid w:val="00AA0D5E"/>
    <w:rsid w:val="00AA1665"/>
    <w:rsid w:val="00AA17E6"/>
    <w:rsid w:val="00AA19F6"/>
    <w:rsid w:val="00AA1BDC"/>
    <w:rsid w:val="00AA22B7"/>
    <w:rsid w:val="00AA2636"/>
    <w:rsid w:val="00AA2D7F"/>
    <w:rsid w:val="00AA3144"/>
    <w:rsid w:val="00AA32C0"/>
    <w:rsid w:val="00AA32C2"/>
    <w:rsid w:val="00AA39EF"/>
    <w:rsid w:val="00AA3E1E"/>
    <w:rsid w:val="00AA40DA"/>
    <w:rsid w:val="00AA4242"/>
    <w:rsid w:val="00AA431B"/>
    <w:rsid w:val="00AA497D"/>
    <w:rsid w:val="00AA4CC6"/>
    <w:rsid w:val="00AA4DCA"/>
    <w:rsid w:val="00AA5104"/>
    <w:rsid w:val="00AA5109"/>
    <w:rsid w:val="00AA522C"/>
    <w:rsid w:val="00AA568B"/>
    <w:rsid w:val="00AA56A8"/>
    <w:rsid w:val="00AA5809"/>
    <w:rsid w:val="00AA5846"/>
    <w:rsid w:val="00AA6759"/>
    <w:rsid w:val="00AA7308"/>
    <w:rsid w:val="00AA79B6"/>
    <w:rsid w:val="00AA7DD2"/>
    <w:rsid w:val="00AA7E38"/>
    <w:rsid w:val="00AB0508"/>
    <w:rsid w:val="00AB0A68"/>
    <w:rsid w:val="00AB132D"/>
    <w:rsid w:val="00AB169E"/>
    <w:rsid w:val="00AB1928"/>
    <w:rsid w:val="00AB1C25"/>
    <w:rsid w:val="00AB1C9B"/>
    <w:rsid w:val="00AB2C4F"/>
    <w:rsid w:val="00AB303E"/>
    <w:rsid w:val="00AB3251"/>
    <w:rsid w:val="00AB3B57"/>
    <w:rsid w:val="00AB40F9"/>
    <w:rsid w:val="00AB486C"/>
    <w:rsid w:val="00AB4B2D"/>
    <w:rsid w:val="00AB4FCC"/>
    <w:rsid w:val="00AB5803"/>
    <w:rsid w:val="00AB5CF3"/>
    <w:rsid w:val="00AB5FD8"/>
    <w:rsid w:val="00AB62B6"/>
    <w:rsid w:val="00AB6881"/>
    <w:rsid w:val="00AB6E5E"/>
    <w:rsid w:val="00AB7339"/>
    <w:rsid w:val="00AB74E4"/>
    <w:rsid w:val="00AC0062"/>
    <w:rsid w:val="00AC03A3"/>
    <w:rsid w:val="00AC053D"/>
    <w:rsid w:val="00AC0665"/>
    <w:rsid w:val="00AC103B"/>
    <w:rsid w:val="00AC13CB"/>
    <w:rsid w:val="00AC180B"/>
    <w:rsid w:val="00AC1AEE"/>
    <w:rsid w:val="00AC234E"/>
    <w:rsid w:val="00AC2627"/>
    <w:rsid w:val="00AC2B13"/>
    <w:rsid w:val="00AC2BED"/>
    <w:rsid w:val="00AC2C40"/>
    <w:rsid w:val="00AC3934"/>
    <w:rsid w:val="00AC42E8"/>
    <w:rsid w:val="00AC4655"/>
    <w:rsid w:val="00AC4A92"/>
    <w:rsid w:val="00AC4C71"/>
    <w:rsid w:val="00AC55CA"/>
    <w:rsid w:val="00AC5905"/>
    <w:rsid w:val="00AC598E"/>
    <w:rsid w:val="00AC63FF"/>
    <w:rsid w:val="00AC69E0"/>
    <w:rsid w:val="00AC6A85"/>
    <w:rsid w:val="00AC6E9E"/>
    <w:rsid w:val="00AC6F08"/>
    <w:rsid w:val="00AC714A"/>
    <w:rsid w:val="00AC78FC"/>
    <w:rsid w:val="00AC7D8D"/>
    <w:rsid w:val="00AD02B3"/>
    <w:rsid w:val="00AD0FBA"/>
    <w:rsid w:val="00AD12FB"/>
    <w:rsid w:val="00AD1471"/>
    <w:rsid w:val="00AD16FB"/>
    <w:rsid w:val="00AD1796"/>
    <w:rsid w:val="00AD1F0F"/>
    <w:rsid w:val="00AD2342"/>
    <w:rsid w:val="00AD39D7"/>
    <w:rsid w:val="00AD4955"/>
    <w:rsid w:val="00AD4C25"/>
    <w:rsid w:val="00AD6218"/>
    <w:rsid w:val="00AD62C3"/>
    <w:rsid w:val="00AD66AB"/>
    <w:rsid w:val="00AD67BB"/>
    <w:rsid w:val="00AD72B5"/>
    <w:rsid w:val="00AD779C"/>
    <w:rsid w:val="00AD7BC0"/>
    <w:rsid w:val="00AD7F33"/>
    <w:rsid w:val="00AE053D"/>
    <w:rsid w:val="00AE2384"/>
    <w:rsid w:val="00AE2524"/>
    <w:rsid w:val="00AE2566"/>
    <w:rsid w:val="00AE25DC"/>
    <w:rsid w:val="00AE272E"/>
    <w:rsid w:val="00AE2790"/>
    <w:rsid w:val="00AE32EB"/>
    <w:rsid w:val="00AE3A28"/>
    <w:rsid w:val="00AE3ADE"/>
    <w:rsid w:val="00AE42F6"/>
    <w:rsid w:val="00AE4338"/>
    <w:rsid w:val="00AE49BF"/>
    <w:rsid w:val="00AE4AA5"/>
    <w:rsid w:val="00AE52FA"/>
    <w:rsid w:val="00AE5670"/>
    <w:rsid w:val="00AE5883"/>
    <w:rsid w:val="00AE619F"/>
    <w:rsid w:val="00AE656C"/>
    <w:rsid w:val="00AE68CC"/>
    <w:rsid w:val="00AE70CA"/>
    <w:rsid w:val="00AE739B"/>
    <w:rsid w:val="00AE7A09"/>
    <w:rsid w:val="00AE7BF2"/>
    <w:rsid w:val="00AE7F06"/>
    <w:rsid w:val="00AF08B0"/>
    <w:rsid w:val="00AF0FD2"/>
    <w:rsid w:val="00AF1538"/>
    <w:rsid w:val="00AF18D5"/>
    <w:rsid w:val="00AF20ED"/>
    <w:rsid w:val="00AF244B"/>
    <w:rsid w:val="00AF328C"/>
    <w:rsid w:val="00AF3AB9"/>
    <w:rsid w:val="00AF3C0B"/>
    <w:rsid w:val="00AF3FB2"/>
    <w:rsid w:val="00AF425F"/>
    <w:rsid w:val="00AF4430"/>
    <w:rsid w:val="00AF4633"/>
    <w:rsid w:val="00AF5043"/>
    <w:rsid w:val="00AF52E8"/>
    <w:rsid w:val="00AF53F8"/>
    <w:rsid w:val="00AF5A5F"/>
    <w:rsid w:val="00AF6861"/>
    <w:rsid w:val="00AF68AA"/>
    <w:rsid w:val="00AF6C79"/>
    <w:rsid w:val="00AF782E"/>
    <w:rsid w:val="00AF7891"/>
    <w:rsid w:val="00AF7F7A"/>
    <w:rsid w:val="00B00455"/>
    <w:rsid w:val="00B0060F"/>
    <w:rsid w:val="00B008A9"/>
    <w:rsid w:val="00B0095E"/>
    <w:rsid w:val="00B00ABB"/>
    <w:rsid w:val="00B00E21"/>
    <w:rsid w:val="00B016B0"/>
    <w:rsid w:val="00B01CF7"/>
    <w:rsid w:val="00B01D8C"/>
    <w:rsid w:val="00B01F4E"/>
    <w:rsid w:val="00B02B1B"/>
    <w:rsid w:val="00B02DE8"/>
    <w:rsid w:val="00B02EDC"/>
    <w:rsid w:val="00B030D5"/>
    <w:rsid w:val="00B036A7"/>
    <w:rsid w:val="00B03884"/>
    <w:rsid w:val="00B03A59"/>
    <w:rsid w:val="00B0482A"/>
    <w:rsid w:val="00B053AA"/>
    <w:rsid w:val="00B0564D"/>
    <w:rsid w:val="00B05AA9"/>
    <w:rsid w:val="00B05F65"/>
    <w:rsid w:val="00B0627D"/>
    <w:rsid w:val="00B063B3"/>
    <w:rsid w:val="00B07350"/>
    <w:rsid w:val="00B07520"/>
    <w:rsid w:val="00B07A1E"/>
    <w:rsid w:val="00B100F6"/>
    <w:rsid w:val="00B10139"/>
    <w:rsid w:val="00B10653"/>
    <w:rsid w:val="00B1087F"/>
    <w:rsid w:val="00B10B7D"/>
    <w:rsid w:val="00B10E42"/>
    <w:rsid w:val="00B10E47"/>
    <w:rsid w:val="00B11144"/>
    <w:rsid w:val="00B11500"/>
    <w:rsid w:val="00B1160D"/>
    <w:rsid w:val="00B1183E"/>
    <w:rsid w:val="00B11AB3"/>
    <w:rsid w:val="00B11B39"/>
    <w:rsid w:val="00B121F1"/>
    <w:rsid w:val="00B1245E"/>
    <w:rsid w:val="00B1295F"/>
    <w:rsid w:val="00B13586"/>
    <w:rsid w:val="00B1398F"/>
    <w:rsid w:val="00B13DAC"/>
    <w:rsid w:val="00B13EBF"/>
    <w:rsid w:val="00B145E3"/>
    <w:rsid w:val="00B14B55"/>
    <w:rsid w:val="00B15135"/>
    <w:rsid w:val="00B15793"/>
    <w:rsid w:val="00B15A9D"/>
    <w:rsid w:val="00B15EAF"/>
    <w:rsid w:val="00B1687D"/>
    <w:rsid w:val="00B16BF4"/>
    <w:rsid w:val="00B16D93"/>
    <w:rsid w:val="00B16F94"/>
    <w:rsid w:val="00B1746F"/>
    <w:rsid w:val="00B1754A"/>
    <w:rsid w:val="00B17817"/>
    <w:rsid w:val="00B20B84"/>
    <w:rsid w:val="00B20C27"/>
    <w:rsid w:val="00B20F9A"/>
    <w:rsid w:val="00B21189"/>
    <w:rsid w:val="00B21220"/>
    <w:rsid w:val="00B21963"/>
    <w:rsid w:val="00B21A18"/>
    <w:rsid w:val="00B21F66"/>
    <w:rsid w:val="00B22625"/>
    <w:rsid w:val="00B22B3E"/>
    <w:rsid w:val="00B22C90"/>
    <w:rsid w:val="00B2349F"/>
    <w:rsid w:val="00B23FAE"/>
    <w:rsid w:val="00B24CAD"/>
    <w:rsid w:val="00B24F30"/>
    <w:rsid w:val="00B2545E"/>
    <w:rsid w:val="00B2669D"/>
    <w:rsid w:val="00B26C9E"/>
    <w:rsid w:val="00B26CEA"/>
    <w:rsid w:val="00B26D27"/>
    <w:rsid w:val="00B26D7D"/>
    <w:rsid w:val="00B2796E"/>
    <w:rsid w:val="00B27BF3"/>
    <w:rsid w:val="00B27D5F"/>
    <w:rsid w:val="00B30E1B"/>
    <w:rsid w:val="00B31586"/>
    <w:rsid w:val="00B31696"/>
    <w:rsid w:val="00B31B99"/>
    <w:rsid w:val="00B320E3"/>
    <w:rsid w:val="00B33446"/>
    <w:rsid w:val="00B33D58"/>
    <w:rsid w:val="00B340C5"/>
    <w:rsid w:val="00B340C9"/>
    <w:rsid w:val="00B34BA1"/>
    <w:rsid w:val="00B34C40"/>
    <w:rsid w:val="00B34D8F"/>
    <w:rsid w:val="00B353E2"/>
    <w:rsid w:val="00B3547B"/>
    <w:rsid w:val="00B35920"/>
    <w:rsid w:val="00B35A15"/>
    <w:rsid w:val="00B35D8C"/>
    <w:rsid w:val="00B35F71"/>
    <w:rsid w:val="00B36639"/>
    <w:rsid w:val="00B36B9A"/>
    <w:rsid w:val="00B36EA9"/>
    <w:rsid w:val="00B3729A"/>
    <w:rsid w:val="00B373DD"/>
    <w:rsid w:val="00B37401"/>
    <w:rsid w:val="00B4044C"/>
    <w:rsid w:val="00B40600"/>
    <w:rsid w:val="00B4091C"/>
    <w:rsid w:val="00B413DC"/>
    <w:rsid w:val="00B414C5"/>
    <w:rsid w:val="00B415C4"/>
    <w:rsid w:val="00B4170A"/>
    <w:rsid w:val="00B41D94"/>
    <w:rsid w:val="00B41FD7"/>
    <w:rsid w:val="00B42200"/>
    <w:rsid w:val="00B426EF"/>
    <w:rsid w:val="00B4290C"/>
    <w:rsid w:val="00B42C7E"/>
    <w:rsid w:val="00B432BB"/>
    <w:rsid w:val="00B43433"/>
    <w:rsid w:val="00B434C9"/>
    <w:rsid w:val="00B43627"/>
    <w:rsid w:val="00B442DC"/>
    <w:rsid w:val="00B447AD"/>
    <w:rsid w:val="00B44870"/>
    <w:rsid w:val="00B44D20"/>
    <w:rsid w:val="00B4536B"/>
    <w:rsid w:val="00B453C7"/>
    <w:rsid w:val="00B45576"/>
    <w:rsid w:val="00B45CB3"/>
    <w:rsid w:val="00B45D35"/>
    <w:rsid w:val="00B45ED1"/>
    <w:rsid w:val="00B45F4B"/>
    <w:rsid w:val="00B46015"/>
    <w:rsid w:val="00B46046"/>
    <w:rsid w:val="00B4668B"/>
    <w:rsid w:val="00B4686A"/>
    <w:rsid w:val="00B4686F"/>
    <w:rsid w:val="00B46A2C"/>
    <w:rsid w:val="00B4715D"/>
    <w:rsid w:val="00B471D4"/>
    <w:rsid w:val="00B47628"/>
    <w:rsid w:val="00B478C7"/>
    <w:rsid w:val="00B47BA6"/>
    <w:rsid w:val="00B47F2A"/>
    <w:rsid w:val="00B500C4"/>
    <w:rsid w:val="00B5011F"/>
    <w:rsid w:val="00B5027B"/>
    <w:rsid w:val="00B509A1"/>
    <w:rsid w:val="00B50DDF"/>
    <w:rsid w:val="00B5100F"/>
    <w:rsid w:val="00B51462"/>
    <w:rsid w:val="00B516AE"/>
    <w:rsid w:val="00B52497"/>
    <w:rsid w:val="00B528E6"/>
    <w:rsid w:val="00B52C20"/>
    <w:rsid w:val="00B52D8F"/>
    <w:rsid w:val="00B52E0D"/>
    <w:rsid w:val="00B530CE"/>
    <w:rsid w:val="00B536F9"/>
    <w:rsid w:val="00B53C8D"/>
    <w:rsid w:val="00B544E4"/>
    <w:rsid w:val="00B54614"/>
    <w:rsid w:val="00B54C05"/>
    <w:rsid w:val="00B554EE"/>
    <w:rsid w:val="00B55CD6"/>
    <w:rsid w:val="00B56331"/>
    <w:rsid w:val="00B5647B"/>
    <w:rsid w:val="00B56695"/>
    <w:rsid w:val="00B574B6"/>
    <w:rsid w:val="00B57BF5"/>
    <w:rsid w:val="00B57D1C"/>
    <w:rsid w:val="00B60124"/>
    <w:rsid w:val="00B6052B"/>
    <w:rsid w:val="00B6094E"/>
    <w:rsid w:val="00B60E7E"/>
    <w:rsid w:val="00B60EAB"/>
    <w:rsid w:val="00B61672"/>
    <w:rsid w:val="00B621C6"/>
    <w:rsid w:val="00B628BC"/>
    <w:rsid w:val="00B63453"/>
    <w:rsid w:val="00B63C19"/>
    <w:rsid w:val="00B63DF7"/>
    <w:rsid w:val="00B643A7"/>
    <w:rsid w:val="00B646BF"/>
    <w:rsid w:val="00B64DC3"/>
    <w:rsid w:val="00B65D35"/>
    <w:rsid w:val="00B65DBB"/>
    <w:rsid w:val="00B66195"/>
    <w:rsid w:val="00B666F2"/>
    <w:rsid w:val="00B66934"/>
    <w:rsid w:val="00B669B7"/>
    <w:rsid w:val="00B66E3B"/>
    <w:rsid w:val="00B66E8A"/>
    <w:rsid w:val="00B66F91"/>
    <w:rsid w:val="00B67C72"/>
    <w:rsid w:val="00B67E98"/>
    <w:rsid w:val="00B70CDC"/>
    <w:rsid w:val="00B70FC0"/>
    <w:rsid w:val="00B71434"/>
    <w:rsid w:val="00B714F9"/>
    <w:rsid w:val="00B716CD"/>
    <w:rsid w:val="00B71BEA"/>
    <w:rsid w:val="00B72500"/>
    <w:rsid w:val="00B727C3"/>
    <w:rsid w:val="00B72CB5"/>
    <w:rsid w:val="00B73535"/>
    <w:rsid w:val="00B73D2F"/>
    <w:rsid w:val="00B742BF"/>
    <w:rsid w:val="00B743BD"/>
    <w:rsid w:val="00B74C56"/>
    <w:rsid w:val="00B74EF2"/>
    <w:rsid w:val="00B74F09"/>
    <w:rsid w:val="00B755CA"/>
    <w:rsid w:val="00B75921"/>
    <w:rsid w:val="00B759DC"/>
    <w:rsid w:val="00B75DAA"/>
    <w:rsid w:val="00B75F83"/>
    <w:rsid w:val="00B76288"/>
    <w:rsid w:val="00B76A9C"/>
    <w:rsid w:val="00B76D2E"/>
    <w:rsid w:val="00B7738E"/>
    <w:rsid w:val="00B77AAE"/>
    <w:rsid w:val="00B77C9A"/>
    <w:rsid w:val="00B801F8"/>
    <w:rsid w:val="00B80370"/>
    <w:rsid w:val="00B807F5"/>
    <w:rsid w:val="00B81331"/>
    <w:rsid w:val="00B81E4B"/>
    <w:rsid w:val="00B8217E"/>
    <w:rsid w:val="00B821EB"/>
    <w:rsid w:val="00B82B9C"/>
    <w:rsid w:val="00B83472"/>
    <w:rsid w:val="00B835DF"/>
    <w:rsid w:val="00B83756"/>
    <w:rsid w:val="00B83D28"/>
    <w:rsid w:val="00B8422C"/>
    <w:rsid w:val="00B84BD8"/>
    <w:rsid w:val="00B84D93"/>
    <w:rsid w:val="00B84D98"/>
    <w:rsid w:val="00B85016"/>
    <w:rsid w:val="00B85C44"/>
    <w:rsid w:val="00B8618E"/>
    <w:rsid w:val="00B865C5"/>
    <w:rsid w:val="00B86603"/>
    <w:rsid w:val="00B86E24"/>
    <w:rsid w:val="00B8704F"/>
    <w:rsid w:val="00B87349"/>
    <w:rsid w:val="00B87460"/>
    <w:rsid w:val="00B87755"/>
    <w:rsid w:val="00B87CAA"/>
    <w:rsid w:val="00B87CFC"/>
    <w:rsid w:val="00B87E53"/>
    <w:rsid w:val="00B90331"/>
    <w:rsid w:val="00B9078B"/>
    <w:rsid w:val="00B908C2"/>
    <w:rsid w:val="00B90B67"/>
    <w:rsid w:val="00B90CE8"/>
    <w:rsid w:val="00B90E2E"/>
    <w:rsid w:val="00B913FC"/>
    <w:rsid w:val="00B919A7"/>
    <w:rsid w:val="00B91DEB"/>
    <w:rsid w:val="00B92062"/>
    <w:rsid w:val="00B9297F"/>
    <w:rsid w:val="00B93146"/>
    <w:rsid w:val="00B9314C"/>
    <w:rsid w:val="00B93F0C"/>
    <w:rsid w:val="00B940A8"/>
    <w:rsid w:val="00B940D5"/>
    <w:rsid w:val="00B94744"/>
    <w:rsid w:val="00B94993"/>
    <w:rsid w:val="00B956F3"/>
    <w:rsid w:val="00B967F6"/>
    <w:rsid w:val="00BA03F9"/>
    <w:rsid w:val="00BA0C6A"/>
    <w:rsid w:val="00BA11CF"/>
    <w:rsid w:val="00BA122A"/>
    <w:rsid w:val="00BA1603"/>
    <w:rsid w:val="00BA1806"/>
    <w:rsid w:val="00BA1D0E"/>
    <w:rsid w:val="00BA2532"/>
    <w:rsid w:val="00BA2B1A"/>
    <w:rsid w:val="00BA3693"/>
    <w:rsid w:val="00BA386C"/>
    <w:rsid w:val="00BA4357"/>
    <w:rsid w:val="00BA5B1C"/>
    <w:rsid w:val="00BA60C4"/>
    <w:rsid w:val="00BA6B08"/>
    <w:rsid w:val="00BA78B3"/>
    <w:rsid w:val="00BA7D7E"/>
    <w:rsid w:val="00BA7EF9"/>
    <w:rsid w:val="00BB0195"/>
    <w:rsid w:val="00BB06A7"/>
    <w:rsid w:val="00BB0823"/>
    <w:rsid w:val="00BB0D13"/>
    <w:rsid w:val="00BB0D7D"/>
    <w:rsid w:val="00BB0FB8"/>
    <w:rsid w:val="00BB10CA"/>
    <w:rsid w:val="00BB12FD"/>
    <w:rsid w:val="00BB1364"/>
    <w:rsid w:val="00BB1780"/>
    <w:rsid w:val="00BB1AC9"/>
    <w:rsid w:val="00BB1D86"/>
    <w:rsid w:val="00BB1FE8"/>
    <w:rsid w:val="00BB22C7"/>
    <w:rsid w:val="00BB2AF9"/>
    <w:rsid w:val="00BB2C0B"/>
    <w:rsid w:val="00BB314F"/>
    <w:rsid w:val="00BB3E9E"/>
    <w:rsid w:val="00BB3FA3"/>
    <w:rsid w:val="00BB4BA9"/>
    <w:rsid w:val="00BB5282"/>
    <w:rsid w:val="00BB5A0E"/>
    <w:rsid w:val="00BB654D"/>
    <w:rsid w:val="00BB7134"/>
    <w:rsid w:val="00BB720B"/>
    <w:rsid w:val="00BB78A0"/>
    <w:rsid w:val="00BB78C8"/>
    <w:rsid w:val="00BB7903"/>
    <w:rsid w:val="00BB7CBC"/>
    <w:rsid w:val="00BC0A67"/>
    <w:rsid w:val="00BC1123"/>
    <w:rsid w:val="00BC17C2"/>
    <w:rsid w:val="00BC1916"/>
    <w:rsid w:val="00BC2212"/>
    <w:rsid w:val="00BC2696"/>
    <w:rsid w:val="00BC277D"/>
    <w:rsid w:val="00BC2973"/>
    <w:rsid w:val="00BC3629"/>
    <w:rsid w:val="00BC3B57"/>
    <w:rsid w:val="00BC3F43"/>
    <w:rsid w:val="00BC4340"/>
    <w:rsid w:val="00BC46EE"/>
    <w:rsid w:val="00BC4F8D"/>
    <w:rsid w:val="00BC5361"/>
    <w:rsid w:val="00BC5436"/>
    <w:rsid w:val="00BC54DF"/>
    <w:rsid w:val="00BC5783"/>
    <w:rsid w:val="00BC634E"/>
    <w:rsid w:val="00BC6AFB"/>
    <w:rsid w:val="00BC6C4C"/>
    <w:rsid w:val="00BC7243"/>
    <w:rsid w:val="00BC760B"/>
    <w:rsid w:val="00BC764B"/>
    <w:rsid w:val="00BC79C6"/>
    <w:rsid w:val="00BC7A15"/>
    <w:rsid w:val="00BC7B5D"/>
    <w:rsid w:val="00BD0609"/>
    <w:rsid w:val="00BD0789"/>
    <w:rsid w:val="00BD079C"/>
    <w:rsid w:val="00BD0EDC"/>
    <w:rsid w:val="00BD12DC"/>
    <w:rsid w:val="00BD1498"/>
    <w:rsid w:val="00BD1A99"/>
    <w:rsid w:val="00BD1BB1"/>
    <w:rsid w:val="00BD2772"/>
    <w:rsid w:val="00BD29D9"/>
    <w:rsid w:val="00BD2AC7"/>
    <w:rsid w:val="00BD2B51"/>
    <w:rsid w:val="00BD2E4A"/>
    <w:rsid w:val="00BD3029"/>
    <w:rsid w:val="00BD3105"/>
    <w:rsid w:val="00BD3138"/>
    <w:rsid w:val="00BD4019"/>
    <w:rsid w:val="00BD4407"/>
    <w:rsid w:val="00BD4488"/>
    <w:rsid w:val="00BD4FE3"/>
    <w:rsid w:val="00BD5590"/>
    <w:rsid w:val="00BD5A79"/>
    <w:rsid w:val="00BD5D1C"/>
    <w:rsid w:val="00BD616F"/>
    <w:rsid w:val="00BD6313"/>
    <w:rsid w:val="00BD6872"/>
    <w:rsid w:val="00BD6B6C"/>
    <w:rsid w:val="00BD6E18"/>
    <w:rsid w:val="00BD7174"/>
    <w:rsid w:val="00BD7641"/>
    <w:rsid w:val="00BD7646"/>
    <w:rsid w:val="00BD787D"/>
    <w:rsid w:val="00BD7962"/>
    <w:rsid w:val="00BD7F1A"/>
    <w:rsid w:val="00BE021A"/>
    <w:rsid w:val="00BE046A"/>
    <w:rsid w:val="00BE06F1"/>
    <w:rsid w:val="00BE0746"/>
    <w:rsid w:val="00BE0ADC"/>
    <w:rsid w:val="00BE0ED1"/>
    <w:rsid w:val="00BE159F"/>
    <w:rsid w:val="00BE1950"/>
    <w:rsid w:val="00BE1C91"/>
    <w:rsid w:val="00BE1D73"/>
    <w:rsid w:val="00BE20DE"/>
    <w:rsid w:val="00BE21F6"/>
    <w:rsid w:val="00BE250A"/>
    <w:rsid w:val="00BE2C96"/>
    <w:rsid w:val="00BE2F42"/>
    <w:rsid w:val="00BE351B"/>
    <w:rsid w:val="00BE375E"/>
    <w:rsid w:val="00BE3D53"/>
    <w:rsid w:val="00BE47BB"/>
    <w:rsid w:val="00BE53CA"/>
    <w:rsid w:val="00BE5582"/>
    <w:rsid w:val="00BE55D9"/>
    <w:rsid w:val="00BE60C7"/>
    <w:rsid w:val="00BE698B"/>
    <w:rsid w:val="00BE6AE0"/>
    <w:rsid w:val="00BE6F32"/>
    <w:rsid w:val="00BE7EC8"/>
    <w:rsid w:val="00BF095F"/>
    <w:rsid w:val="00BF09FF"/>
    <w:rsid w:val="00BF192C"/>
    <w:rsid w:val="00BF2147"/>
    <w:rsid w:val="00BF21F1"/>
    <w:rsid w:val="00BF222F"/>
    <w:rsid w:val="00BF3542"/>
    <w:rsid w:val="00BF35D0"/>
    <w:rsid w:val="00BF3E64"/>
    <w:rsid w:val="00BF3E96"/>
    <w:rsid w:val="00BF3FC1"/>
    <w:rsid w:val="00BF43EB"/>
    <w:rsid w:val="00BF468C"/>
    <w:rsid w:val="00BF4978"/>
    <w:rsid w:val="00BF4E28"/>
    <w:rsid w:val="00BF5BE3"/>
    <w:rsid w:val="00BF5CAB"/>
    <w:rsid w:val="00BF5EC5"/>
    <w:rsid w:val="00BF6566"/>
    <w:rsid w:val="00BF65E4"/>
    <w:rsid w:val="00BF66CC"/>
    <w:rsid w:val="00BF7898"/>
    <w:rsid w:val="00C0015F"/>
    <w:rsid w:val="00C001F6"/>
    <w:rsid w:val="00C0041D"/>
    <w:rsid w:val="00C008EA"/>
    <w:rsid w:val="00C00CB7"/>
    <w:rsid w:val="00C00D75"/>
    <w:rsid w:val="00C010AE"/>
    <w:rsid w:val="00C01111"/>
    <w:rsid w:val="00C01401"/>
    <w:rsid w:val="00C02244"/>
    <w:rsid w:val="00C025D2"/>
    <w:rsid w:val="00C02B1A"/>
    <w:rsid w:val="00C02B8D"/>
    <w:rsid w:val="00C02E68"/>
    <w:rsid w:val="00C0304D"/>
    <w:rsid w:val="00C0324D"/>
    <w:rsid w:val="00C032F6"/>
    <w:rsid w:val="00C03976"/>
    <w:rsid w:val="00C04217"/>
    <w:rsid w:val="00C04456"/>
    <w:rsid w:val="00C04780"/>
    <w:rsid w:val="00C05741"/>
    <w:rsid w:val="00C059D0"/>
    <w:rsid w:val="00C06030"/>
    <w:rsid w:val="00C0630D"/>
    <w:rsid w:val="00C06372"/>
    <w:rsid w:val="00C06530"/>
    <w:rsid w:val="00C0695F"/>
    <w:rsid w:val="00C06F0E"/>
    <w:rsid w:val="00C07129"/>
    <w:rsid w:val="00C073BD"/>
    <w:rsid w:val="00C079E5"/>
    <w:rsid w:val="00C1027A"/>
    <w:rsid w:val="00C10826"/>
    <w:rsid w:val="00C109B9"/>
    <w:rsid w:val="00C10AF7"/>
    <w:rsid w:val="00C11A84"/>
    <w:rsid w:val="00C121A3"/>
    <w:rsid w:val="00C12EB3"/>
    <w:rsid w:val="00C133D3"/>
    <w:rsid w:val="00C13478"/>
    <w:rsid w:val="00C136D0"/>
    <w:rsid w:val="00C1424D"/>
    <w:rsid w:val="00C14AB0"/>
    <w:rsid w:val="00C15B34"/>
    <w:rsid w:val="00C164AB"/>
    <w:rsid w:val="00C166CE"/>
    <w:rsid w:val="00C1674B"/>
    <w:rsid w:val="00C16AAE"/>
    <w:rsid w:val="00C16C63"/>
    <w:rsid w:val="00C17C05"/>
    <w:rsid w:val="00C200EF"/>
    <w:rsid w:val="00C20705"/>
    <w:rsid w:val="00C20843"/>
    <w:rsid w:val="00C20A9A"/>
    <w:rsid w:val="00C20CA5"/>
    <w:rsid w:val="00C20CBD"/>
    <w:rsid w:val="00C211BD"/>
    <w:rsid w:val="00C211D3"/>
    <w:rsid w:val="00C21937"/>
    <w:rsid w:val="00C21B46"/>
    <w:rsid w:val="00C21E93"/>
    <w:rsid w:val="00C2248A"/>
    <w:rsid w:val="00C225AF"/>
    <w:rsid w:val="00C22DE8"/>
    <w:rsid w:val="00C230DB"/>
    <w:rsid w:val="00C23172"/>
    <w:rsid w:val="00C231D2"/>
    <w:rsid w:val="00C234DD"/>
    <w:rsid w:val="00C23D05"/>
    <w:rsid w:val="00C23F07"/>
    <w:rsid w:val="00C24AB3"/>
    <w:rsid w:val="00C24B72"/>
    <w:rsid w:val="00C250D2"/>
    <w:rsid w:val="00C256A0"/>
    <w:rsid w:val="00C26268"/>
    <w:rsid w:val="00C26B7E"/>
    <w:rsid w:val="00C27366"/>
    <w:rsid w:val="00C27421"/>
    <w:rsid w:val="00C27A27"/>
    <w:rsid w:val="00C3036D"/>
    <w:rsid w:val="00C30844"/>
    <w:rsid w:val="00C308D3"/>
    <w:rsid w:val="00C3134A"/>
    <w:rsid w:val="00C31CF6"/>
    <w:rsid w:val="00C323E5"/>
    <w:rsid w:val="00C32517"/>
    <w:rsid w:val="00C32D90"/>
    <w:rsid w:val="00C32E8E"/>
    <w:rsid w:val="00C330FC"/>
    <w:rsid w:val="00C333F6"/>
    <w:rsid w:val="00C3359A"/>
    <w:rsid w:val="00C3394B"/>
    <w:rsid w:val="00C33C62"/>
    <w:rsid w:val="00C3449F"/>
    <w:rsid w:val="00C35067"/>
    <w:rsid w:val="00C354E0"/>
    <w:rsid w:val="00C35C48"/>
    <w:rsid w:val="00C35E60"/>
    <w:rsid w:val="00C367A5"/>
    <w:rsid w:val="00C36A71"/>
    <w:rsid w:val="00C36AC7"/>
    <w:rsid w:val="00C36B0C"/>
    <w:rsid w:val="00C36F02"/>
    <w:rsid w:val="00C37125"/>
    <w:rsid w:val="00C37234"/>
    <w:rsid w:val="00C3724E"/>
    <w:rsid w:val="00C37271"/>
    <w:rsid w:val="00C373B1"/>
    <w:rsid w:val="00C37876"/>
    <w:rsid w:val="00C37A60"/>
    <w:rsid w:val="00C37B84"/>
    <w:rsid w:val="00C37DE1"/>
    <w:rsid w:val="00C40126"/>
    <w:rsid w:val="00C4019B"/>
    <w:rsid w:val="00C40215"/>
    <w:rsid w:val="00C407F7"/>
    <w:rsid w:val="00C40C6D"/>
    <w:rsid w:val="00C40DE5"/>
    <w:rsid w:val="00C41041"/>
    <w:rsid w:val="00C41BE8"/>
    <w:rsid w:val="00C4207E"/>
    <w:rsid w:val="00C42568"/>
    <w:rsid w:val="00C425A8"/>
    <w:rsid w:val="00C42DFC"/>
    <w:rsid w:val="00C42F44"/>
    <w:rsid w:val="00C432A3"/>
    <w:rsid w:val="00C44E58"/>
    <w:rsid w:val="00C44F1F"/>
    <w:rsid w:val="00C45109"/>
    <w:rsid w:val="00C4524F"/>
    <w:rsid w:val="00C454FD"/>
    <w:rsid w:val="00C45529"/>
    <w:rsid w:val="00C45790"/>
    <w:rsid w:val="00C45A10"/>
    <w:rsid w:val="00C45B41"/>
    <w:rsid w:val="00C45D04"/>
    <w:rsid w:val="00C460B6"/>
    <w:rsid w:val="00C46FAB"/>
    <w:rsid w:val="00C47121"/>
    <w:rsid w:val="00C47B93"/>
    <w:rsid w:val="00C501BD"/>
    <w:rsid w:val="00C505B1"/>
    <w:rsid w:val="00C5061C"/>
    <w:rsid w:val="00C50998"/>
    <w:rsid w:val="00C51164"/>
    <w:rsid w:val="00C5217E"/>
    <w:rsid w:val="00C5220A"/>
    <w:rsid w:val="00C52AC5"/>
    <w:rsid w:val="00C5309F"/>
    <w:rsid w:val="00C5344D"/>
    <w:rsid w:val="00C535F9"/>
    <w:rsid w:val="00C541F2"/>
    <w:rsid w:val="00C542F1"/>
    <w:rsid w:val="00C54946"/>
    <w:rsid w:val="00C55315"/>
    <w:rsid w:val="00C55833"/>
    <w:rsid w:val="00C55B6E"/>
    <w:rsid w:val="00C55C14"/>
    <w:rsid w:val="00C568C1"/>
    <w:rsid w:val="00C56B40"/>
    <w:rsid w:val="00C56E1F"/>
    <w:rsid w:val="00C56EF3"/>
    <w:rsid w:val="00C574E5"/>
    <w:rsid w:val="00C575D0"/>
    <w:rsid w:val="00C576E5"/>
    <w:rsid w:val="00C57ED7"/>
    <w:rsid w:val="00C602B9"/>
    <w:rsid w:val="00C604E0"/>
    <w:rsid w:val="00C606A1"/>
    <w:rsid w:val="00C607D8"/>
    <w:rsid w:val="00C60950"/>
    <w:rsid w:val="00C60A67"/>
    <w:rsid w:val="00C60C77"/>
    <w:rsid w:val="00C61185"/>
    <w:rsid w:val="00C61350"/>
    <w:rsid w:val="00C6136D"/>
    <w:rsid w:val="00C61610"/>
    <w:rsid w:val="00C6175D"/>
    <w:rsid w:val="00C61A4D"/>
    <w:rsid w:val="00C61D16"/>
    <w:rsid w:val="00C61D17"/>
    <w:rsid w:val="00C622F0"/>
    <w:rsid w:val="00C62BAD"/>
    <w:rsid w:val="00C630ED"/>
    <w:rsid w:val="00C6374A"/>
    <w:rsid w:val="00C641D5"/>
    <w:rsid w:val="00C64478"/>
    <w:rsid w:val="00C646CC"/>
    <w:rsid w:val="00C6474D"/>
    <w:rsid w:val="00C64DF6"/>
    <w:rsid w:val="00C64EB7"/>
    <w:rsid w:val="00C65449"/>
    <w:rsid w:val="00C65A64"/>
    <w:rsid w:val="00C65AF0"/>
    <w:rsid w:val="00C65D90"/>
    <w:rsid w:val="00C65DBA"/>
    <w:rsid w:val="00C6608F"/>
    <w:rsid w:val="00C6624E"/>
    <w:rsid w:val="00C663D3"/>
    <w:rsid w:val="00C67F5D"/>
    <w:rsid w:val="00C700E2"/>
    <w:rsid w:val="00C7078D"/>
    <w:rsid w:val="00C70943"/>
    <w:rsid w:val="00C71819"/>
    <w:rsid w:val="00C71C5B"/>
    <w:rsid w:val="00C71D21"/>
    <w:rsid w:val="00C72427"/>
    <w:rsid w:val="00C72BB5"/>
    <w:rsid w:val="00C7329B"/>
    <w:rsid w:val="00C7333E"/>
    <w:rsid w:val="00C740BD"/>
    <w:rsid w:val="00C744DF"/>
    <w:rsid w:val="00C746BD"/>
    <w:rsid w:val="00C748DA"/>
    <w:rsid w:val="00C750BD"/>
    <w:rsid w:val="00C75177"/>
    <w:rsid w:val="00C7582E"/>
    <w:rsid w:val="00C758D6"/>
    <w:rsid w:val="00C76290"/>
    <w:rsid w:val="00C76438"/>
    <w:rsid w:val="00C7656C"/>
    <w:rsid w:val="00C76949"/>
    <w:rsid w:val="00C76F89"/>
    <w:rsid w:val="00C76FD6"/>
    <w:rsid w:val="00C77452"/>
    <w:rsid w:val="00C80598"/>
    <w:rsid w:val="00C8090F"/>
    <w:rsid w:val="00C80A03"/>
    <w:rsid w:val="00C80FC9"/>
    <w:rsid w:val="00C810C0"/>
    <w:rsid w:val="00C81C34"/>
    <w:rsid w:val="00C843A1"/>
    <w:rsid w:val="00C844CA"/>
    <w:rsid w:val="00C846B3"/>
    <w:rsid w:val="00C84B15"/>
    <w:rsid w:val="00C84E6C"/>
    <w:rsid w:val="00C85079"/>
    <w:rsid w:val="00C85A43"/>
    <w:rsid w:val="00C85BDC"/>
    <w:rsid w:val="00C85DE7"/>
    <w:rsid w:val="00C86213"/>
    <w:rsid w:val="00C86647"/>
    <w:rsid w:val="00C86868"/>
    <w:rsid w:val="00C87FBC"/>
    <w:rsid w:val="00C901EB"/>
    <w:rsid w:val="00C90BB1"/>
    <w:rsid w:val="00C90BCD"/>
    <w:rsid w:val="00C90F9F"/>
    <w:rsid w:val="00C9116F"/>
    <w:rsid w:val="00C9121F"/>
    <w:rsid w:val="00C9145E"/>
    <w:rsid w:val="00C91510"/>
    <w:rsid w:val="00C91646"/>
    <w:rsid w:val="00C91781"/>
    <w:rsid w:val="00C91CB4"/>
    <w:rsid w:val="00C91DAE"/>
    <w:rsid w:val="00C92455"/>
    <w:rsid w:val="00C94312"/>
    <w:rsid w:val="00C9440A"/>
    <w:rsid w:val="00C944C4"/>
    <w:rsid w:val="00C94C60"/>
    <w:rsid w:val="00C94E4C"/>
    <w:rsid w:val="00C9517D"/>
    <w:rsid w:val="00C956D0"/>
    <w:rsid w:val="00C95896"/>
    <w:rsid w:val="00C958B3"/>
    <w:rsid w:val="00C95D3F"/>
    <w:rsid w:val="00C964C3"/>
    <w:rsid w:val="00C96922"/>
    <w:rsid w:val="00C96D06"/>
    <w:rsid w:val="00C96F77"/>
    <w:rsid w:val="00C97BAB"/>
    <w:rsid w:val="00CA034F"/>
    <w:rsid w:val="00CA0AAA"/>
    <w:rsid w:val="00CA0E9F"/>
    <w:rsid w:val="00CA13E9"/>
    <w:rsid w:val="00CA1506"/>
    <w:rsid w:val="00CA16C3"/>
    <w:rsid w:val="00CA1A24"/>
    <w:rsid w:val="00CA1C35"/>
    <w:rsid w:val="00CA245A"/>
    <w:rsid w:val="00CA2561"/>
    <w:rsid w:val="00CA257E"/>
    <w:rsid w:val="00CA3038"/>
    <w:rsid w:val="00CA3128"/>
    <w:rsid w:val="00CA42B2"/>
    <w:rsid w:val="00CA4BE2"/>
    <w:rsid w:val="00CA503E"/>
    <w:rsid w:val="00CA5084"/>
    <w:rsid w:val="00CA51BE"/>
    <w:rsid w:val="00CA5342"/>
    <w:rsid w:val="00CA57C8"/>
    <w:rsid w:val="00CA63C1"/>
    <w:rsid w:val="00CA6866"/>
    <w:rsid w:val="00CA6940"/>
    <w:rsid w:val="00CA7361"/>
    <w:rsid w:val="00CA78C7"/>
    <w:rsid w:val="00CB026C"/>
    <w:rsid w:val="00CB0CD1"/>
    <w:rsid w:val="00CB11E7"/>
    <w:rsid w:val="00CB1409"/>
    <w:rsid w:val="00CB1829"/>
    <w:rsid w:val="00CB224A"/>
    <w:rsid w:val="00CB2513"/>
    <w:rsid w:val="00CB2A70"/>
    <w:rsid w:val="00CB2D81"/>
    <w:rsid w:val="00CB3458"/>
    <w:rsid w:val="00CB350D"/>
    <w:rsid w:val="00CB38B7"/>
    <w:rsid w:val="00CB465C"/>
    <w:rsid w:val="00CB4787"/>
    <w:rsid w:val="00CB49C3"/>
    <w:rsid w:val="00CB49FE"/>
    <w:rsid w:val="00CB4AB8"/>
    <w:rsid w:val="00CB52CA"/>
    <w:rsid w:val="00CB5542"/>
    <w:rsid w:val="00CB7158"/>
    <w:rsid w:val="00CB727A"/>
    <w:rsid w:val="00CB74FB"/>
    <w:rsid w:val="00CB7660"/>
    <w:rsid w:val="00CB7F58"/>
    <w:rsid w:val="00CC0050"/>
    <w:rsid w:val="00CC0570"/>
    <w:rsid w:val="00CC0997"/>
    <w:rsid w:val="00CC0B69"/>
    <w:rsid w:val="00CC1E87"/>
    <w:rsid w:val="00CC1EAB"/>
    <w:rsid w:val="00CC1F50"/>
    <w:rsid w:val="00CC2279"/>
    <w:rsid w:val="00CC2839"/>
    <w:rsid w:val="00CC297E"/>
    <w:rsid w:val="00CC3076"/>
    <w:rsid w:val="00CC3920"/>
    <w:rsid w:val="00CC39D3"/>
    <w:rsid w:val="00CC40E5"/>
    <w:rsid w:val="00CC41EA"/>
    <w:rsid w:val="00CC471B"/>
    <w:rsid w:val="00CC48AC"/>
    <w:rsid w:val="00CC4E59"/>
    <w:rsid w:val="00CC4E69"/>
    <w:rsid w:val="00CC5101"/>
    <w:rsid w:val="00CC5B25"/>
    <w:rsid w:val="00CC5DEA"/>
    <w:rsid w:val="00CC66FC"/>
    <w:rsid w:val="00CC69E7"/>
    <w:rsid w:val="00CC6F7A"/>
    <w:rsid w:val="00CC747E"/>
    <w:rsid w:val="00CC74AF"/>
    <w:rsid w:val="00CC76AF"/>
    <w:rsid w:val="00CD03F8"/>
    <w:rsid w:val="00CD06FA"/>
    <w:rsid w:val="00CD1028"/>
    <w:rsid w:val="00CD114E"/>
    <w:rsid w:val="00CD1A37"/>
    <w:rsid w:val="00CD230B"/>
    <w:rsid w:val="00CD2681"/>
    <w:rsid w:val="00CD2F85"/>
    <w:rsid w:val="00CD3386"/>
    <w:rsid w:val="00CD373E"/>
    <w:rsid w:val="00CD3AE2"/>
    <w:rsid w:val="00CD3EF3"/>
    <w:rsid w:val="00CD4057"/>
    <w:rsid w:val="00CD4177"/>
    <w:rsid w:val="00CD4B5B"/>
    <w:rsid w:val="00CD4F0A"/>
    <w:rsid w:val="00CD4F2B"/>
    <w:rsid w:val="00CD5ACC"/>
    <w:rsid w:val="00CD62FF"/>
    <w:rsid w:val="00CD6FF5"/>
    <w:rsid w:val="00CD7388"/>
    <w:rsid w:val="00CD7E1D"/>
    <w:rsid w:val="00CE0234"/>
    <w:rsid w:val="00CE0755"/>
    <w:rsid w:val="00CE084A"/>
    <w:rsid w:val="00CE0FED"/>
    <w:rsid w:val="00CE128F"/>
    <w:rsid w:val="00CE1411"/>
    <w:rsid w:val="00CE1485"/>
    <w:rsid w:val="00CE1556"/>
    <w:rsid w:val="00CE15C6"/>
    <w:rsid w:val="00CE25D6"/>
    <w:rsid w:val="00CE28BC"/>
    <w:rsid w:val="00CE28C9"/>
    <w:rsid w:val="00CE29CD"/>
    <w:rsid w:val="00CE2E96"/>
    <w:rsid w:val="00CE2FF1"/>
    <w:rsid w:val="00CE3606"/>
    <w:rsid w:val="00CE3D2D"/>
    <w:rsid w:val="00CE45CB"/>
    <w:rsid w:val="00CE4F81"/>
    <w:rsid w:val="00CE5DF6"/>
    <w:rsid w:val="00CE5F57"/>
    <w:rsid w:val="00CE6B08"/>
    <w:rsid w:val="00CE6C69"/>
    <w:rsid w:val="00CE6F0A"/>
    <w:rsid w:val="00CE78D5"/>
    <w:rsid w:val="00CE7CB0"/>
    <w:rsid w:val="00CF02F7"/>
    <w:rsid w:val="00CF057D"/>
    <w:rsid w:val="00CF0924"/>
    <w:rsid w:val="00CF0CDA"/>
    <w:rsid w:val="00CF1530"/>
    <w:rsid w:val="00CF2209"/>
    <w:rsid w:val="00CF229D"/>
    <w:rsid w:val="00CF3074"/>
    <w:rsid w:val="00CF3252"/>
    <w:rsid w:val="00CF384F"/>
    <w:rsid w:val="00CF38DF"/>
    <w:rsid w:val="00CF393A"/>
    <w:rsid w:val="00CF3A99"/>
    <w:rsid w:val="00CF3C18"/>
    <w:rsid w:val="00CF431E"/>
    <w:rsid w:val="00CF45EE"/>
    <w:rsid w:val="00CF4C35"/>
    <w:rsid w:val="00CF4F72"/>
    <w:rsid w:val="00CF4FCE"/>
    <w:rsid w:val="00CF548E"/>
    <w:rsid w:val="00CF59A2"/>
    <w:rsid w:val="00CF6214"/>
    <w:rsid w:val="00CF62E0"/>
    <w:rsid w:val="00CF6377"/>
    <w:rsid w:val="00CF6E26"/>
    <w:rsid w:val="00CF6ED6"/>
    <w:rsid w:val="00CF7116"/>
    <w:rsid w:val="00CF731F"/>
    <w:rsid w:val="00CF7694"/>
    <w:rsid w:val="00CF76D3"/>
    <w:rsid w:val="00D00151"/>
    <w:rsid w:val="00D002F3"/>
    <w:rsid w:val="00D00F95"/>
    <w:rsid w:val="00D010E4"/>
    <w:rsid w:val="00D0139F"/>
    <w:rsid w:val="00D01989"/>
    <w:rsid w:val="00D01CA9"/>
    <w:rsid w:val="00D02A83"/>
    <w:rsid w:val="00D030B5"/>
    <w:rsid w:val="00D03726"/>
    <w:rsid w:val="00D0380E"/>
    <w:rsid w:val="00D03C2F"/>
    <w:rsid w:val="00D042F3"/>
    <w:rsid w:val="00D047A8"/>
    <w:rsid w:val="00D04977"/>
    <w:rsid w:val="00D04D06"/>
    <w:rsid w:val="00D04FFE"/>
    <w:rsid w:val="00D0517D"/>
    <w:rsid w:val="00D05312"/>
    <w:rsid w:val="00D05391"/>
    <w:rsid w:val="00D0594B"/>
    <w:rsid w:val="00D0628C"/>
    <w:rsid w:val="00D0651F"/>
    <w:rsid w:val="00D06D67"/>
    <w:rsid w:val="00D07A22"/>
    <w:rsid w:val="00D07E66"/>
    <w:rsid w:val="00D07F7E"/>
    <w:rsid w:val="00D106D2"/>
    <w:rsid w:val="00D10D38"/>
    <w:rsid w:val="00D119CA"/>
    <w:rsid w:val="00D12A36"/>
    <w:rsid w:val="00D12B1A"/>
    <w:rsid w:val="00D130C4"/>
    <w:rsid w:val="00D131A9"/>
    <w:rsid w:val="00D1404C"/>
    <w:rsid w:val="00D14432"/>
    <w:rsid w:val="00D14C66"/>
    <w:rsid w:val="00D14C90"/>
    <w:rsid w:val="00D150C8"/>
    <w:rsid w:val="00D151DF"/>
    <w:rsid w:val="00D16B65"/>
    <w:rsid w:val="00D16EDB"/>
    <w:rsid w:val="00D16F4B"/>
    <w:rsid w:val="00D1726C"/>
    <w:rsid w:val="00D172BC"/>
    <w:rsid w:val="00D17332"/>
    <w:rsid w:val="00D200F6"/>
    <w:rsid w:val="00D2060A"/>
    <w:rsid w:val="00D2095A"/>
    <w:rsid w:val="00D21219"/>
    <w:rsid w:val="00D215CB"/>
    <w:rsid w:val="00D21A1B"/>
    <w:rsid w:val="00D21F91"/>
    <w:rsid w:val="00D2209E"/>
    <w:rsid w:val="00D221F7"/>
    <w:rsid w:val="00D221FC"/>
    <w:rsid w:val="00D22493"/>
    <w:rsid w:val="00D224FC"/>
    <w:rsid w:val="00D2291F"/>
    <w:rsid w:val="00D22AC8"/>
    <w:rsid w:val="00D23B91"/>
    <w:rsid w:val="00D243AA"/>
    <w:rsid w:val="00D2475C"/>
    <w:rsid w:val="00D24B3F"/>
    <w:rsid w:val="00D25173"/>
    <w:rsid w:val="00D2533A"/>
    <w:rsid w:val="00D25CF3"/>
    <w:rsid w:val="00D25FE2"/>
    <w:rsid w:val="00D261CF"/>
    <w:rsid w:val="00D26A33"/>
    <w:rsid w:val="00D30214"/>
    <w:rsid w:val="00D3030E"/>
    <w:rsid w:val="00D30FFE"/>
    <w:rsid w:val="00D310F4"/>
    <w:rsid w:val="00D3138E"/>
    <w:rsid w:val="00D316CD"/>
    <w:rsid w:val="00D3191A"/>
    <w:rsid w:val="00D31D3B"/>
    <w:rsid w:val="00D323C7"/>
    <w:rsid w:val="00D3240A"/>
    <w:rsid w:val="00D326AE"/>
    <w:rsid w:val="00D328DA"/>
    <w:rsid w:val="00D3292F"/>
    <w:rsid w:val="00D32EF1"/>
    <w:rsid w:val="00D33072"/>
    <w:rsid w:val="00D332B7"/>
    <w:rsid w:val="00D33433"/>
    <w:rsid w:val="00D337CD"/>
    <w:rsid w:val="00D33E9D"/>
    <w:rsid w:val="00D33F58"/>
    <w:rsid w:val="00D347C9"/>
    <w:rsid w:val="00D349BD"/>
    <w:rsid w:val="00D34AEB"/>
    <w:rsid w:val="00D34BBB"/>
    <w:rsid w:val="00D3517C"/>
    <w:rsid w:val="00D36410"/>
    <w:rsid w:val="00D36532"/>
    <w:rsid w:val="00D36542"/>
    <w:rsid w:val="00D36B58"/>
    <w:rsid w:val="00D36DB6"/>
    <w:rsid w:val="00D372B7"/>
    <w:rsid w:val="00D373E6"/>
    <w:rsid w:val="00D375F3"/>
    <w:rsid w:val="00D37CB8"/>
    <w:rsid w:val="00D40052"/>
    <w:rsid w:val="00D400F4"/>
    <w:rsid w:val="00D41796"/>
    <w:rsid w:val="00D418C8"/>
    <w:rsid w:val="00D41F88"/>
    <w:rsid w:val="00D422A4"/>
    <w:rsid w:val="00D423C2"/>
    <w:rsid w:val="00D42764"/>
    <w:rsid w:val="00D4280E"/>
    <w:rsid w:val="00D42880"/>
    <w:rsid w:val="00D42BAB"/>
    <w:rsid w:val="00D43130"/>
    <w:rsid w:val="00D431B6"/>
    <w:rsid w:val="00D435BD"/>
    <w:rsid w:val="00D43B37"/>
    <w:rsid w:val="00D43C3E"/>
    <w:rsid w:val="00D43FCE"/>
    <w:rsid w:val="00D4411C"/>
    <w:rsid w:val="00D44687"/>
    <w:rsid w:val="00D44900"/>
    <w:rsid w:val="00D44B78"/>
    <w:rsid w:val="00D44D78"/>
    <w:rsid w:val="00D4671D"/>
    <w:rsid w:val="00D4673B"/>
    <w:rsid w:val="00D46CA5"/>
    <w:rsid w:val="00D46FB2"/>
    <w:rsid w:val="00D47164"/>
    <w:rsid w:val="00D47426"/>
    <w:rsid w:val="00D478CD"/>
    <w:rsid w:val="00D50BB8"/>
    <w:rsid w:val="00D50FFA"/>
    <w:rsid w:val="00D51499"/>
    <w:rsid w:val="00D515E2"/>
    <w:rsid w:val="00D52549"/>
    <w:rsid w:val="00D5259C"/>
    <w:rsid w:val="00D52BEB"/>
    <w:rsid w:val="00D52DFF"/>
    <w:rsid w:val="00D544C8"/>
    <w:rsid w:val="00D544F2"/>
    <w:rsid w:val="00D54ABF"/>
    <w:rsid w:val="00D54C9E"/>
    <w:rsid w:val="00D558EA"/>
    <w:rsid w:val="00D55CB1"/>
    <w:rsid w:val="00D561D7"/>
    <w:rsid w:val="00D56DD5"/>
    <w:rsid w:val="00D57468"/>
    <w:rsid w:val="00D57ED9"/>
    <w:rsid w:val="00D60DEF"/>
    <w:rsid w:val="00D6185D"/>
    <w:rsid w:val="00D61A4B"/>
    <w:rsid w:val="00D61BC0"/>
    <w:rsid w:val="00D61BE1"/>
    <w:rsid w:val="00D62496"/>
    <w:rsid w:val="00D627A2"/>
    <w:rsid w:val="00D62D0C"/>
    <w:rsid w:val="00D62D2D"/>
    <w:rsid w:val="00D6313D"/>
    <w:rsid w:val="00D6375B"/>
    <w:rsid w:val="00D6441D"/>
    <w:rsid w:val="00D64569"/>
    <w:rsid w:val="00D646FD"/>
    <w:rsid w:val="00D64A04"/>
    <w:rsid w:val="00D650D5"/>
    <w:rsid w:val="00D65AB2"/>
    <w:rsid w:val="00D6642E"/>
    <w:rsid w:val="00D6644D"/>
    <w:rsid w:val="00D66C6E"/>
    <w:rsid w:val="00D66F7A"/>
    <w:rsid w:val="00D670A2"/>
    <w:rsid w:val="00D670E1"/>
    <w:rsid w:val="00D67640"/>
    <w:rsid w:val="00D708E8"/>
    <w:rsid w:val="00D70967"/>
    <w:rsid w:val="00D7124C"/>
    <w:rsid w:val="00D7190D"/>
    <w:rsid w:val="00D71B8A"/>
    <w:rsid w:val="00D726A6"/>
    <w:rsid w:val="00D72B27"/>
    <w:rsid w:val="00D73130"/>
    <w:rsid w:val="00D732CC"/>
    <w:rsid w:val="00D736E0"/>
    <w:rsid w:val="00D7397D"/>
    <w:rsid w:val="00D73AB5"/>
    <w:rsid w:val="00D73C3B"/>
    <w:rsid w:val="00D73D8D"/>
    <w:rsid w:val="00D74620"/>
    <w:rsid w:val="00D74822"/>
    <w:rsid w:val="00D74B64"/>
    <w:rsid w:val="00D7549D"/>
    <w:rsid w:val="00D75B0E"/>
    <w:rsid w:val="00D75F9C"/>
    <w:rsid w:val="00D7656B"/>
    <w:rsid w:val="00D765A8"/>
    <w:rsid w:val="00D765FA"/>
    <w:rsid w:val="00D769AD"/>
    <w:rsid w:val="00D80106"/>
    <w:rsid w:val="00D802A5"/>
    <w:rsid w:val="00D8069C"/>
    <w:rsid w:val="00D80733"/>
    <w:rsid w:val="00D8095E"/>
    <w:rsid w:val="00D80A21"/>
    <w:rsid w:val="00D80A74"/>
    <w:rsid w:val="00D81449"/>
    <w:rsid w:val="00D81B53"/>
    <w:rsid w:val="00D81E0E"/>
    <w:rsid w:val="00D820A6"/>
    <w:rsid w:val="00D8212C"/>
    <w:rsid w:val="00D8279C"/>
    <w:rsid w:val="00D83032"/>
    <w:rsid w:val="00D8317C"/>
    <w:rsid w:val="00D83904"/>
    <w:rsid w:val="00D83A4A"/>
    <w:rsid w:val="00D83AE5"/>
    <w:rsid w:val="00D83AFE"/>
    <w:rsid w:val="00D8413D"/>
    <w:rsid w:val="00D849B6"/>
    <w:rsid w:val="00D84D48"/>
    <w:rsid w:val="00D85670"/>
    <w:rsid w:val="00D862B6"/>
    <w:rsid w:val="00D862D0"/>
    <w:rsid w:val="00D8632B"/>
    <w:rsid w:val="00D863FF"/>
    <w:rsid w:val="00D869CC"/>
    <w:rsid w:val="00D86F29"/>
    <w:rsid w:val="00D872F6"/>
    <w:rsid w:val="00D8795A"/>
    <w:rsid w:val="00D87ACC"/>
    <w:rsid w:val="00D90777"/>
    <w:rsid w:val="00D90822"/>
    <w:rsid w:val="00D90D43"/>
    <w:rsid w:val="00D911CE"/>
    <w:rsid w:val="00D91274"/>
    <w:rsid w:val="00D914CD"/>
    <w:rsid w:val="00D917A9"/>
    <w:rsid w:val="00D91F40"/>
    <w:rsid w:val="00D91FA4"/>
    <w:rsid w:val="00D92313"/>
    <w:rsid w:val="00D92590"/>
    <w:rsid w:val="00D9278E"/>
    <w:rsid w:val="00D92B30"/>
    <w:rsid w:val="00D92B5C"/>
    <w:rsid w:val="00D93120"/>
    <w:rsid w:val="00D932CB"/>
    <w:rsid w:val="00D933D4"/>
    <w:rsid w:val="00D9366C"/>
    <w:rsid w:val="00D93839"/>
    <w:rsid w:val="00D93B9E"/>
    <w:rsid w:val="00D93EC0"/>
    <w:rsid w:val="00D94062"/>
    <w:rsid w:val="00D94092"/>
    <w:rsid w:val="00D944A1"/>
    <w:rsid w:val="00D94604"/>
    <w:rsid w:val="00D94646"/>
    <w:rsid w:val="00D9531B"/>
    <w:rsid w:val="00D95917"/>
    <w:rsid w:val="00D95953"/>
    <w:rsid w:val="00D95ACB"/>
    <w:rsid w:val="00D96436"/>
    <w:rsid w:val="00D96469"/>
    <w:rsid w:val="00D964CE"/>
    <w:rsid w:val="00D9729D"/>
    <w:rsid w:val="00D97511"/>
    <w:rsid w:val="00D97532"/>
    <w:rsid w:val="00D9772D"/>
    <w:rsid w:val="00D97D6D"/>
    <w:rsid w:val="00DA06DB"/>
    <w:rsid w:val="00DA09E6"/>
    <w:rsid w:val="00DA0DF7"/>
    <w:rsid w:val="00DA22CA"/>
    <w:rsid w:val="00DA25C6"/>
    <w:rsid w:val="00DA3576"/>
    <w:rsid w:val="00DA3762"/>
    <w:rsid w:val="00DA3F64"/>
    <w:rsid w:val="00DA4714"/>
    <w:rsid w:val="00DA47F8"/>
    <w:rsid w:val="00DA4907"/>
    <w:rsid w:val="00DA4C42"/>
    <w:rsid w:val="00DA4C4D"/>
    <w:rsid w:val="00DA53EC"/>
    <w:rsid w:val="00DA5B55"/>
    <w:rsid w:val="00DA5B84"/>
    <w:rsid w:val="00DA6081"/>
    <w:rsid w:val="00DA6A20"/>
    <w:rsid w:val="00DA75AB"/>
    <w:rsid w:val="00DA7C16"/>
    <w:rsid w:val="00DA7ED0"/>
    <w:rsid w:val="00DB030F"/>
    <w:rsid w:val="00DB074B"/>
    <w:rsid w:val="00DB0AF5"/>
    <w:rsid w:val="00DB10D6"/>
    <w:rsid w:val="00DB16A0"/>
    <w:rsid w:val="00DB17C3"/>
    <w:rsid w:val="00DB1847"/>
    <w:rsid w:val="00DB2B37"/>
    <w:rsid w:val="00DB327F"/>
    <w:rsid w:val="00DB3CA4"/>
    <w:rsid w:val="00DB3E92"/>
    <w:rsid w:val="00DB411C"/>
    <w:rsid w:val="00DB4403"/>
    <w:rsid w:val="00DB4566"/>
    <w:rsid w:val="00DB4942"/>
    <w:rsid w:val="00DB49B9"/>
    <w:rsid w:val="00DB4CB8"/>
    <w:rsid w:val="00DB5CF3"/>
    <w:rsid w:val="00DB63D4"/>
    <w:rsid w:val="00DB68F5"/>
    <w:rsid w:val="00DB6B2F"/>
    <w:rsid w:val="00DB6F4A"/>
    <w:rsid w:val="00DB7216"/>
    <w:rsid w:val="00DB7634"/>
    <w:rsid w:val="00DC066E"/>
    <w:rsid w:val="00DC0833"/>
    <w:rsid w:val="00DC090F"/>
    <w:rsid w:val="00DC1C02"/>
    <w:rsid w:val="00DC1F6D"/>
    <w:rsid w:val="00DC2197"/>
    <w:rsid w:val="00DC21DB"/>
    <w:rsid w:val="00DC2725"/>
    <w:rsid w:val="00DC2A2B"/>
    <w:rsid w:val="00DC2A7C"/>
    <w:rsid w:val="00DC2B3F"/>
    <w:rsid w:val="00DC2CF5"/>
    <w:rsid w:val="00DC2E38"/>
    <w:rsid w:val="00DC3254"/>
    <w:rsid w:val="00DC3572"/>
    <w:rsid w:val="00DC3624"/>
    <w:rsid w:val="00DC3628"/>
    <w:rsid w:val="00DC3663"/>
    <w:rsid w:val="00DC3E69"/>
    <w:rsid w:val="00DC414A"/>
    <w:rsid w:val="00DC53E7"/>
    <w:rsid w:val="00DC562E"/>
    <w:rsid w:val="00DC577E"/>
    <w:rsid w:val="00DC5F58"/>
    <w:rsid w:val="00DC62D6"/>
    <w:rsid w:val="00DC63DD"/>
    <w:rsid w:val="00DC66C9"/>
    <w:rsid w:val="00DC6E4D"/>
    <w:rsid w:val="00DC76E4"/>
    <w:rsid w:val="00DC7A33"/>
    <w:rsid w:val="00DC7C3F"/>
    <w:rsid w:val="00DC7F46"/>
    <w:rsid w:val="00DD0192"/>
    <w:rsid w:val="00DD05E7"/>
    <w:rsid w:val="00DD0E07"/>
    <w:rsid w:val="00DD1367"/>
    <w:rsid w:val="00DD16C6"/>
    <w:rsid w:val="00DD1733"/>
    <w:rsid w:val="00DD17EA"/>
    <w:rsid w:val="00DD197A"/>
    <w:rsid w:val="00DD30C5"/>
    <w:rsid w:val="00DD31AD"/>
    <w:rsid w:val="00DD32BE"/>
    <w:rsid w:val="00DD3329"/>
    <w:rsid w:val="00DD332C"/>
    <w:rsid w:val="00DD3374"/>
    <w:rsid w:val="00DD3719"/>
    <w:rsid w:val="00DD3798"/>
    <w:rsid w:val="00DD3971"/>
    <w:rsid w:val="00DD477C"/>
    <w:rsid w:val="00DD4955"/>
    <w:rsid w:val="00DD54E8"/>
    <w:rsid w:val="00DD56A6"/>
    <w:rsid w:val="00DD5D04"/>
    <w:rsid w:val="00DD5ED2"/>
    <w:rsid w:val="00DD7FCB"/>
    <w:rsid w:val="00DE00E0"/>
    <w:rsid w:val="00DE0660"/>
    <w:rsid w:val="00DE0A5E"/>
    <w:rsid w:val="00DE1AD4"/>
    <w:rsid w:val="00DE1E10"/>
    <w:rsid w:val="00DE2C6B"/>
    <w:rsid w:val="00DE2DC5"/>
    <w:rsid w:val="00DE33C2"/>
    <w:rsid w:val="00DE3CE0"/>
    <w:rsid w:val="00DE406D"/>
    <w:rsid w:val="00DE55A4"/>
    <w:rsid w:val="00DE585F"/>
    <w:rsid w:val="00DE58DB"/>
    <w:rsid w:val="00DE5D4C"/>
    <w:rsid w:val="00DE6993"/>
    <w:rsid w:val="00DE6E24"/>
    <w:rsid w:val="00DE715B"/>
    <w:rsid w:val="00DE769F"/>
    <w:rsid w:val="00DF0243"/>
    <w:rsid w:val="00DF03A9"/>
    <w:rsid w:val="00DF06C7"/>
    <w:rsid w:val="00DF0FE9"/>
    <w:rsid w:val="00DF12FC"/>
    <w:rsid w:val="00DF1818"/>
    <w:rsid w:val="00DF1AFE"/>
    <w:rsid w:val="00DF1E7D"/>
    <w:rsid w:val="00DF242C"/>
    <w:rsid w:val="00DF2625"/>
    <w:rsid w:val="00DF27E1"/>
    <w:rsid w:val="00DF2AEE"/>
    <w:rsid w:val="00DF2B8F"/>
    <w:rsid w:val="00DF2E48"/>
    <w:rsid w:val="00DF3026"/>
    <w:rsid w:val="00DF3191"/>
    <w:rsid w:val="00DF375D"/>
    <w:rsid w:val="00DF39C5"/>
    <w:rsid w:val="00DF3D1A"/>
    <w:rsid w:val="00DF3D69"/>
    <w:rsid w:val="00DF3FE4"/>
    <w:rsid w:val="00DF3FFC"/>
    <w:rsid w:val="00DF43F2"/>
    <w:rsid w:val="00DF46B0"/>
    <w:rsid w:val="00DF499F"/>
    <w:rsid w:val="00DF560D"/>
    <w:rsid w:val="00DF5866"/>
    <w:rsid w:val="00DF5A05"/>
    <w:rsid w:val="00DF5A0F"/>
    <w:rsid w:val="00DF5C35"/>
    <w:rsid w:val="00DF6596"/>
    <w:rsid w:val="00DF661E"/>
    <w:rsid w:val="00DF6ACD"/>
    <w:rsid w:val="00DF6D33"/>
    <w:rsid w:val="00DF73CD"/>
    <w:rsid w:val="00DF7649"/>
    <w:rsid w:val="00DF78C8"/>
    <w:rsid w:val="00DF7A1A"/>
    <w:rsid w:val="00DF7C27"/>
    <w:rsid w:val="00E0095B"/>
    <w:rsid w:val="00E00A70"/>
    <w:rsid w:val="00E00DB9"/>
    <w:rsid w:val="00E012E5"/>
    <w:rsid w:val="00E013EA"/>
    <w:rsid w:val="00E01738"/>
    <w:rsid w:val="00E019C2"/>
    <w:rsid w:val="00E019DE"/>
    <w:rsid w:val="00E01A26"/>
    <w:rsid w:val="00E021B6"/>
    <w:rsid w:val="00E02A69"/>
    <w:rsid w:val="00E0329B"/>
    <w:rsid w:val="00E033F6"/>
    <w:rsid w:val="00E042D9"/>
    <w:rsid w:val="00E04806"/>
    <w:rsid w:val="00E048F8"/>
    <w:rsid w:val="00E04A8E"/>
    <w:rsid w:val="00E04E0C"/>
    <w:rsid w:val="00E05562"/>
    <w:rsid w:val="00E05608"/>
    <w:rsid w:val="00E05D37"/>
    <w:rsid w:val="00E05F83"/>
    <w:rsid w:val="00E06055"/>
    <w:rsid w:val="00E063D8"/>
    <w:rsid w:val="00E06756"/>
    <w:rsid w:val="00E07241"/>
    <w:rsid w:val="00E076BA"/>
    <w:rsid w:val="00E07948"/>
    <w:rsid w:val="00E07CC6"/>
    <w:rsid w:val="00E07E8A"/>
    <w:rsid w:val="00E1042F"/>
    <w:rsid w:val="00E10B38"/>
    <w:rsid w:val="00E11A22"/>
    <w:rsid w:val="00E1285B"/>
    <w:rsid w:val="00E13215"/>
    <w:rsid w:val="00E13801"/>
    <w:rsid w:val="00E13A4B"/>
    <w:rsid w:val="00E142EC"/>
    <w:rsid w:val="00E14892"/>
    <w:rsid w:val="00E14A69"/>
    <w:rsid w:val="00E14AF7"/>
    <w:rsid w:val="00E14DD5"/>
    <w:rsid w:val="00E14E0C"/>
    <w:rsid w:val="00E1527B"/>
    <w:rsid w:val="00E15431"/>
    <w:rsid w:val="00E155C8"/>
    <w:rsid w:val="00E15781"/>
    <w:rsid w:val="00E15A71"/>
    <w:rsid w:val="00E160D3"/>
    <w:rsid w:val="00E16DA6"/>
    <w:rsid w:val="00E172E7"/>
    <w:rsid w:val="00E20AD5"/>
    <w:rsid w:val="00E20EB2"/>
    <w:rsid w:val="00E210C2"/>
    <w:rsid w:val="00E212AC"/>
    <w:rsid w:val="00E217C1"/>
    <w:rsid w:val="00E21906"/>
    <w:rsid w:val="00E21C34"/>
    <w:rsid w:val="00E21D77"/>
    <w:rsid w:val="00E22A14"/>
    <w:rsid w:val="00E234DF"/>
    <w:rsid w:val="00E24F01"/>
    <w:rsid w:val="00E24F4B"/>
    <w:rsid w:val="00E2507C"/>
    <w:rsid w:val="00E25494"/>
    <w:rsid w:val="00E25587"/>
    <w:rsid w:val="00E25693"/>
    <w:rsid w:val="00E267DA"/>
    <w:rsid w:val="00E2713F"/>
    <w:rsid w:val="00E2778F"/>
    <w:rsid w:val="00E27B5E"/>
    <w:rsid w:val="00E30456"/>
    <w:rsid w:val="00E32B99"/>
    <w:rsid w:val="00E331C8"/>
    <w:rsid w:val="00E3328D"/>
    <w:rsid w:val="00E3343E"/>
    <w:rsid w:val="00E336F9"/>
    <w:rsid w:val="00E3387A"/>
    <w:rsid w:val="00E346C7"/>
    <w:rsid w:val="00E34828"/>
    <w:rsid w:val="00E34B06"/>
    <w:rsid w:val="00E34B55"/>
    <w:rsid w:val="00E34C18"/>
    <w:rsid w:val="00E34DF3"/>
    <w:rsid w:val="00E34FBB"/>
    <w:rsid w:val="00E3565B"/>
    <w:rsid w:val="00E35EE4"/>
    <w:rsid w:val="00E35EE5"/>
    <w:rsid w:val="00E35F4C"/>
    <w:rsid w:val="00E36516"/>
    <w:rsid w:val="00E36C9C"/>
    <w:rsid w:val="00E37A40"/>
    <w:rsid w:val="00E37A72"/>
    <w:rsid w:val="00E402D7"/>
    <w:rsid w:val="00E403BA"/>
    <w:rsid w:val="00E40ABF"/>
    <w:rsid w:val="00E414D9"/>
    <w:rsid w:val="00E42443"/>
    <w:rsid w:val="00E424D6"/>
    <w:rsid w:val="00E42B59"/>
    <w:rsid w:val="00E42CB3"/>
    <w:rsid w:val="00E4335A"/>
    <w:rsid w:val="00E434E2"/>
    <w:rsid w:val="00E435D1"/>
    <w:rsid w:val="00E43B97"/>
    <w:rsid w:val="00E43C32"/>
    <w:rsid w:val="00E441A4"/>
    <w:rsid w:val="00E44A10"/>
    <w:rsid w:val="00E450DF"/>
    <w:rsid w:val="00E45A5D"/>
    <w:rsid w:val="00E45FB2"/>
    <w:rsid w:val="00E468D9"/>
    <w:rsid w:val="00E47F03"/>
    <w:rsid w:val="00E50921"/>
    <w:rsid w:val="00E50ECE"/>
    <w:rsid w:val="00E50FC9"/>
    <w:rsid w:val="00E5127C"/>
    <w:rsid w:val="00E521DA"/>
    <w:rsid w:val="00E52427"/>
    <w:rsid w:val="00E5257E"/>
    <w:rsid w:val="00E52B9F"/>
    <w:rsid w:val="00E53F85"/>
    <w:rsid w:val="00E54126"/>
    <w:rsid w:val="00E549F0"/>
    <w:rsid w:val="00E54EBE"/>
    <w:rsid w:val="00E55381"/>
    <w:rsid w:val="00E5586E"/>
    <w:rsid w:val="00E55A59"/>
    <w:rsid w:val="00E55E86"/>
    <w:rsid w:val="00E56824"/>
    <w:rsid w:val="00E5686B"/>
    <w:rsid w:val="00E56A4D"/>
    <w:rsid w:val="00E56B7D"/>
    <w:rsid w:val="00E57542"/>
    <w:rsid w:val="00E575DC"/>
    <w:rsid w:val="00E57606"/>
    <w:rsid w:val="00E578AB"/>
    <w:rsid w:val="00E579FF"/>
    <w:rsid w:val="00E57D8A"/>
    <w:rsid w:val="00E601BC"/>
    <w:rsid w:val="00E603B9"/>
    <w:rsid w:val="00E60814"/>
    <w:rsid w:val="00E60910"/>
    <w:rsid w:val="00E6093A"/>
    <w:rsid w:val="00E616FB"/>
    <w:rsid w:val="00E61F48"/>
    <w:rsid w:val="00E623C1"/>
    <w:rsid w:val="00E62AC2"/>
    <w:rsid w:val="00E62BD4"/>
    <w:rsid w:val="00E62CA1"/>
    <w:rsid w:val="00E63374"/>
    <w:rsid w:val="00E6338B"/>
    <w:rsid w:val="00E635EB"/>
    <w:rsid w:val="00E63C61"/>
    <w:rsid w:val="00E63D10"/>
    <w:rsid w:val="00E644FE"/>
    <w:rsid w:val="00E649B4"/>
    <w:rsid w:val="00E64B9D"/>
    <w:rsid w:val="00E64CA1"/>
    <w:rsid w:val="00E65058"/>
    <w:rsid w:val="00E656BE"/>
    <w:rsid w:val="00E657AD"/>
    <w:rsid w:val="00E65D0D"/>
    <w:rsid w:val="00E6687B"/>
    <w:rsid w:val="00E66B4A"/>
    <w:rsid w:val="00E66F1D"/>
    <w:rsid w:val="00E6794E"/>
    <w:rsid w:val="00E706FB"/>
    <w:rsid w:val="00E70BD7"/>
    <w:rsid w:val="00E70C31"/>
    <w:rsid w:val="00E7136C"/>
    <w:rsid w:val="00E713E9"/>
    <w:rsid w:val="00E7186D"/>
    <w:rsid w:val="00E71AF4"/>
    <w:rsid w:val="00E72788"/>
    <w:rsid w:val="00E72A22"/>
    <w:rsid w:val="00E72B71"/>
    <w:rsid w:val="00E72C10"/>
    <w:rsid w:val="00E72FBB"/>
    <w:rsid w:val="00E73559"/>
    <w:rsid w:val="00E7378B"/>
    <w:rsid w:val="00E7383C"/>
    <w:rsid w:val="00E73D3B"/>
    <w:rsid w:val="00E73F93"/>
    <w:rsid w:val="00E743D4"/>
    <w:rsid w:val="00E746D0"/>
    <w:rsid w:val="00E7527C"/>
    <w:rsid w:val="00E7558E"/>
    <w:rsid w:val="00E75A8C"/>
    <w:rsid w:val="00E75E1F"/>
    <w:rsid w:val="00E75E8B"/>
    <w:rsid w:val="00E76221"/>
    <w:rsid w:val="00E76413"/>
    <w:rsid w:val="00E76733"/>
    <w:rsid w:val="00E77954"/>
    <w:rsid w:val="00E77BE9"/>
    <w:rsid w:val="00E77C9C"/>
    <w:rsid w:val="00E81B80"/>
    <w:rsid w:val="00E81BDF"/>
    <w:rsid w:val="00E81F85"/>
    <w:rsid w:val="00E822A3"/>
    <w:rsid w:val="00E82837"/>
    <w:rsid w:val="00E8305B"/>
    <w:rsid w:val="00E83650"/>
    <w:rsid w:val="00E8437A"/>
    <w:rsid w:val="00E84B5F"/>
    <w:rsid w:val="00E84BF6"/>
    <w:rsid w:val="00E84ECE"/>
    <w:rsid w:val="00E850D1"/>
    <w:rsid w:val="00E854F7"/>
    <w:rsid w:val="00E85A4B"/>
    <w:rsid w:val="00E85C26"/>
    <w:rsid w:val="00E85D88"/>
    <w:rsid w:val="00E86084"/>
    <w:rsid w:val="00E8666D"/>
    <w:rsid w:val="00E86846"/>
    <w:rsid w:val="00E86F71"/>
    <w:rsid w:val="00E86FBF"/>
    <w:rsid w:val="00E87F53"/>
    <w:rsid w:val="00E907F4"/>
    <w:rsid w:val="00E909BE"/>
    <w:rsid w:val="00E90C36"/>
    <w:rsid w:val="00E922A6"/>
    <w:rsid w:val="00E92345"/>
    <w:rsid w:val="00E9292B"/>
    <w:rsid w:val="00E92C1E"/>
    <w:rsid w:val="00E92CEA"/>
    <w:rsid w:val="00E92FA5"/>
    <w:rsid w:val="00E93F6E"/>
    <w:rsid w:val="00E949E6"/>
    <w:rsid w:val="00E94B16"/>
    <w:rsid w:val="00E9565A"/>
    <w:rsid w:val="00E9576F"/>
    <w:rsid w:val="00E958E2"/>
    <w:rsid w:val="00E96012"/>
    <w:rsid w:val="00E979D8"/>
    <w:rsid w:val="00E97B97"/>
    <w:rsid w:val="00E97F0C"/>
    <w:rsid w:val="00EA06F7"/>
    <w:rsid w:val="00EA09F9"/>
    <w:rsid w:val="00EA1388"/>
    <w:rsid w:val="00EA1D39"/>
    <w:rsid w:val="00EA241D"/>
    <w:rsid w:val="00EA267B"/>
    <w:rsid w:val="00EA293A"/>
    <w:rsid w:val="00EA2C79"/>
    <w:rsid w:val="00EA32FA"/>
    <w:rsid w:val="00EA3BDD"/>
    <w:rsid w:val="00EA3CA7"/>
    <w:rsid w:val="00EA4A19"/>
    <w:rsid w:val="00EA4F1E"/>
    <w:rsid w:val="00EA54E3"/>
    <w:rsid w:val="00EA5580"/>
    <w:rsid w:val="00EA585C"/>
    <w:rsid w:val="00EA5C51"/>
    <w:rsid w:val="00EA61C5"/>
    <w:rsid w:val="00EA6227"/>
    <w:rsid w:val="00EA6592"/>
    <w:rsid w:val="00EA733E"/>
    <w:rsid w:val="00EB0005"/>
    <w:rsid w:val="00EB08F6"/>
    <w:rsid w:val="00EB0AAE"/>
    <w:rsid w:val="00EB141A"/>
    <w:rsid w:val="00EB196B"/>
    <w:rsid w:val="00EB1A2F"/>
    <w:rsid w:val="00EB1B40"/>
    <w:rsid w:val="00EB1B94"/>
    <w:rsid w:val="00EB1E84"/>
    <w:rsid w:val="00EB23F0"/>
    <w:rsid w:val="00EB27CC"/>
    <w:rsid w:val="00EB2911"/>
    <w:rsid w:val="00EB2AF2"/>
    <w:rsid w:val="00EB30F1"/>
    <w:rsid w:val="00EB4032"/>
    <w:rsid w:val="00EB41D6"/>
    <w:rsid w:val="00EB45C6"/>
    <w:rsid w:val="00EB478B"/>
    <w:rsid w:val="00EB4CCE"/>
    <w:rsid w:val="00EB52DF"/>
    <w:rsid w:val="00EB5424"/>
    <w:rsid w:val="00EB57BC"/>
    <w:rsid w:val="00EB5A8D"/>
    <w:rsid w:val="00EB5B45"/>
    <w:rsid w:val="00EB613E"/>
    <w:rsid w:val="00EB6633"/>
    <w:rsid w:val="00EB66AD"/>
    <w:rsid w:val="00EB687F"/>
    <w:rsid w:val="00EB6B21"/>
    <w:rsid w:val="00EB6E32"/>
    <w:rsid w:val="00EB7153"/>
    <w:rsid w:val="00EB71B6"/>
    <w:rsid w:val="00EB72A3"/>
    <w:rsid w:val="00EB7890"/>
    <w:rsid w:val="00EB7B26"/>
    <w:rsid w:val="00EB7BB1"/>
    <w:rsid w:val="00EC0233"/>
    <w:rsid w:val="00EC0522"/>
    <w:rsid w:val="00EC0CF6"/>
    <w:rsid w:val="00EC1008"/>
    <w:rsid w:val="00EC12BD"/>
    <w:rsid w:val="00EC1450"/>
    <w:rsid w:val="00EC1F44"/>
    <w:rsid w:val="00EC2355"/>
    <w:rsid w:val="00EC2606"/>
    <w:rsid w:val="00EC2EAF"/>
    <w:rsid w:val="00EC3B99"/>
    <w:rsid w:val="00EC3F0E"/>
    <w:rsid w:val="00EC3F9A"/>
    <w:rsid w:val="00EC41DA"/>
    <w:rsid w:val="00EC46C9"/>
    <w:rsid w:val="00EC4CD4"/>
    <w:rsid w:val="00EC5661"/>
    <w:rsid w:val="00EC64A7"/>
    <w:rsid w:val="00EC6581"/>
    <w:rsid w:val="00EC6893"/>
    <w:rsid w:val="00EC7523"/>
    <w:rsid w:val="00EC7E4B"/>
    <w:rsid w:val="00ED0577"/>
    <w:rsid w:val="00ED0AEB"/>
    <w:rsid w:val="00ED12A1"/>
    <w:rsid w:val="00ED13AF"/>
    <w:rsid w:val="00ED14EF"/>
    <w:rsid w:val="00ED16D1"/>
    <w:rsid w:val="00ED1944"/>
    <w:rsid w:val="00ED1B15"/>
    <w:rsid w:val="00ED2A29"/>
    <w:rsid w:val="00ED2DEF"/>
    <w:rsid w:val="00ED2ECB"/>
    <w:rsid w:val="00ED32F0"/>
    <w:rsid w:val="00ED339E"/>
    <w:rsid w:val="00ED39AB"/>
    <w:rsid w:val="00ED3DBB"/>
    <w:rsid w:val="00ED4448"/>
    <w:rsid w:val="00ED4C7A"/>
    <w:rsid w:val="00ED4F6D"/>
    <w:rsid w:val="00ED5356"/>
    <w:rsid w:val="00ED53BD"/>
    <w:rsid w:val="00ED55A1"/>
    <w:rsid w:val="00ED5758"/>
    <w:rsid w:val="00ED5B79"/>
    <w:rsid w:val="00ED61B8"/>
    <w:rsid w:val="00ED692C"/>
    <w:rsid w:val="00ED7141"/>
    <w:rsid w:val="00ED7163"/>
    <w:rsid w:val="00ED72EB"/>
    <w:rsid w:val="00ED76B1"/>
    <w:rsid w:val="00ED7733"/>
    <w:rsid w:val="00EE00D8"/>
    <w:rsid w:val="00EE03FE"/>
    <w:rsid w:val="00EE08FB"/>
    <w:rsid w:val="00EE0AC5"/>
    <w:rsid w:val="00EE0CA6"/>
    <w:rsid w:val="00EE16AE"/>
    <w:rsid w:val="00EE1EEB"/>
    <w:rsid w:val="00EE25DF"/>
    <w:rsid w:val="00EE281C"/>
    <w:rsid w:val="00EE333D"/>
    <w:rsid w:val="00EE363B"/>
    <w:rsid w:val="00EE3A08"/>
    <w:rsid w:val="00EE3FD3"/>
    <w:rsid w:val="00EE418E"/>
    <w:rsid w:val="00EE433A"/>
    <w:rsid w:val="00EE4939"/>
    <w:rsid w:val="00EE538F"/>
    <w:rsid w:val="00EE58DE"/>
    <w:rsid w:val="00EE5BD7"/>
    <w:rsid w:val="00EE5C87"/>
    <w:rsid w:val="00EE60E8"/>
    <w:rsid w:val="00EE67A6"/>
    <w:rsid w:val="00EE68A6"/>
    <w:rsid w:val="00EE6924"/>
    <w:rsid w:val="00EE768F"/>
    <w:rsid w:val="00EE7705"/>
    <w:rsid w:val="00EE7D05"/>
    <w:rsid w:val="00EF001C"/>
    <w:rsid w:val="00EF02B3"/>
    <w:rsid w:val="00EF1337"/>
    <w:rsid w:val="00EF1A90"/>
    <w:rsid w:val="00EF1D0F"/>
    <w:rsid w:val="00EF22E1"/>
    <w:rsid w:val="00EF260A"/>
    <w:rsid w:val="00EF269B"/>
    <w:rsid w:val="00EF2757"/>
    <w:rsid w:val="00EF2AF2"/>
    <w:rsid w:val="00EF3B00"/>
    <w:rsid w:val="00EF3B58"/>
    <w:rsid w:val="00EF3E2C"/>
    <w:rsid w:val="00EF43DE"/>
    <w:rsid w:val="00EF4A00"/>
    <w:rsid w:val="00EF4C38"/>
    <w:rsid w:val="00EF4D64"/>
    <w:rsid w:val="00EF577C"/>
    <w:rsid w:val="00EF5D6F"/>
    <w:rsid w:val="00EF68EF"/>
    <w:rsid w:val="00EF6A04"/>
    <w:rsid w:val="00EF6AB3"/>
    <w:rsid w:val="00EF72DD"/>
    <w:rsid w:val="00EF746C"/>
    <w:rsid w:val="00EF7D5E"/>
    <w:rsid w:val="00F00100"/>
    <w:rsid w:val="00F002ED"/>
    <w:rsid w:val="00F0062E"/>
    <w:rsid w:val="00F00A83"/>
    <w:rsid w:val="00F00F41"/>
    <w:rsid w:val="00F0184E"/>
    <w:rsid w:val="00F02503"/>
    <w:rsid w:val="00F0291C"/>
    <w:rsid w:val="00F02CAD"/>
    <w:rsid w:val="00F02D4A"/>
    <w:rsid w:val="00F02F86"/>
    <w:rsid w:val="00F0368E"/>
    <w:rsid w:val="00F03801"/>
    <w:rsid w:val="00F03E00"/>
    <w:rsid w:val="00F04684"/>
    <w:rsid w:val="00F04C51"/>
    <w:rsid w:val="00F05256"/>
    <w:rsid w:val="00F0556F"/>
    <w:rsid w:val="00F05835"/>
    <w:rsid w:val="00F05D77"/>
    <w:rsid w:val="00F0666F"/>
    <w:rsid w:val="00F06736"/>
    <w:rsid w:val="00F06965"/>
    <w:rsid w:val="00F06D2C"/>
    <w:rsid w:val="00F07560"/>
    <w:rsid w:val="00F076EF"/>
    <w:rsid w:val="00F10119"/>
    <w:rsid w:val="00F1031A"/>
    <w:rsid w:val="00F113BE"/>
    <w:rsid w:val="00F1140E"/>
    <w:rsid w:val="00F11D79"/>
    <w:rsid w:val="00F11DF6"/>
    <w:rsid w:val="00F11F34"/>
    <w:rsid w:val="00F12030"/>
    <w:rsid w:val="00F120FD"/>
    <w:rsid w:val="00F121D3"/>
    <w:rsid w:val="00F126D0"/>
    <w:rsid w:val="00F129C8"/>
    <w:rsid w:val="00F12C8D"/>
    <w:rsid w:val="00F133C1"/>
    <w:rsid w:val="00F136BF"/>
    <w:rsid w:val="00F13AF1"/>
    <w:rsid w:val="00F13C4A"/>
    <w:rsid w:val="00F13CA1"/>
    <w:rsid w:val="00F143A9"/>
    <w:rsid w:val="00F14791"/>
    <w:rsid w:val="00F1516B"/>
    <w:rsid w:val="00F15279"/>
    <w:rsid w:val="00F15F7A"/>
    <w:rsid w:val="00F1608B"/>
    <w:rsid w:val="00F16F55"/>
    <w:rsid w:val="00F16F5E"/>
    <w:rsid w:val="00F16F68"/>
    <w:rsid w:val="00F172C6"/>
    <w:rsid w:val="00F1763B"/>
    <w:rsid w:val="00F17810"/>
    <w:rsid w:val="00F17B67"/>
    <w:rsid w:val="00F20006"/>
    <w:rsid w:val="00F20446"/>
    <w:rsid w:val="00F20498"/>
    <w:rsid w:val="00F20B70"/>
    <w:rsid w:val="00F20CD2"/>
    <w:rsid w:val="00F22740"/>
    <w:rsid w:val="00F23268"/>
    <w:rsid w:val="00F23371"/>
    <w:rsid w:val="00F23387"/>
    <w:rsid w:val="00F2450F"/>
    <w:rsid w:val="00F2455E"/>
    <w:rsid w:val="00F24607"/>
    <w:rsid w:val="00F2486C"/>
    <w:rsid w:val="00F24B4E"/>
    <w:rsid w:val="00F258DE"/>
    <w:rsid w:val="00F25B02"/>
    <w:rsid w:val="00F25B0A"/>
    <w:rsid w:val="00F26173"/>
    <w:rsid w:val="00F263BD"/>
    <w:rsid w:val="00F26597"/>
    <w:rsid w:val="00F26D23"/>
    <w:rsid w:val="00F26E31"/>
    <w:rsid w:val="00F2780E"/>
    <w:rsid w:val="00F27A54"/>
    <w:rsid w:val="00F27B9D"/>
    <w:rsid w:val="00F3003F"/>
    <w:rsid w:val="00F3131B"/>
    <w:rsid w:val="00F31AE2"/>
    <w:rsid w:val="00F32148"/>
    <w:rsid w:val="00F3260D"/>
    <w:rsid w:val="00F328B2"/>
    <w:rsid w:val="00F33771"/>
    <w:rsid w:val="00F34120"/>
    <w:rsid w:val="00F346F7"/>
    <w:rsid w:val="00F34BD4"/>
    <w:rsid w:val="00F34E8A"/>
    <w:rsid w:val="00F35484"/>
    <w:rsid w:val="00F35B27"/>
    <w:rsid w:val="00F36DA2"/>
    <w:rsid w:val="00F36DF1"/>
    <w:rsid w:val="00F36EE2"/>
    <w:rsid w:val="00F36EF3"/>
    <w:rsid w:val="00F36F7C"/>
    <w:rsid w:val="00F36FB7"/>
    <w:rsid w:val="00F3737F"/>
    <w:rsid w:val="00F3778E"/>
    <w:rsid w:val="00F40530"/>
    <w:rsid w:val="00F418DD"/>
    <w:rsid w:val="00F418E2"/>
    <w:rsid w:val="00F41938"/>
    <w:rsid w:val="00F41D29"/>
    <w:rsid w:val="00F42792"/>
    <w:rsid w:val="00F4294B"/>
    <w:rsid w:val="00F42C8B"/>
    <w:rsid w:val="00F42E21"/>
    <w:rsid w:val="00F434A2"/>
    <w:rsid w:val="00F43C85"/>
    <w:rsid w:val="00F43E9D"/>
    <w:rsid w:val="00F441F9"/>
    <w:rsid w:val="00F4432E"/>
    <w:rsid w:val="00F44E3B"/>
    <w:rsid w:val="00F44FFC"/>
    <w:rsid w:val="00F4526C"/>
    <w:rsid w:val="00F45E23"/>
    <w:rsid w:val="00F46258"/>
    <w:rsid w:val="00F466EB"/>
    <w:rsid w:val="00F46B4D"/>
    <w:rsid w:val="00F47078"/>
    <w:rsid w:val="00F4721D"/>
    <w:rsid w:val="00F47360"/>
    <w:rsid w:val="00F4745F"/>
    <w:rsid w:val="00F47944"/>
    <w:rsid w:val="00F507F1"/>
    <w:rsid w:val="00F50BE2"/>
    <w:rsid w:val="00F50DA5"/>
    <w:rsid w:val="00F52972"/>
    <w:rsid w:val="00F52ADF"/>
    <w:rsid w:val="00F52C34"/>
    <w:rsid w:val="00F5319B"/>
    <w:rsid w:val="00F531C7"/>
    <w:rsid w:val="00F53A32"/>
    <w:rsid w:val="00F53A54"/>
    <w:rsid w:val="00F53D97"/>
    <w:rsid w:val="00F542CD"/>
    <w:rsid w:val="00F5457F"/>
    <w:rsid w:val="00F549C9"/>
    <w:rsid w:val="00F54A12"/>
    <w:rsid w:val="00F54C78"/>
    <w:rsid w:val="00F5501F"/>
    <w:rsid w:val="00F5529B"/>
    <w:rsid w:val="00F557FF"/>
    <w:rsid w:val="00F55818"/>
    <w:rsid w:val="00F5608C"/>
    <w:rsid w:val="00F56263"/>
    <w:rsid w:val="00F5664F"/>
    <w:rsid w:val="00F5668E"/>
    <w:rsid w:val="00F56952"/>
    <w:rsid w:val="00F56E0B"/>
    <w:rsid w:val="00F578D5"/>
    <w:rsid w:val="00F60EB3"/>
    <w:rsid w:val="00F617E3"/>
    <w:rsid w:val="00F61903"/>
    <w:rsid w:val="00F61B57"/>
    <w:rsid w:val="00F62512"/>
    <w:rsid w:val="00F6283C"/>
    <w:rsid w:val="00F62DBA"/>
    <w:rsid w:val="00F62FA8"/>
    <w:rsid w:val="00F636C7"/>
    <w:rsid w:val="00F6397C"/>
    <w:rsid w:val="00F63AF7"/>
    <w:rsid w:val="00F63EBD"/>
    <w:rsid w:val="00F6421E"/>
    <w:rsid w:val="00F649BF"/>
    <w:rsid w:val="00F64CA9"/>
    <w:rsid w:val="00F64DD6"/>
    <w:rsid w:val="00F64E34"/>
    <w:rsid w:val="00F64F6E"/>
    <w:rsid w:val="00F6531B"/>
    <w:rsid w:val="00F6550C"/>
    <w:rsid w:val="00F65B05"/>
    <w:rsid w:val="00F65C42"/>
    <w:rsid w:val="00F65D52"/>
    <w:rsid w:val="00F6633E"/>
    <w:rsid w:val="00F664B2"/>
    <w:rsid w:val="00F66908"/>
    <w:rsid w:val="00F669F1"/>
    <w:rsid w:val="00F66B73"/>
    <w:rsid w:val="00F66E72"/>
    <w:rsid w:val="00F67013"/>
    <w:rsid w:val="00F67085"/>
    <w:rsid w:val="00F67584"/>
    <w:rsid w:val="00F67B12"/>
    <w:rsid w:val="00F67E3C"/>
    <w:rsid w:val="00F700BA"/>
    <w:rsid w:val="00F702E4"/>
    <w:rsid w:val="00F70EF7"/>
    <w:rsid w:val="00F71C0E"/>
    <w:rsid w:val="00F71E6E"/>
    <w:rsid w:val="00F722D4"/>
    <w:rsid w:val="00F7248A"/>
    <w:rsid w:val="00F73096"/>
    <w:rsid w:val="00F73DAC"/>
    <w:rsid w:val="00F740B4"/>
    <w:rsid w:val="00F74476"/>
    <w:rsid w:val="00F74806"/>
    <w:rsid w:val="00F74C80"/>
    <w:rsid w:val="00F75827"/>
    <w:rsid w:val="00F75BD5"/>
    <w:rsid w:val="00F75CC0"/>
    <w:rsid w:val="00F7640E"/>
    <w:rsid w:val="00F7679C"/>
    <w:rsid w:val="00F76B15"/>
    <w:rsid w:val="00F76C75"/>
    <w:rsid w:val="00F77375"/>
    <w:rsid w:val="00F80527"/>
    <w:rsid w:val="00F80DF4"/>
    <w:rsid w:val="00F81068"/>
    <w:rsid w:val="00F810ED"/>
    <w:rsid w:val="00F81129"/>
    <w:rsid w:val="00F81EA6"/>
    <w:rsid w:val="00F821B8"/>
    <w:rsid w:val="00F824A1"/>
    <w:rsid w:val="00F8326F"/>
    <w:rsid w:val="00F83392"/>
    <w:rsid w:val="00F8413F"/>
    <w:rsid w:val="00F8416C"/>
    <w:rsid w:val="00F8423A"/>
    <w:rsid w:val="00F84C25"/>
    <w:rsid w:val="00F84F5E"/>
    <w:rsid w:val="00F8584F"/>
    <w:rsid w:val="00F85E02"/>
    <w:rsid w:val="00F874EA"/>
    <w:rsid w:val="00F875FD"/>
    <w:rsid w:val="00F904B3"/>
    <w:rsid w:val="00F90758"/>
    <w:rsid w:val="00F907F6"/>
    <w:rsid w:val="00F909D7"/>
    <w:rsid w:val="00F90C66"/>
    <w:rsid w:val="00F90C69"/>
    <w:rsid w:val="00F90D25"/>
    <w:rsid w:val="00F90E10"/>
    <w:rsid w:val="00F910CE"/>
    <w:rsid w:val="00F916BD"/>
    <w:rsid w:val="00F91E14"/>
    <w:rsid w:val="00F92657"/>
    <w:rsid w:val="00F93D39"/>
    <w:rsid w:val="00F93E3B"/>
    <w:rsid w:val="00F93E77"/>
    <w:rsid w:val="00F940E6"/>
    <w:rsid w:val="00F944D1"/>
    <w:rsid w:val="00F944E9"/>
    <w:rsid w:val="00F94EA8"/>
    <w:rsid w:val="00F95356"/>
    <w:rsid w:val="00F9597E"/>
    <w:rsid w:val="00F95E04"/>
    <w:rsid w:val="00F95FF5"/>
    <w:rsid w:val="00F9619E"/>
    <w:rsid w:val="00F961EE"/>
    <w:rsid w:val="00F96323"/>
    <w:rsid w:val="00F96839"/>
    <w:rsid w:val="00F96CAE"/>
    <w:rsid w:val="00F96CCA"/>
    <w:rsid w:val="00F97212"/>
    <w:rsid w:val="00F97E20"/>
    <w:rsid w:val="00FA052C"/>
    <w:rsid w:val="00FA0873"/>
    <w:rsid w:val="00FA0951"/>
    <w:rsid w:val="00FA0C32"/>
    <w:rsid w:val="00FA0CBD"/>
    <w:rsid w:val="00FA147B"/>
    <w:rsid w:val="00FA1D8A"/>
    <w:rsid w:val="00FA1EA6"/>
    <w:rsid w:val="00FA3087"/>
    <w:rsid w:val="00FA36AF"/>
    <w:rsid w:val="00FA3B14"/>
    <w:rsid w:val="00FA3CC3"/>
    <w:rsid w:val="00FA3FB4"/>
    <w:rsid w:val="00FA414B"/>
    <w:rsid w:val="00FA4764"/>
    <w:rsid w:val="00FA4808"/>
    <w:rsid w:val="00FA4995"/>
    <w:rsid w:val="00FA513D"/>
    <w:rsid w:val="00FA5B32"/>
    <w:rsid w:val="00FA5DAE"/>
    <w:rsid w:val="00FA617C"/>
    <w:rsid w:val="00FA633B"/>
    <w:rsid w:val="00FA63CD"/>
    <w:rsid w:val="00FA6406"/>
    <w:rsid w:val="00FA65F4"/>
    <w:rsid w:val="00FA68AF"/>
    <w:rsid w:val="00FA68EE"/>
    <w:rsid w:val="00FA6949"/>
    <w:rsid w:val="00FA6D99"/>
    <w:rsid w:val="00FA6EB5"/>
    <w:rsid w:val="00FB0644"/>
    <w:rsid w:val="00FB0A03"/>
    <w:rsid w:val="00FB0A87"/>
    <w:rsid w:val="00FB1718"/>
    <w:rsid w:val="00FB1E8F"/>
    <w:rsid w:val="00FB25E9"/>
    <w:rsid w:val="00FB2C43"/>
    <w:rsid w:val="00FB2F8D"/>
    <w:rsid w:val="00FB3376"/>
    <w:rsid w:val="00FB347F"/>
    <w:rsid w:val="00FB4D9C"/>
    <w:rsid w:val="00FB4FAC"/>
    <w:rsid w:val="00FB5261"/>
    <w:rsid w:val="00FB52F3"/>
    <w:rsid w:val="00FB55E9"/>
    <w:rsid w:val="00FB56F7"/>
    <w:rsid w:val="00FB5F6A"/>
    <w:rsid w:val="00FB5FD9"/>
    <w:rsid w:val="00FB6090"/>
    <w:rsid w:val="00FB653C"/>
    <w:rsid w:val="00FB6595"/>
    <w:rsid w:val="00FB6904"/>
    <w:rsid w:val="00FB6930"/>
    <w:rsid w:val="00FB7C09"/>
    <w:rsid w:val="00FB7F3F"/>
    <w:rsid w:val="00FC04D1"/>
    <w:rsid w:val="00FC08F9"/>
    <w:rsid w:val="00FC0CDF"/>
    <w:rsid w:val="00FC0FBF"/>
    <w:rsid w:val="00FC1593"/>
    <w:rsid w:val="00FC1B3E"/>
    <w:rsid w:val="00FC2479"/>
    <w:rsid w:val="00FC2797"/>
    <w:rsid w:val="00FC2D1D"/>
    <w:rsid w:val="00FC2DD1"/>
    <w:rsid w:val="00FC3D8B"/>
    <w:rsid w:val="00FC48B3"/>
    <w:rsid w:val="00FC490B"/>
    <w:rsid w:val="00FC562E"/>
    <w:rsid w:val="00FC56B8"/>
    <w:rsid w:val="00FC5DA3"/>
    <w:rsid w:val="00FC5DF7"/>
    <w:rsid w:val="00FC6497"/>
    <w:rsid w:val="00FC7272"/>
    <w:rsid w:val="00FC7BDD"/>
    <w:rsid w:val="00FC7CD1"/>
    <w:rsid w:val="00FC7E71"/>
    <w:rsid w:val="00FD070E"/>
    <w:rsid w:val="00FD0AC2"/>
    <w:rsid w:val="00FD0C06"/>
    <w:rsid w:val="00FD0CF1"/>
    <w:rsid w:val="00FD0DE3"/>
    <w:rsid w:val="00FD10B0"/>
    <w:rsid w:val="00FD15E7"/>
    <w:rsid w:val="00FD1990"/>
    <w:rsid w:val="00FD1DF1"/>
    <w:rsid w:val="00FD1E4E"/>
    <w:rsid w:val="00FD26DF"/>
    <w:rsid w:val="00FD2D26"/>
    <w:rsid w:val="00FD3012"/>
    <w:rsid w:val="00FD3677"/>
    <w:rsid w:val="00FD375A"/>
    <w:rsid w:val="00FD3A41"/>
    <w:rsid w:val="00FD3D78"/>
    <w:rsid w:val="00FD3E56"/>
    <w:rsid w:val="00FD4526"/>
    <w:rsid w:val="00FD45F1"/>
    <w:rsid w:val="00FD4B27"/>
    <w:rsid w:val="00FD4BC4"/>
    <w:rsid w:val="00FD4D91"/>
    <w:rsid w:val="00FD531E"/>
    <w:rsid w:val="00FD5F73"/>
    <w:rsid w:val="00FD60DA"/>
    <w:rsid w:val="00FD61EF"/>
    <w:rsid w:val="00FD6425"/>
    <w:rsid w:val="00FD6437"/>
    <w:rsid w:val="00FD6A93"/>
    <w:rsid w:val="00FD6B91"/>
    <w:rsid w:val="00FD7C33"/>
    <w:rsid w:val="00FE01DD"/>
    <w:rsid w:val="00FE01F0"/>
    <w:rsid w:val="00FE0CC2"/>
    <w:rsid w:val="00FE14F0"/>
    <w:rsid w:val="00FE26CB"/>
    <w:rsid w:val="00FE2B2F"/>
    <w:rsid w:val="00FE2D62"/>
    <w:rsid w:val="00FE31B8"/>
    <w:rsid w:val="00FE3927"/>
    <w:rsid w:val="00FE3B5A"/>
    <w:rsid w:val="00FE45B4"/>
    <w:rsid w:val="00FE50B0"/>
    <w:rsid w:val="00FE51BD"/>
    <w:rsid w:val="00FE5220"/>
    <w:rsid w:val="00FE571B"/>
    <w:rsid w:val="00FE5890"/>
    <w:rsid w:val="00FE58F5"/>
    <w:rsid w:val="00FE5E45"/>
    <w:rsid w:val="00FE6321"/>
    <w:rsid w:val="00FE6679"/>
    <w:rsid w:val="00FE6AA2"/>
    <w:rsid w:val="00FE738A"/>
    <w:rsid w:val="00FE73E8"/>
    <w:rsid w:val="00FE7D0F"/>
    <w:rsid w:val="00FE7EB8"/>
    <w:rsid w:val="00FF04C1"/>
    <w:rsid w:val="00FF0623"/>
    <w:rsid w:val="00FF0AF0"/>
    <w:rsid w:val="00FF0CED"/>
    <w:rsid w:val="00FF0D56"/>
    <w:rsid w:val="00FF1341"/>
    <w:rsid w:val="00FF20E1"/>
    <w:rsid w:val="00FF20E2"/>
    <w:rsid w:val="00FF277B"/>
    <w:rsid w:val="00FF2A1E"/>
    <w:rsid w:val="00FF3067"/>
    <w:rsid w:val="00FF30C9"/>
    <w:rsid w:val="00FF32CD"/>
    <w:rsid w:val="00FF335A"/>
    <w:rsid w:val="00FF3629"/>
    <w:rsid w:val="00FF37CE"/>
    <w:rsid w:val="00FF3AC5"/>
    <w:rsid w:val="00FF3B6E"/>
    <w:rsid w:val="00FF49C3"/>
    <w:rsid w:val="00FF57C4"/>
    <w:rsid w:val="00FF58DA"/>
    <w:rsid w:val="00FF592C"/>
    <w:rsid w:val="00FF5B6D"/>
    <w:rsid w:val="00FF64C0"/>
    <w:rsid w:val="00FF66C2"/>
    <w:rsid w:val="00FF66D8"/>
    <w:rsid w:val="00FF6867"/>
    <w:rsid w:val="00FF6C7B"/>
    <w:rsid w:val="00FF6D9A"/>
    <w:rsid w:val="00FF6EEC"/>
    <w:rsid w:val="00FF701D"/>
    <w:rsid w:val="00FF7AAB"/>
    <w:rsid w:val="00FF7EC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7"/>
    <o:shapelayout v:ext="edit">
      <o:idmap v:ext="edit" data="1"/>
      <o:rules v:ext="edit">
        <o:r id="V:Rule1" type="connector" idref="#_x0000_s1050"/>
        <o:r id="V:Rule2" type="connector" idref="#_x0000_s1045"/>
        <o:r id="V:Rule3" type="connector" idref="#Straight Arrow Connector 4"/>
        <o:r id="V:Rule4" type="connector" idref="#_x0000_s1044"/>
        <o:r id="V:Rule5" type="connector" idref="#_x0000_s1041"/>
        <o:r id="V:Rule6" type="connector" idref="#_x0000_s1049"/>
        <o:r id="V:Rule7" type="connector" idref="#_x0000_s1042"/>
        <o:r id="V:Rule8" type="connector" idref="#_x0000_s1043"/>
        <o:r id="V:Rule9" type="connector" idref="#_x0000_s1048"/>
        <o:r id="V:Rule10" type="connector" idref="#_x0000_s1040"/>
        <o:r id="V:Rule11" type="connector" idref="#_x0000_s1046"/>
        <o:r id="V:Rule12" type="connector" idref="#Straight Arrow Connector 3"/>
      </o:rules>
    </o:shapelayout>
  </w:shapeDefaults>
  <w:decimalSymbol w:val="."/>
  <w:listSeparator w:val=","/>
  <w14:docId w14:val="2295810B"/>
  <w15:docId w15:val="{D980D505-0784-459E-857F-6226BF424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924C6"/>
    <w:rPr>
      <w:rFonts w:eastAsia="Times New Roman"/>
      <w:sz w:val="24"/>
      <w:szCs w:val="24"/>
    </w:rPr>
  </w:style>
  <w:style w:type="paragraph" w:styleId="Heading1">
    <w:name w:val="heading 1"/>
    <w:aliases w:val=" Char Char"/>
    <w:basedOn w:val="Normal"/>
    <w:link w:val="Heading1Char"/>
    <w:uiPriority w:val="9"/>
    <w:qFormat/>
    <w:rsid w:val="00C3449F"/>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qFormat/>
    <w:rsid w:val="00B478C7"/>
    <w:pPr>
      <w:keepNext/>
      <w:spacing w:before="240" w:after="60"/>
      <w:outlineLvl w:val="1"/>
    </w:pPr>
    <w:rPr>
      <w:rFonts w:ascii="Arial" w:eastAsia="SimSun" w:hAnsi="Arial" w:cs="Arial"/>
      <w:b/>
      <w:bCs/>
      <w:i/>
      <w:iCs/>
      <w:sz w:val="28"/>
      <w:szCs w:val="28"/>
    </w:rPr>
  </w:style>
  <w:style w:type="paragraph" w:styleId="Heading3">
    <w:name w:val="heading 3"/>
    <w:basedOn w:val="Normal"/>
    <w:next w:val="Normal"/>
    <w:qFormat/>
    <w:rsid w:val="00484839"/>
    <w:pPr>
      <w:keepNext/>
      <w:spacing w:before="240" w:after="60"/>
      <w:outlineLvl w:val="2"/>
    </w:pPr>
    <w:rPr>
      <w:rFonts w:ascii="Arial" w:hAnsi="Arial" w:cs="Arial"/>
      <w:b/>
      <w:bCs/>
      <w:sz w:val="26"/>
      <w:szCs w:val="26"/>
    </w:rPr>
  </w:style>
  <w:style w:type="paragraph" w:styleId="Heading4">
    <w:name w:val="heading 4"/>
    <w:basedOn w:val="Normal"/>
    <w:next w:val="Normal"/>
    <w:qFormat/>
    <w:rsid w:val="00D9366C"/>
    <w:pPr>
      <w:keepNext/>
      <w:spacing w:before="240" w:after="60"/>
      <w:outlineLvl w:val="3"/>
    </w:pPr>
    <w:rPr>
      <w:rFonts w:eastAsia="SimSun"/>
      <w:b/>
      <w:bCs/>
      <w:sz w:val="28"/>
      <w:szCs w:val="28"/>
      <w:lang w:eastAsia="zh-CN"/>
    </w:rPr>
  </w:style>
  <w:style w:type="paragraph" w:styleId="Heading5">
    <w:name w:val="heading 5"/>
    <w:basedOn w:val="Normal"/>
    <w:next w:val="Normal"/>
    <w:link w:val="Heading5Char"/>
    <w:qFormat/>
    <w:rsid w:val="006C038D"/>
    <w:pPr>
      <w:spacing w:before="240" w:after="60"/>
      <w:outlineLvl w:val="4"/>
    </w:pPr>
    <w:rPr>
      <w:rFonts w:ascii="Calibri" w:hAnsi="Calibri"/>
      <w:b/>
      <w:bCs/>
      <w:i/>
      <w:iCs/>
      <w:sz w:val="26"/>
      <w:szCs w:val="26"/>
    </w:rPr>
  </w:style>
  <w:style w:type="paragraph" w:styleId="Heading8">
    <w:name w:val="heading 8"/>
    <w:basedOn w:val="Normal"/>
    <w:next w:val="Normal"/>
    <w:link w:val="Heading8Char"/>
    <w:qFormat/>
    <w:rsid w:val="00117529"/>
    <w:pPr>
      <w:spacing w:before="240" w:after="60"/>
      <w:outlineLvl w:val="7"/>
    </w:pPr>
    <w:rPr>
      <w:rFonts w:ascii="Calibri" w:hAnsi="Calibr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xBrp2">
    <w:name w:val="TxBr_p2"/>
    <w:basedOn w:val="Normal"/>
    <w:rsid w:val="00B478C7"/>
    <w:pPr>
      <w:widowControl w:val="0"/>
      <w:tabs>
        <w:tab w:val="left" w:pos="204"/>
      </w:tabs>
      <w:autoSpaceDE w:val="0"/>
      <w:autoSpaceDN w:val="0"/>
      <w:adjustRightInd w:val="0"/>
      <w:spacing w:line="453" w:lineRule="atLeast"/>
    </w:pPr>
    <w:rPr>
      <w:sz w:val="20"/>
    </w:rPr>
  </w:style>
  <w:style w:type="paragraph" w:customStyle="1" w:styleId="TxBrp1">
    <w:name w:val="TxBr_p1"/>
    <w:basedOn w:val="Normal"/>
    <w:rsid w:val="00B478C7"/>
    <w:pPr>
      <w:widowControl w:val="0"/>
      <w:tabs>
        <w:tab w:val="left" w:pos="204"/>
      </w:tabs>
      <w:autoSpaceDE w:val="0"/>
      <w:autoSpaceDN w:val="0"/>
      <w:adjustRightInd w:val="0"/>
      <w:spacing w:line="300" w:lineRule="atLeast"/>
      <w:jc w:val="both"/>
    </w:pPr>
    <w:rPr>
      <w:sz w:val="20"/>
    </w:rPr>
  </w:style>
  <w:style w:type="paragraph" w:customStyle="1" w:styleId="TxBrp3">
    <w:name w:val="TxBr_p3"/>
    <w:basedOn w:val="Normal"/>
    <w:rsid w:val="00B478C7"/>
    <w:pPr>
      <w:widowControl w:val="0"/>
      <w:autoSpaceDE w:val="0"/>
      <w:autoSpaceDN w:val="0"/>
      <w:adjustRightInd w:val="0"/>
      <w:spacing w:line="240" w:lineRule="atLeast"/>
      <w:ind w:left="822" w:hanging="357"/>
      <w:jc w:val="both"/>
    </w:pPr>
    <w:rPr>
      <w:sz w:val="20"/>
    </w:rPr>
  </w:style>
  <w:style w:type="paragraph" w:customStyle="1" w:styleId="TxBrp4">
    <w:name w:val="TxBr_p4"/>
    <w:basedOn w:val="Normal"/>
    <w:rsid w:val="00B478C7"/>
    <w:pPr>
      <w:widowControl w:val="0"/>
      <w:tabs>
        <w:tab w:val="left" w:pos="368"/>
      </w:tabs>
      <w:autoSpaceDE w:val="0"/>
      <w:autoSpaceDN w:val="0"/>
      <w:adjustRightInd w:val="0"/>
      <w:spacing w:line="240" w:lineRule="atLeast"/>
      <w:ind w:left="84" w:hanging="368"/>
    </w:pPr>
    <w:rPr>
      <w:sz w:val="20"/>
    </w:rPr>
  </w:style>
  <w:style w:type="table" w:styleId="TableGrid">
    <w:name w:val="Table Grid"/>
    <w:basedOn w:val="TableNormal"/>
    <w:uiPriority w:val="39"/>
    <w:rsid w:val="00793EDC"/>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6D67C8"/>
    <w:pPr>
      <w:spacing w:before="100" w:beforeAutospacing="1" w:after="100" w:afterAutospacing="1"/>
    </w:pPr>
  </w:style>
  <w:style w:type="paragraph" w:styleId="Footer">
    <w:name w:val="footer"/>
    <w:basedOn w:val="Normal"/>
    <w:rsid w:val="006E4F8F"/>
    <w:pPr>
      <w:tabs>
        <w:tab w:val="center" w:pos="4320"/>
        <w:tab w:val="right" w:pos="8640"/>
      </w:tabs>
    </w:pPr>
  </w:style>
  <w:style w:type="character" w:styleId="PageNumber">
    <w:name w:val="page number"/>
    <w:basedOn w:val="DefaultParagraphFont"/>
    <w:rsid w:val="006E4F8F"/>
  </w:style>
  <w:style w:type="character" w:styleId="Hyperlink">
    <w:name w:val="Hyperlink"/>
    <w:uiPriority w:val="99"/>
    <w:rsid w:val="00C3449F"/>
    <w:rPr>
      <w:color w:val="0000FF"/>
      <w:u w:val="single"/>
    </w:rPr>
  </w:style>
  <w:style w:type="character" w:customStyle="1" w:styleId="texhtml">
    <w:name w:val="texhtml"/>
    <w:basedOn w:val="DefaultParagraphFont"/>
    <w:rsid w:val="009609C8"/>
  </w:style>
  <w:style w:type="paragraph" w:styleId="BodyText">
    <w:name w:val="Body Text"/>
    <w:basedOn w:val="Normal"/>
    <w:rsid w:val="00930CCA"/>
    <w:pPr>
      <w:spacing w:after="120"/>
    </w:pPr>
  </w:style>
  <w:style w:type="character" w:customStyle="1" w:styleId="apple-converted-space">
    <w:name w:val="apple-converted-space"/>
    <w:basedOn w:val="DefaultParagraphFont"/>
    <w:rsid w:val="00D9366C"/>
  </w:style>
  <w:style w:type="character" w:styleId="Strong">
    <w:name w:val="Strong"/>
    <w:uiPriority w:val="22"/>
    <w:qFormat/>
    <w:rsid w:val="00D9366C"/>
    <w:rPr>
      <w:b/>
      <w:bCs/>
    </w:rPr>
  </w:style>
  <w:style w:type="character" w:styleId="Emphasis">
    <w:name w:val="Emphasis"/>
    <w:uiPriority w:val="20"/>
    <w:qFormat/>
    <w:rsid w:val="00D9366C"/>
    <w:rPr>
      <w:i/>
      <w:iCs/>
    </w:rPr>
  </w:style>
  <w:style w:type="character" w:customStyle="1" w:styleId="heading">
    <w:name w:val="heading"/>
    <w:basedOn w:val="DefaultParagraphFont"/>
    <w:rsid w:val="00234EBA"/>
  </w:style>
  <w:style w:type="character" w:customStyle="1" w:styleId="contentblack">
    <w:name w:val="content_black"/>
    <w:basedOn w:val="DefaultParagraphFont"/>
    <w:rsid w:val="00234EBA"/>
  </w:style>
  <w:style w:type="character" w:customStyle="1" w:styleId="linkblue">
    <w:name w:val="link_blue"/>
    <w:basedOn w:val="DefaultParagraphFont"/>
    <w:rsid w:val="00234EBA"/>
  </w:style>
  <w:style w:type="character" w:customStyle="1" w:styleId="name">
    <w:name w:val="name"/>
    <w:basedOn w:val="DefaultParagraphFont"/>
    <w:rsid w:val="00DE55A4"/>
  </w:style>
  <w:style w:type="character" w:customStyle="1" w:styleId="contrib-degrees">
    <w:name w:val="contrib-degrees"/>
    <w:basedOn w:val="DefaultParagraphFont"/>
    <w:rsid w:val="00DE55A4"/>
  </w:style>
  <w:style w:type="character" w:customStyle="1" w:styleId="Heading1Char">
    <w:name w:val="Heading 1 Char"/>
    <w:aliases w:val=" Char Char Char"/>
    <w:link w:val="Heading1"/>
    <w:uiPriority w:val="9"/>
    <w:rsid w:val="003D0297"/>
    <w:rPr>
      <w:rFonts w:eastAsia="Times New Roman"/>
      <w:b/>
      <w:bCs/>
      <w:kern w:val="36"/>
      <w:sz w:val="48"/>
      <w:szCs w:val="48"/>
    </w:rPr>
  </w:style>
  <w:style w:type="paragraph" w:customStyle="1" w:styleId="helptext">
    <w:name w:val="helptext"/>
    <w:basedOn w:val="Normal"/>
    <w:rsid w:val="003D0297"/>
    <w:pPr>
      <w:spacing w:before="100" w:beforeAutospacing="1" w:after="100" w:afterAutospacing="1"/>
    </w:pPr>
  </w:style>
  <w:style w:type="character" w:customStyle="1" w:styleId="open-data-icon">
    <w:name w:val="open-data-icon"/>
    <w:basedOn w:val="DefaultParagraphFont"/>
    <w:rsid w:val="003D0297"/>
  </w:style>
  <w:style w:type="paragraph" w:customStyle="1" w:styleId="headinglinks">
    <w:name w:val="headinglinks"/>
    <w:basedOn w:val="Normal"/>
    <w:rsid w:val="00FD2D26"/>
    <w:pPr>
      <w:spacing w:before="100" w:beforeAutospacing="1" w:after="100" w:afterAutospacing="1"/>
    </w:pPr>
  </w:style>
  <w:style w:type="character" w:customStyle="1" w:styleId="st">
    <w:name w:val="st"/>
    <w:basedOn w:val="DefaultParagraphFont"/>
    <w:rsid w:val="00D75B0E"/>
  </w:style>
  <w:style w:type="character" w:customStyle="1" w:styleId="jbiaotien">
    <w:name w:val="j_biaoti_en"/>
    <w:basedOn w:val="DefaultParagraphFont"/>
    <w:rsid w:val="00D75B0E"/>
  </w:style>
  <w:style w:type="character" w:customStyle="1" w:styleId="Subtitle1">
    <w:name w:val="Subtitle1"/>
    <w:basedOn w:val="DefaultParagraphFont"/>
    <w:rsid w:val="00D75B0E"/>
  </w:style>
  <w:style w:type="character" w:customStyle="1" w:styleId="references0">
    <w:name w:val="references 0"/>
    <w:basedOn w:val="DefaultParagraphFont"/>
    <w:rsid w:val="00D75B0E"/>
  </w:style>
  <w:style w:type="paragraph" w:customStyle="1" w:styleId="1">
    <w:name w:val="স্বাভাবিক1"/>
    <w:rsid w:val="00A701F7"/>
    <w:pPr>
      <w:spacing w:after="200" w:line="276" w:lineRule="auto"/>
    </w:pPr>
    <w:rPr>
      <w:rFonts w:ascii="Calibri" w:eastAsia="Calibri" w:hAnsi="Calibri" w:cs="Vrinda"/>
      <w:sz w:val="22"/>
      <w:szCs w:val="22"/>
    </w:rPr>
  </w:style>
  <w:style w:type="paragraph" w:customStyle="1" w:styleId="12">
    <w:name w:val="স্বাভাবিক12"/>
    <w:rsid w:val="00F62DBA"/>
    <w:pPr>
      <w:spacing w:after="200" w:line="276" w:lineRule="auto"/>
    </w:pPr>
    <w:rPr>
      <w:rFonts w:ascii="Calibri" w:eastAsia="Calibri" w:hAnsi="Calibri" w:cs="Vrinda"/>
      <w:sz w:val="22"/>
      <w:szCs w:val="22"/>
    </w:rPr>
  </w:style>
  <w:style w:type="paragraph" w:customStyle="1" w:styleId="19">
    <w:name w:val="স্বাভাবিক19"/>
    <w:rsid w:val="00C06030"/>
    <w:pPr>
      <w:spacing w:after="200" w:line="276" w:lineRule="auto"/>
    </w:pPr>
    <w:rPr>
      <w:rFonts w:ascii="Calibri" w:eastAsia="Calibri" w:hAnsi="Calibri" w:cs="Vrinda"/>
      <w:sz w:val="22"/>
      <w:szCs w:val="22"/>
    </w:rPr>
  </w:style>
  <w:style w:type="paragraph" w:customStyle="1" w:styleId="7">
    <w:name w:val="স্বাভাবিক7"/>
    <w:rsid w:val="00944E2E"/>
    <w:pPr>
      <w:spacing w:after="200" w:line="276" w:lineRule="auto"/>
    </w:pPr>
    <w:rPr>
      <w:rFonts w:ascii="Calibri" w:eastAsia="Calibri" w:hAnsi="Calibri" w:cs="Vrinda"/>
      <w:sz w:val="22"/>
      <w:szCs w:val="22"/>
    </w:rPr>
  </w:style>
  <w:style w:type="paragraph" w:styleId="BodyText2">
    <w:name w:val="Body Text 2"/>
    <w:basedOn w:val="Normal"/>
    <w:rsid w:val="00F2780E"/>
    <w:pPr>
      <w:spacing w:after="120" w:line="480" w:lineRule="auto"/>
    </w:pPr>
  </w:style>
  <w:style w:type="character" w:customStyle="1" w:styleId="mmdefinition1">
    <w:name w:val="mmdefinition1"/>
    <w:rsid w:val="00D97511"/>
    <w:rPr>
      <w:i/>
      <w:iCs/>
    </w:rPr>
  </w:style>
  <w:style w:type="paragraph" w:customStyle="1" w:styleId="mmpara">
    <w:name w:val="mmpara"/>
    <w:basedOn w:val="Normal"/>
    <w:rsid w:val="00D97511"/>
    <w:pPr>
      <w:spacing w:after="288" w:line="336" w:lineRule="atLeast"/>
    </w:pPr>
    <w:rPr>
      <w:rFonts w:ascii="Arial" w:hAnsi="Arial" w:cs="Arial"/>
      <w:color w:val="000000"/>
      <w:lang w:val="en-AU" w:eastAsia="en-AU" w:bidi="bn-BD"/>
    </w:rPr>
  </w:style>
  <w:style w:type="paragraph" w:styleId="ListParagraph">
    <w:name w:val="List Paragraph"/>
    <w:basedOn w:val="Normal"/>
    <w:uiPriority w:val="34"/>
    <w:qFormat/>
    <w:rsid w:val="007C6E16"/>
    <w:pPr>
      <w:spacing w:after="200" w:line="276" w:lineRule="auto"/>
      <w:ind w:left="720"/>
      <w:contextualSpacing/>
    </w:pPr>
    <w:rPr>
      <w:rFonts w:ascii="Calibri" w:eastAsia="Calibri" w:hAnsi="Calibri"/>
      <w:sz w:val="22"/>
      <w:szCs w:val="22"/>
    </w:rPr>
  </w:style>
  <w:style w:type="character" w:customStyle="1" w:styleId="citation">
    <w:name w:val="citation"/>
    <w:basedOn w:val="DefaultParagraphFont"/>
    <w:rsid w:val="006E151A"/>
  </w:style>
  <w:style w:type="character" w:customStyle="1" w:styleId="ref-journal">
    <w:name w:val="ref-journal"/>
    <w:basedOn w:val="DefaultParagraphFont"/>
    <w:rsid w:val="006E151A"/>
  </w:style>
  <w:style w:type="character" w:customStyle="1" w:styleId="ref-vol">
    <w:name w:val="ref-vol"/>
    <w:basedOn w:val="DefaultParagraphFont"/>
    <w:rsid w:val="006E151A"/>
  </w:style>
  <w:style w:type="character" w:customStyle="1" w:styleId="nlmsource">
    <w:name w:val="nlm_source"/>
    <w:rsid w:val="006E151A"/>
  </w:style>
  <w:style w:type="paragraph" w:customStyle="1" w:styleId="p">
    <w:name w:val="p"/>
    <w:basedOn w:val="Normal"/>
    <w:rsid w:val="000F1F74"/>
    <w:pPr>
      <w:spacing w:before="100" w:beforeAutospacing="1" w:after="100" w:afterAutospacing="1"/>
    </w:pPr>
    <w:rPr>
      <w:lang w:val="en-AU" w:eastAsia="en-AU" w:bidi="bn-BD"/>
    </w:rPr>
  </w:style>
  <w:style w:type="character" w:customStyle="1" w:styleId="mw-cite-backlink">
    <w:name w:val="mw-cite-backlink"/>
    <w:basedOn w:val="DefaultParagraphFont"/>
    <w:rsid w:val="002C19AC"/>
  </w:style>
  <w:style w:type="character" w:customStyle="1" w:styleId="highlightselected">
    <w:name w:val="highlight selected"/>
    <w:basedOn w:val="DefaultParagraphFont"/>
    <w:rsid w:val="00994B06"/>
  </w:style>
  <w:style w:type="character" w:customStyle="1" w:styleId="capt">
    <w:name w:val="capt"/>
    <w:basedOn w:val="DefaultParagraphFont"/>
    <w:rsid w:val="00C35067"/>
  </w:style>
  <w:style w:type="character" w:customStyle="1" w:styleId="citationweb">
    <w:name w:val="citation web"/>
    <w:basedOn w:val="DefaultParagraphFont"/>
    <w:rsid w:val="00E06055"/>
  </w:style>
  <w:style w:type="character" w:customStyle="1" w:styleId="citationjournal">
    <w:name w:val="citation journal"/>
    <w:basedOn w:val="DefaultParagraphFont"/>
    <w:rsid w:val="00C211D3"/>
  </w:style>
  <w:style w:type="character" w:customStyle="1" w:styleId="element-citation">
    <w:name w:val="element-citation"/>
    <w:basedOn w:val="DefaultParagraphFont"/>
    <w:rsid w:val="00650A75"/>
  </w:style>
  <w:style w:type="character" w:customStyle="1" w:styleId="nlmcontrib-group">
    <w:name w:val="nlm_contrib-group"/>
    <w:basedOn w:val="DefaultParagraphFont"/>
    <w:rsid w:val="004520E1"/>
  </w:style>
  <w:style w:type="character" w:customStyle="1" w:styleId="cit">
    <w:name w:val="cit"/>
    <w:basedOn w:val="DefaultParagraphFont"/>
    <w:rsid w:val="004520E1"/>
  </w:style>
  <w:style w:type="character" w:customStyle="1" w:styleId="maintitle">
    <w:name w:val="maintitle"/>
    <w:basedOn w:val="DefaultParagraphFont"/>
    <w:rsid w:val="004520E1"/>
  </w:style>
  <w:style w:type="character" w:customStyle="1" w:styleId="A3">
    <w:name w:val="A3"/>
    <w:uiPriority w:val="99"/>
    <w:rsid w:val="008C259F"/>
    <w:rPr>
      <w:rFonts w:cs="Garamond"/>
      <w:color w:val="000000"/>
      <w:sz w:val="12"/>
      <w:szCs w:val="12"/>
    </w:rPr>
  </w:style>
  <w:style w:type="character" w:customStyle="1" w:styleId="Heading2Char">
    <w:name w:val="Heading 2 Char"/>
    <w:link w:val="Heading2"/>
    <w:locked/>
    <w:rsid w:val="00D43FCE"/>
    <w:rPr>
      <w:rFonts w:ascii="Arial" w:hAnsi="Arial" w:cs="Arial"/>
      <w:b/>
      <w:bCs/>
      <w:i/>
      <w:iCs/>
      <w:sz w:val="28"/>
      <w:szCs w:val="28"/>
      <w:lang w:val="en-US" w:eastAsia="en-US" w:bidi="ar-SA"/>
    </w:rPr>
  </w:style>
  <w:style w:type="paragraph" w:customStyle="1" w:styleId="Default">
    <w:name w:val="Default"/>
    <w:rsid w:val="00D43FCE"/>
    <w:pPr>
      <w:autoSpaceDE w:val="0"/>
      <w:autoSpaceDN w:val="0"/>
      <w:adjustRightInd w:val="0"/>
    </w:pPr>
    <w:rPr>
      <w:color w:val="000000"/>
      <w:sz w:val="24"/>
      <w:szCs w:val="24"/>
      <w:lang w:eastAsia="zh-CN"/>
    </w:rPr>
  </w:style>
  <w:style w:type="character" w:customStyle="1" w:styleId="A6">
    <w:name w:val="A6"/>
    <w:rsid w:val="00D43FCE"/>
    <w:rPr>
      <w:rFonts w:cs="Helvetica"/>
      <w:b/>
      <w:bCs/>
      <w:color w:val="000000"/>
      <w:sz w:val="11"/>
      <w:szCs w:val="11"/>
    </w:rPr>
  </w:style>
  <w:style w:type="paragraph" w:styleId="NoSpacing">
    <w:name w:val="No Spacing"/>
    <w:qFormat/>
    <w:rsid w:val="00F143A9"/>
    <w:rPr>
      <w:rFonts w:ascii="Calibri" w:eastAsia="Calibri" w:hAnsi="Calibri"/>
      <w:sz w:val="22"/>
      <w:szCs w:val="22"/>
    </w:rPr>
  </w:style>
  <w:style w:type="paragraph" w:customStyle="1" w:styleId="pp-first-last">
    <w:name w:val="p p-first-last"/>
    <w:basedOn w:val="Normal"/>
    <w:rsid w:val="00405766"/>
    <w:pPr>
      <w:spacing w:before="100" w:beforeAutospacing="1" w:after="100" w:afterAutospacing="1"/>
    </w:pPr>
  </w:style>
  <w:style w:type="character" w:customStyle="1" w:styleId="nowraprefpubmed">
    <w:name w:val="nowrap ref pubmed"/>
    <w:basedOn w:val="DefaultParagraphFont"/>
    <w:rsid w:val="00AD779C"/>
  </w:style>
  <w:style w:type="character" w:customStyle="1" w:styleId="A0">
    <w:name w:val="A0"/>
    <w:uiPriority w:val="99"/>
    <w:rsid w:val="00C059D0"/>
    <w:rPr>
      <w:color w:val="000000"/>
      <w:sz w:val="20"/>
      <w:szCs w:val="20"/>
    </w:rPr>
  </w:style>
  <w:style w:type="paragraph" w:customStyle="1" w:styleId="Pa10">
    <w:name w:val="Pa10"/>
    <w:basedOn w:val="Normal"/>
    <w:next w:val="Normal"/>
    <w:uiPriority w:val="99"/>
    <w:rsid w:val="00043042"/>
    <w:pPr>
      <w:autoSpaceDE w:val="0"/>
      <w:autoSpaceDN w:val="0"/>
      <w:adjustRightInd w:val="0"/>
      <w:spacing w:line="161" w:lineRule="atLeast"/>
    </w:pPr>
    <w:rPr>
      <w:rFonts w:ascii="Calibri" w:eastAsia="SimSun" w:hAnsi="Calibri"/>
    </w:rPr>
  </w:style>
  <w:style w:type="character" w:customStyle="1" w:styleId="fontstyle01">
    <w:name w:val="fontstyle01"/>
    <w:rsid w:val="00953C66"/>
    <w:rPr>
      <w:rFonts w:ascii="ArialMT" w:hAnsi="ArialMT" w:hint="default"/>
      <w:b w:val="0"/>
      <w:bCs w:val="0"/>
      <w:i w:val="0"/>
      <w:iCs w:val="0"/>
      <w:color w:val="231F20"/>
      <w:sz w:val="18"/>
      <w:szCs w:val="18"/>
    </w:rPr>
  </w:style>
  <w:style w:type="character" w:customStyle="1" w:styleId="italic">
    <w:name w:val="italic"/>
    <w:basedOn w:val="DefaultParagraphFont"/>
    <w:rsid w:val="005728BF"/>
  </w:style>
  <w:style w:type="paragraph" w:customStyle="1" w:styleId="Style3">
    <w:name w:val="Style3"/>
    <w:basedOn w:val="Normal"/>
    <w:rsid w:val="004307C2"/>
    <w:pPr>
      <w:widowControl w:val="0"/>
      <w:autoSpaceDE w:val="0"/>
      <w:autoSpaceDN w:val="0"/>
      <w:adjustRightInd w:val="0"/>
    </w:pPr>
    <w:rPr>
      <w:rFonts w:ascii="Courier New" w:hAnsi="Courier New" w:cs="Courier New"/>
    </w:rPr>
  </w:style>
  <w:style w:type="character" w:customStyle="1" w:styleId="Heading8Char">
    <w:name w:val="Heading 8 Char"/>
    <w:link w:val="Heading8"/>
    <w:semiHidden/>
    <w:rsid w:val="00117529"/>
    <w:rPr>
      <w:rFonts w:ascii="Calibri" w:eastAsia="Times New Roman" w:hAnsi="Calibri" w:cs="Times New Roman"/>
      <w:i/>
      <w:iCs/>
      <w:sz w:val="24"/>
      <w:szCs w:val="24"/>
    </w:rPr>
  </w:style>
  <w:style w:type="paragraph" w:styleId="BodyTextIndent">
    <w:name w:val="Body Text Indent"/>
    <w:basedOn w:val="Normal"/>
    <w:link w:val="BodyTextIndentChar"/>
    <w:rsid w:val="00117529"/>
    <w:pPr>
      <w:spacing w:after="120" w:line="300" w:lineRule="auto"/>
      <w:ind w:left="360"/>
    </w:pPr>
    <w:rPr>
      <w:rFonts w:ascii="Calibri" w:hAnsi="Calibri"/>
      <w:sz w:val="21"/>
      <w:szCs w:val="21"/>
    </w:rPr>
  </w:style>
  <w:style w:type="character" w:customStyle="1" w:styleId="BodyTextIndentChar">
    <w:name w:val="Body Text Indent Char"/>
    <w:link w:val="BodyTextIndent"/>
    <w:rsid w:val="00117529"/>
    <w:rPr>
      <w:rFonts w:ascii="Calibri" w:eastAsia="Times New Roman" w:hAnsi="Calibri"/>
      <w:sz w:val="21"/>
      <w:szCs w:val="21"/>
    </w:rPr>
  </w:style>
  <w:style w:type="paragraph" w:styleId="BalloonText">
    <w:name w:val="Balloon Text"/>
    <w:basedOn w:val="Normal"/>
    <w:link w:val="BalloonTextChar"/>
    <w:uiPriority w:val="99"/>
    <w:unhideWhenUsed/>
    <w:rsid w:val="00BD616F"/>
    <w:rPr>
      <w:rFonts w:ascii="Segoe UI" w:hAnsi="Segoe UI"/>
      <w:sz w:val="18"/>
      <w:szCs w:val="18"/>
    </w:rPr>
  </w:style>
  <w:style w:type="character" w:customStyle="1" w:styleId="BalloonTextChar">
    <w:name w:val="Balloon Text Char"/>
    <w:link w:val="BalloonText"/>
    <w:uiPriority w:val="99"/>
    <w:rsid w:val="00BD616F"/>
    <w:rPr>
      <w:rFonts w:ascii="Segoe UI" w:eastAsia="Times New Roman" w:hAnsi="Segoe UI" w:cs="Segoe UI"/>
      <w:sz w:val="18"/>
      <w:szCs w:val="18"/>
    </w:rPr>
  </w:style>
  <w:style w:type="paragraph" w:customStyle="1" w:styleId="Clear">
    <w:name w:val="Clear"/>
    <w:basedOn w:val="Normal"/>
    <w:link w:val="ClearChar"/>
    <w:rsid w:val="0002034B"/>
  </w:style>
  <w:style w:type="character" w:customStyle="1" w:styleId="ClearChar">
    <w:name w:val="Clear Char"/>
    <w:link w:val="Clear"/>
    <w:rsid w:val="0002034B"/>
    <w:rPr>
      <w:rFonts w:eastAsia="Times New Roman"/>
      <w:sz w:val="24"/>
      <w:szCs w:val="24"/>
    </w:rPr>
  </w:style>
  <w:style w:type="character" w:customStyle="1" w:styleId="ilfuvd">
    <w:name w:val="ilfuvd"/>
    <w:basedOn w:val="DefaultParagraphFont"/>
    <w:rsid w:val="00EF02B3"/>
  </w:style>
  <w:style w:type="paragraph" w:customStyle="1" w:styleId="CharChar1">
    <w:name w:val="Char Char1"/>
    <w:basedOn w:val="Normal"/>
    <w:rsid w:val="00AC2627"/>
    <w:pPr>
      <w:spacing w:after="160" w:line="240" w:lineRule="exact"/>
    </w:pPr>
    <w:rPr>
      <w:rFonts w:ascii="Verdana" w:hAnsi="Verdana" w:cs="Verdana"/>
      <w:sz w:val="20"/>
      <w:szCs w:val="20"/>
    </w:rPr>
  </w:style>
  <w:style w:type="paragraph" w:styleId="PlainText">
    <w:name w:val="Plain Text"/>
    <w:basedOn w:val="Normal"/>
    <w:link w:val="PlainTextChar"/>
    <w:rsid w:val="00ED5758"/>
    <w:rPr>
      <w:rFonts w:ascii="Courier New" w:hAnsi="Courier New"/>
      <w:sz w:val="20"/>
      <w:szCs w:val="20"/>
    </w:rPr>
  </w:style>
  <w:style w:type="character" w:customStyle="1" w:styleId="PlainTextChar">
    <w:name w:val="Plain Text Char"/>
    <w:link w:val="PlainText"/>
    <w:rsid w:val="00ED5758"/>
    <w:rPr>
      <w:rFonts w:ascii="Courier New" w:eastAsia="Times New Roman" w:hAnsi="Courier New" w:cs="Courier New"/>
    </w:rPr>
  </w:style>
  <w:style w:type="character" w:customStyle="1" w:styleId="mw-mmv-title">
    <w:name w:val="mw-mmv-title"/>
    <w:basedOn w:val="DefaultParagraphFont"/>
    <w:rsid w:val="00182F7E"/>
  </w:style>
  <w:style w:type="character" w:customStyle="1" w:styleId="hgkelc">
    <w:name w:val="hgkelc"/>
    <w:basedOn w:val="DefaultParagraphFont"/>
    <w:rsid w:val="00182F7E"/>
  </w:style>
  <w:style w:type="character" w:styleId="HTMLCite">
    <w:name w:val="HTML Cite"/>
    <w:uiPriority w:val="99"/>
    <w:unhideWhenUsed/>
    <w:rsid w:val="00182F7E"/>
    <w:rPr>
      <w:i/>
      <w:iCs/>
    </w:rPr>
  </w:style>
  <w:style w:type="character" w:customStyle="1" w:styleId="collab">
    <w:name w:val="collab"/>
    <w:basedOn w:val="DefaultParagraphFont"/>
    <w:rsid w:val="00182F7E"/>
  </w:style>
  <w:style w:type="paragraph" w:customStyle="1" w:styleId="Pa8">
    <w:name w:val="Pa8"/>
    <w:basedOn w:val="Normal"/>
    <w:next w:val="Normal"/>
    <w:uiPriority w:val="99"/>
    <w:rsid w:val="00E9565A"/>
    <w:pPr>
      <w:autoSpaceDE w:val="0"/>
      <w:autoSpaceDN w:val="0"/>
      <w:adjustRightInd w:val="0"/>
      <w:spacing w:line="161" w:lineRule="atLeast"/>
    </w:pPr>
    <w:rPr>
      <w:rFonts w:ascii="CapitoliumNews" w:hAnsi="CapitoliumNews"/>
    </w:rPr>
  </w:style>
  <w:style w:type="character" w:customStyle="1" w:styleId="Heading5Char">
    <w:name w:val="Heading 5 Char"/>
    <w:link w:val="Heading5"/>
    <w:semiHidden/>
    <w:rsid w:val="006C038D"/>
    <w:rPr>
      <w:rFonts w:ascii="Calibri" w:eastAsia="Times New Roman" w:hAnsi="Calibri" w:cs="Times New Roman"/>
      <w:b/>
      <w:bCs/>
      <w:i/>
      <w:iCs/>
      <w:sz w:val="26"/>
      <w:szCs w:val="26"/>
    </w:rPr>
  </w:style>
  <w:style w:type="paragraph" w:customStyle="1" w:styleId="CharCharCharCharCharCharCharChar">
    <w:name w:val="Char Char Char Char Char Char Char Char"/>
    <w:basedOn w:val="Normal"/>
    <w:rsid w:val="002D2CA6"/>
    <w:pPr>
      <w:spacing w:after="160" w:line="240" w:lineRule="exact"/>
    </w:pPr>
    <w:rPr>
      <w:rFonts w:ascii="Verdana" w:eastAsia="SimSun" w:hAnsi="Verdana" w:cs="Verdana"/>
      <w:sz w:val="20"/>
      <w:szCs w:val="20"/>
    </w:rPr>
  </w:style>
  <w:style w:type="character" w:customStyle="1" w:styleId="A11">
    <w:name w:val="A11"/>
    <w:uiPriority w:val="99"/>
    <w:rsid w:val="009923DC"/>
    <w:rPr>
      <w:rFonts w:cs="Garamond"/>
      <w:color w:val="000000"/>
      <w:sz w:val="12"/>
      <w:szCs w:val="12"/>
    </w:rPr>
  </w:style>
  <w:style w:type="paragraph" w:customStyle="1" w:styleId="Pa6">
    <w:name w:val="Pa6"/>
    <w:basedOn w:val="Default"/>
    <w:next w:val="Default"/>
    <w:uiPriority w:val="99"/>
    <w:rsid w:val="00734A1D"/>
    <w:pPr>
      <w:spacing w:line="221" w:lineRule="atLeast"/>
    </w:pPr>
    <w:rPr>
      <w:rFonts w:ascii="Garamond" w:eastAsia="Times New Roman" w:hAnsi="Garamond"/>
      <w:color w:val="auto"/>
      <w:lang w:eastAsia="en-US"/>
    </w:rPr>
  </w:style>
  <w:style w:type="paragraph" w:customStyle="1" w:styleId="Pa11">
    <w:name w:val="Pa11"/>
    <w:basedOn w:val="Normal"/>
    <w:next w:val="Normal"/>
    <w:uiPriority w:val="99"/>
    <w:rsid w:val="00486172"/>
    <w:pPr>
      <w:autoSpaceDE w:val="0"/>
      <w:autoSpaceDN w:val="0"/>
      <w:adjustRightInd w:val="0"/>
      <w:spacing w:line="181" w:lineRule="atLeast"/>
    </w:pPr>
    <w:rPr>
      <w:rFonts w:ascii="CapitoliumNews" w:eastAsia="Calibri" w:hAnsi="CapitoliumNews"/>
    </w:rPr>
  </w:style>
  <w:style w:type="character" w:customStyle="1" w:styleId="UnresolvedMention1">
    <w:name w:val="Unresolved Mention1"/>
    <w:uiPriority w:val="99"/>
    <w:semiHidden/>
    <w:unhideWhenUsed/>
    <w:rsid w:val="00A87F4A"/>
    <w:rPr>
      <w:color w:val="605E5C"/>
      <w:shd w:val="clear" w:color="auto" w:fill="E1DFDD"/>
    </w:rPr>
  </w:style>
  <w:style w:type="character" w:styleId="IntenseEmphasis">
    <w:name w:val="Intense Emphasis"/>
    <w:uiPriority w:val="21"/>
    <w:qFormat/>
    <w:rsid w:val="0008274F"/>
    <w:rPr>
      <w:i/>
      <w:iCs/>
      <w:color w:val="4472C4"/>
    </w:rPr>
  </w:style>
  <w:style w:type="paragraph" w:styleId="Header">
    <w:name w:val="header"/>
    <w:basedOn w:val="Normal"/>
    <w:link w:val="HeaderChar"/>
    <w:rsid w:val="00CB4AB8"/>
    <w:pPr>
      <w:tabs>
        <w:tab w:val="center" w:pos="4680"/>
        <w:tab w:val="right" w:pos="9360"/>
      </w:tabs>
    </w:pPr>
  </w:style>
  <w:style w:type="character" w:customStyle="1" w:styleId="HeaderChar">
    <w:name w:val="Header Char"/>
    <w:link w:val="Header"/>
    <w:rsid w:val="00CB4AB8"/>
    <w:rPr>
      <w:rFonts w:eastAsia="Times New Roman"/>
      <w:sz w:val="24"/>
      <w:szCs w:val="24"/>
    </w:rPr>
  </w:style>
  <w:style w:type="character" w:customStyle="1" w:styleId="fontstyle21">
    <w:name w:val="fontstyle21"/>
    <w:basedOn w:val="DefaultParagraphFont"/>
    <w:rsid w:val="00020E9C"/>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953D74"/>
    <w:rPr>
      <w:rFonts w:ascii="TimesNewRomanPS-ItalicMT" w:hAnsi="TimesNewRomanPS-ItalicMT" w:hint="default"/>
      <w:b w:val="0"/>
      <w:bCs w:val="0"/>
      <w:i/>
      <w:iCs/>
      <w:color w:val="000000"/>
      <w:sz w:val="24"/>
      <w:szCs w:val="24"/>
    </w:rPr>
  </w:style>
  <w:style w:type="character" w:customStyle="1" w:styleId="url">
    <w:name w:val="url"/>
    <w:basedOn w:val="DefaultParagraphFont"/>
    <w:rsid w:val="00AB1C25"/>
  </w:style>
  <w:style w:type="character" w:styleId="PlaceholderText">
    <w:name w:val="Placeholder Text"/>
    <w:basedOn w:val="DefaultParagraphFont"/>
    <w:uiPriority w:val="99"/>
    <w:semiHidden/>
    <w:rsid w:val="006965C8"/>
    <w:rPr>
      <w:color w:val="808080"/>
    </w:rPr>
  </w:style>
  <w:style w:type="paragraph" w:styleId="Revision">
    <w:name w:val="Revision"/>
    <w:hidden/>
    <w:uiPriority w:val="99"/>
    <w:semiHidden/>
    <w:rsid w:val="007E5A2A"/>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67172">
      <w:bodyDiv w:val="1"/>
      <w:marLeft w:val="0"/>
      <w:marRight w:val="0"/>
      <w:marTop w:val="0"/>
      <w:marBottom w:val="0"/>
      <w:divBdr>
        <w:top w:val="none" w:sz="0" w:space="0" w:color="auto"/>
        <w:left w:val="none" w:sz="0" w:space="0" w:color="auto"/>
        <w:bottom w:val="none" w:sz="0" w:space="0" w:color="auto"/>
        <w:right w:val="none" w:sz="0" w:space="0" w:color="auto"/>
      </w:divBdr>
      <w:divsChild>
        <w:div w:id="1248226517">
          <w:marLeft w:val="0"/>
          <w:marRight w:val="0"/>
          <w:marTop w:val="0"/>
          <w:marBottom w:val="0"/>
          <w:divBdr>
            <w:top w:val="none" w:sz="0" w:space="0" w:color="auto"/>
            <w:left w:val="none" w:sz="0" w:space="0" w:color="auto"/>
            <w:bottom w:val="none" w:sz="0" w:space="0" w:color="auto"/>
            <w:right w:val="none" w:sz="0" w:space="0" w:color="auto"/>
          </w:divBdr>
          <w:divsChild>
            <w:div w:id="1521432472">
              <w:marLeft w:val="0"/>
              <w:marRight w:val="0"/>
              <w:marTop w:val="0"/>
              <w:marBottom w:val="0"/>
              <w:divBdr>
                <w:top w:val="none" w:sz="0" w:space="0" w:color="auto"/>
                <w:left w:val="none" w:sz="0" w:space="0" w:color="auto"/>
                <w:bottom w:val="none" w:sz="0" w:space="0" w:color="auto"/>
                <w:right w:val="none" w:sz="0" w:space="0" w:color="auto"/>
              </w:divBdr>
            </w:div>
          </w:divsChild>
        </w:div>
        <w:div w:id="1955093737">
          <w:marLeft w:val="0"/>
          <w:marRight w:val="0"/>
          <w:marTop w:val="0"/>
          <w:marBottom w:val="0"/>
          <w:divBdr>
            <w:top w:val="none" w:sz="0" w:space="0" w:color="auto"/>
            <w:left w:val="none" w:sz="0" w:space="0" w:color="auto"/>
            <w:bottom w:val="none" w:sz="0" w:space="0" w:color="auto"/>
            <w:right w:val="none" w:sz="0" w:space="0" w:color="auto"/>
          </w:divBdr>
          <w:divsChild>
            <w:div w:id="452674915">
              <w:marLeft w:val="0"/>
              <w:marRight w:val="0"/>
              <w:marTop w:val="0"/>
              <w:marBottom w:val="0"/>
              <w:divBdr>
                <w:top w:val="none" w:sz="0" w:space="0" w:color="auto"/>
                <w:left w:val="none" w:sz="0" w:space="0" w:color="auto"/>
                <w:bottom w:val="none" w:sz="0" w:space="0" w:color="auto"/>
                <w:right w:val="none" w:sz="0" w:space="0" w:color="auto"/>
              </w:divBdr>
              <w:divsChild>
                <w:div w:id="10526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87790">
      <w:bodyDiv w:val="1"/>
      <w:marLeft w:val="0"/>
      <w:marRight w:val="0"/>
      <w:marTop w:val="0"/>
      <w:marBottom w:val="0"/>
      <w:divBdr>
        <w:top w:val="none" w:sz="0" w:space="0" w:color="auto"/>
        <w:left w:val="none" w:sz="0" w:space="0" w:color="auto"/>
        <w:bottom w:val="none" w:sz="0" w:space="0" w:color="auto"/>
        <w:right w:val="none" w:sz="0" w:space="0" w:color="auto"/>
      </w:divBdr>
    </w:div>
    <w:div w:id="27879234">
      <w:bodyDiv w:val="1"/>
      <w:marLeft w:val="0"/>
      <w:marRight w:val="0"/>
      <w:marTop w:val="0"/>
      <w:marBottom w:val="0"/>
      <w:divBdr>
        <w:top w:val="none" w:sz="0" w:space="0" w:color="auto"/>
        <w:left w:val="none" w:sz="0" w:space="0" w:color="auto"/>
        <w:bottom w:val="none" w:sz="0" w:space="0" w:color="auto"/>
        <w:right w:val="none" w:sz="0" w:space="0" w:color="auto"/>
      </w:divBdr>
    </w:div>
    <w:div w:id="29693695">
      <w:bodyDiv w:val="1"/>
      <w:marLeft w:val="0"/>
      <w:marRight w:val="0"/>
      <w:marTop w:val="0"/>
      <w:marBottom w:val="0"/>
      <w:divBdr>
        <w:top w:val="none" w:sz="0" w:space="0" w:color="auto"/>
        <w:left w:val="none" w:sz="0" w:space="0" w:color="auto"/>
        <w:bottom w:val="none" w:sz="0" w:space="0" w:color="auto"/>
        <w:right w:val="none" w:sz="0" w:space="0" w:color="auto"/>
      </w:divBdr>
    </w:div>
    <w:div w:id="32853616">
      <w:bodyDiv w:val="1"/>
      <w:marLeft w:val="0"/>
      <w:marRight w:val="0"/>
      <w:marTop w:val="0"/>
      <w:marBottom w:val="0"/>
      <w:divBdr>
        <w:top w:val="none" w:sz="0" w:space="0" w:color="auto"/>
        <w:left w:val="none" w:sz="0" w:space="0" w:color="auto"/>
        <w:bottom w:val="none" w:sz="0" w:space="0" w:color="auto"/>
        <w:right w:val="none" w:sz="0" w:space="0" w:color="auto"/>
      </w:divBdr>
    </w:div>
    <w:div w:id="39286223">
      <w:bodyDiv w:val="1"/>
      <w:marLeft w:val="0"/>
      <w:marRight w:val="0"/>
      <w:marTop w:val="0"/>
      <w:marBottom w:val="0"/>
      <w:divBdr>
        <w:top w:val="none" w:sz="0" w:space="0" w:color="auto"/>
        <w:left w:val="none" w:sz="0" w:space="0" w:color="auto"/>
        <w:bottom w:val="none" w:sz="0" w:space="0" w:color="auto"/>
        <w:right w:val="none" w:sz="0" w:space="0" w:color="auto"/>
      </w:divBdr>
      <w:divsChild>
        <w:div w:id="340592177">
          <w:marLeft w:val="0"/>
          <w:marRight w:val="0"/>
          <w:marTop w:val="0"/>
          <w:marBottom w:val="0"/>
          <w:divBdr>
            <w:top w:val="none" w:sz="0" w:space="0" w:color="auto"/>
            <w:left w:val="none" w:sz="0" w:space="0" w:color="auto"/>
            <w:bottom w:val="none" w:sz="0" w:space="0" w:color="auto"/>
            <w:right w:val="none" w:sz="0" w:space="0" w:color="auto"/>
          </w:divBdr>
        </w:div>
      </w:divsChild>
    </w:div>
    <w:div w:id="40829060">
      <w:bodyDiv w:val="1"/>
      <w:marLeft w:val="0"/>
      <w:marRight w:val="0"/>
      <w:marTop w:val="0"/>
      <w:marBottom w:val="0"/>
      <w:divBdr>
        <w:top w:val="none" w:sz="0" w:space="0" w:color="auto"/>
        <w:left w:val="none" w:sz="0" w:space="0" w:color="auto"/>
        <w:bottom w:val="none" w:sz="0" w:space="0" w:color="auto"/>
        <w:right w:val="none" w:sz="0" w:space="0" w:color="auto"/>
      </w:divBdr>
    </w:div>
    <w:div w:id="48039348">
      <w:bodyDiv w:val="1"/>
      <w:marLeft w:val="0"/>
      <w:marRight w:val="0"/>
      <w:marTop w:val="0"/>
      <w:marBottom w:val="0"/>
      <w:divBdr>
        <w:top w:val="none" w:sz="0" w:space="0" w:color="auto"/>
        <w:left w:val="none" w:sz="0" w:space="0" w:color="auto"/>
        <w:bottom w:val="none" w:sz="0" w:space="0" w:color="auto"/>
        <w:right w:val="none" w:sz="0" w:space="0" w:color="auto"/>
      </w:divBdr>
    </w:div>
    <w:div w:id="56754593">
      <w:bodyDiv w:val="1"/>
      <w:marLeft w:val="0"/>
      <w:marRight w:val="0"/>
      <w:marTop w:val="0"/>
      <w:marBottom w:val="0"/>
      <w:divBdr>
        <w:top w:val="none" w:sz="0" w:space="0" w:color="auto"/>
        <w:left w:val="none" w:sz="0" w:space="0" w:color="auto"/>
        <w:bottom w:val="none" w:sz="0" w:space="0" w:color="auto"/>
        <w:right w:val="none" w:sz="0" w:space="0" w:color="auto"/>
      </w:divBdr>
    </w:div>
    <w:div w:id="56900463">
      <w:bodyDiv w:val="1"/>
      <w:marLeft w:val="0"/>
      <w:marRight w:val="0"/>
      <w:marTop w:val="0"/>
      <w:marBottom w:val="0"/>
      <w:divBdr>
        <w:top w:val="none" w:sz="0" w:space="0" w:color="auto"/>
        <w:left w:val="none" w:sz="0" w:space="0" w:color="auto"/>
        <w:bottom w:val="none" w:sz="0" w:space="0" w:color="auto"/>
        <w:right w:val="none" w:sz="0" w:space="0" w:color="auto"/>
      </w:divBdr>
    </w:div>
    <w:div w:id="62725136">
      <w:bodyDiv w:val="1"/>
      <w:marLeft w:val="0"/>
      <w:marRight w:val="0"/>
      <w:marTop w:val="0"/>
      <w:marBottom w:val="0"/>
      <w:divBdr>
        <w:top w:val="none" w:sz="0" w:space="0" w:color="auto"/>
        <w:left w:val="none" w:sz="0" w:space="0" w:color="auto"/>
        <w:bottom w:val="none" w:sz="0" w:space="0" w:color="auto"/>
        <w:right w:val="none" w:sz="0" w:space="0" w:color="auto"/>
      </w:divBdr>
      <w:divsChild>
        <w:div w:id="1210143646">
          <w:marLeft w:val="547"/>
          <w:marRight w:val="0"/>
          <w:marTop w:val="130"/>
          <w:marBottom w:val="0"/>
          <w:divBdr>
            <w:top w:val="none" w:sz="0" w:space="0" w:color="auto"/>
            <w:left w:val="none" w:sz="0" w:space="0" w:color="auto"/>
            <w:bottom w:val="none" w:sz="0" w:space="0" w:color="auto"/>
            <w:right w:val="none" w:sz="0" w:space="0" w:color="auto"/>
          </w:divBdr>
        </w:div>
      </w:divsChild>
    </w:div>
    <w:div w:id="63916263">
      <w:bodyDiv w:val="1"/>
      <w:marLeft w:val="0"/>
      <w:marRight w:val="0"/>
      <w:marTop w:val="0"/>
      <w:marBottom w:val="0"/>
      <w:divBdr>
        <w:top w:val="none" w:sz="0" w:space="0" w:color="auto"/>
        <w:left w:val="none" w:sz="0" w:space="0" w:color="auto"/>
        <w:bottom w:val="none" w:sz="0" w:space="0" w:color="auto"/>
        <w:right w:val="none" w:sz="0" w:space="0" w:color="auto"/>
      </w:divBdr>
    </w:div>
    <w:div w:id="73598295">
      <w:bodyDiv w:val="1"/>
      <w:marLeft w:val="0"/>
      <w:marRight w:val="0"/>
      <w:marTop w:val="0"/>
      <w:marBottom w:val="0"/>
      <w:divBdr>
        <w:top w:val="none" w:sz="0" w:space="0" w:color="auto"/>
        <w:left w:val="none" w:sz="0" w:space="0" w:color="auto"/>
        <w:bottom w:val="none" w:sz="0" w:space="0" w:color="auto"/>
        <w:right w:val="none" w:sz="0" w:space="0" w:color="auto"/>
      </w:divBdr>
    </w:div>
    <w:div w:id="78526864">
      <w:bodyDiv w:val="1"/>
      <w:marLeft w:val="0"/>
      <w:marRight w:val="0"/>
      <w:marTop w:val="0"/>
      <w:marBottom w:val="0"/>
      <w:divBdr>
        <w:top w:val="none" w:sz="0" w:space="0" w:color="auto"/>
        <w:left w:val="none" w:sz="0" w:space="0" w:color="auto"/>
        <w:bottom w:val="none" w:sz="0" w:space="0" w:color="auto"/>
        <w:right w:val="none" w:sz="0" w:space="0" w:color="auto"/>
      </w:divBdr>
    </w:div>
    <w:div w:id="79642117">
      <w:bodyDiv w:val="1"/>
      <w:marLeft w:val="0"/>
      <w:marRight w:val="0"/>
      <w:marTop w:val="0"/>
      <w:marBottom w:val="0"/>
      <w:divBdr>
        <w:top w:val="none" w:sz="0" w:space="0" w:color="auto"/>
        <w:left w:val="none" w:sz="0" w:space="0" w:color="auto"/>
        <w:bottom w:val="none" w:sz="0" w:space="0" w:color="auto"/>
        <w:right w:val="none" w:sz="0" w:space="0" w:color="auto"/>
      </w:divBdr>
    </w:div>
    <w:div w:id="81224728">
      <w:bodyDiv w:val="1"/>
      <w:marLeft w:val="0"/>
      <w:marRight w:val="0"/>
      <w:marTop w:val="0"/>
      <w:marBottom w:val="0"/>
      <w:divBdr>
        <w:top w:val="none" w:sz="0" w:space="0" w:color="auto"/>
        <w:left w:val="none" w:sz="0" w:space="0" w:color="auto"/>
        <w:bottom w:val="none" w:sz="0" w:space="0" w:color="auto"/>
        <w:right w:val="none" w:sz="0" w:space="0" w:color="auto"/>
      </w:divBdr>
    </w:div>
    <w:div w:id="85200617">
      <w:bodyDiv w:val="1"/>
      <w:marLeft w:val="0"/>
      <w:marRight w:val="0"/>
      <w:marTop w:val="0"/>
      <w:marBottom w:val="0"/>
      <w:divBdr>
        <w:top w:val="none" w:sz="0" w:space="0" w:color="auto"/>
        <w:left w:val="none" w:sz="0" w:space="0" w:color="auto"/>
        <w:bottom w:val="none" w:sz="0" w:space="0" w:color="auto"/>
        <w:right w:val="none" w:sz="0" w:space="0" w:color="auto"/>
      </w:divBdr>
    </w:div>
    <w:div w:id="86585235">
      <w:bodyDiv w:val="1"/>
      <w:marLeft w:val="0"/>
      <w:marRight w:val="0"/>
      <w:marTop w:val="0"/>
      <w:marBottom w:val="0"/>
      <w:divBdr>
        <w:top w:val="none" w:sz="0" w:space="0" w:color="auto"/>
        <w:left w:val="none" w:sz="0" w:space="0" w:color="auto"/>
        <w:bottom w:val="none" w:sz="0" w:space="0" w:color="auto"/>
        <w:right w:val="none" w:sz="0" w:space="0" w:color="auto"/>
      </w:divBdr>
    </w:div>
    <w:div w:id="87238987">
      <w:bodyDiv w:val="1"/>
      <w:marLeft w:val="0"/>
      <w:marRight w:val="0"/>
      <w:marTop w:val="0"/>
      <w:marBottom w:val="0"/>
      <w:divBdr>
        <w:top w:val="none" w:sz="0" w:space="0" w:color="auto"/>
        <w:left w:val="none" w:sz="0" w:space="0" w:color="auto"/>
        <w:bottom w:val="none" w:sz="0" w:space="0" w:color="auto"/>
        <w:right w:val="none" w:sz="0" w:space="0" w:color="auto"/>
      </w:divBdr>
    </w:div>
    <w:div w:id="92359664">
      <w:bodyDiv w:val="1"/>
      <w:marLeft w:val="0"/>
      <w:marRight w:val="0"/>
      <w:marTop w:val="0"/>
      <w:marBottom w:val="0"/>
      <w:divBdr>
        <w:top w:val="none" w:sz="0" w:space="0" w:color="auto"/>
        <w:left w:val="none" w:sz="0" w:space="0" w:color="auto"/>
        <w:bottom w:val="none" w:sz="0" w:space="0" w:color="auto"/>
        <w:right w:val="none" w:sz="0" w:space="0" w:color="auto"/>
      </w:divBdr>
    </w:div>
    <w:div w:id="94905436">
      <w:bodyDiv w:val="1"/>
      <w:marLeft w:val="0"/>
      <w:marRight w:val="0"/>
      <w:marTop w:val="0"/>
      <w:marBottom w:val="0"/>
      <w:divBdr>
        <w:top w:val="none" w:sz="0" w:space="0" w:color="auto"/>
        <w:left w:val="none" w:sz="0" w:space="0" w:color="auto"/>
        <w:bottom w:val="none" w:sz="0" w:space="0" w:color="auto"/>
        <w:right w:val="none" w:sz="0" w:space="0" w:color="auto"/>
      </w:divBdr>
    </w:div>
    <w:div w:id="102892943">
      <w:bodyDiv w:val="1"/>
      <w:marLeft w:val="0"/>
      <w:marRight w:val="0"/>
      <w:marTop w:val="0"/>
      <w:marBottom w:val="0"/>
      <w:divBdr>
        <w:top w:val="none" w:sz="0" w:space="0" w:color="auto"/>
        <w:left w:val="none" w:sz="0" w:space="0" w:color="auto"/>
        <w:bottom w:val="none" w:sz="0" w:space="0" w:color="auto"/>
        <w:right w:val="none" w:sz="0" w:space="0" w:color="auto"/>
      </w:divBdr>
    </w:div>
    <w:div w:id="123231295">
      <w:bodyDiv w:val="1"/>
      <w:marLeft w:val="0"/>
      <w:marRight w:val="0"/>
      <w:marTop w:val="0"/>
      <w:marBottom w:val="0"/>
      <w:divBdr>
        <w:top w:val="none" w:sz="0" w:space="0" w:color="auto"/>
        <w:left w:val="none" w:sz="0" w:space="0" w:color="auto"/>
        <w:bottom w:val="none" w:sz="0" w:space="0" w:color="auto"/>
        <w:right w:val="none" w:sz="0" w:space="0" w:color="auto"/>
      </w:divBdr>
    </w:div>
    <w:div w:id="123888801">
      <w:bodyDiv w:val="1"/>
      <w:marLeft w:val="0"/>
      <w:marRight w:val="0"/>
      <w:marTop w:val="0"/>
      <w:marBottom w:val="0"/>
      <w:divBdr>
        <w:top w:val="none" w:sz="0" w:space="0" w:color="auto"/>
        <w:left w:val="none" w:sz="0" w:space="0" w:color="auto"/>
        <w:bottom w:val="none" w:sz="0" w:space="0" w:color="auto"/>
        <w:right w:val="none" w:sz="0" w:space="0" w:color="auto"/>
      </w:divBdr>
    </w:div>
    <w:div w:id="131531325">
      <w:bodyDiv w:val="1"/>
      <w:marLeft w:val="0"/>
      <w:marRight w:val="0"/>
      <w:marTop w:val="0"/>
      <w:marBottom w:val="0"/>
      <w:divBdr>
        <w:top w:val="none" w:sz="0" w:space="0" w:color="auto"/>
        <w:left w:val="none" w:sz="0" w:space="0" w:color="auto"/>
        <w:bottom w:val="none" w:sz="0" w:space="0" w:color="auto"/>
        <w:right w:val="none" w:sz="0" w:space="0" w:color="auto"/>
      </w:divBdr>
    </w:div>
    <w:div w:id="132063190">
      <w:bodyDiv w:val="1"/>
      <w:marLeft w:val="0"/>
      <w:marRight w:val="0"/>
      <w:marTop w:val="0"/>
      <w:marBottom w:val="0"/>
      <w:divBdr>
        <w:top w:val="none" w:sz="0" w:space="0" w:color="auto"/>
        <w:left w:val="none" w:sz="0" w:space="0" w:color="auto"/>
        <w:bottom w:val="none" w:sz="0" w:space="0" w:color="auto"/>
        <w:right w:val="none" w:sz="0" w:space="0" w:color="auto"/>
      </w:divBdr>
    </w:div>
    <w:div w:id="150294334">
      <w:bodyDiv w:val="1"/>
      <w:marLeft w:val="0"/>
      <w:marRight w:val="0"/>
      <w:marTop w:val="0"/>
      <w:marBottom w:val="0"/>
      <w:divBdr>
        <w:top w:val="none" w:sz="0" w:space="0" w:color="auto"/>
        <w:left w:val="none" w:sz="0" w:space="0" w:color="auto"/>
        <w:bottom w:val="none" w:sz="0" w:space="0" w:color="auto"/>
        <w:right w:val="none" w:sz="0" w:space="0" w:color="auto"/>
      </w:divBdr>
    </w:div>
    <w:div w:id="151920323">
      <w:bodyDiv w:val="1"/>
      <w:marLeft w:val="0"/>
      <w:marRight w:val="0"/>
      <w:marTop w:val="0"/>
      <w:marBottom w:val="0"/>
      <w:divBdr>
        <w:top w:val="none" w:sz="0" w:space="0" w:color="auto"/>
        <w:left w:val="none" w:sz="0" w:space="0" w:color="auto"/>
        <w:bottom w:val="none" w:sz="0" w:space="0" w:color="auto"/>
        <w:right w:val="none" w:sz="0" w:space="0" w:color="auto"/>
      </w:divBdr>
    </w:div>
    <w:div w:id="152062882">
      <w:bodyDiv w:val="1"/>
      <w:marLeft w:val="0"/>
      <w:marRight w:val="0"/>
      <w:marTop w:val="0"/>
      <w:marBottom w:val="0"/>
      <w:divBdr>
        <w:top w:val="none" w:sz="0" w:space="0" w:color="auto"/>
        <w:left w:val="none" w:sz="0" w:space="0" w:color="auto"/>
        <w:bottom w:val="none" w:sz="0" w:space="0" w:color="auto"/>
        <w:right w:val="none" w:sz="0" w:space="0" w:color="auto"/>
      </w:divBdr>
    </w:div>
    <w:div w:id="154147154">
      <w:bodyDiv w:val="1"/>
      <w:marLeft w:val="0"/>
      <w:marRight w:val="0"/>
      <w:marTop w:val="0"/>
      <w:marBottom w:val="0"/>
      <w:divBdr>
        <w:top w:val="none" w:sz="0" w:space="0" w:color="auto"/>
        <w:left w:val="none" w:sz="0" w:space="0" w:color="auto"/>
        <w:bottom w:val="none" w:sz="0" w:space="0" w:color="auto"/>
        <w:right w:val="none" w:sz="0" w:space="0" w:color="auto"/>
      </w:divBdr>
    </w:div>
    <w:div w:id="155727169">
      <w:bodyDiv w:val="1"/>
      <w:marLeft w:val="0"/>
      <w:marRight w:val="0"/>
      <w:marTop w:val="0"/>
      <w:marBottom w:val="0"/>
      <w:divBdr>
        <w:top w:val="none" w:sz="0" w:space="0" w:color="auto"/>
        <w:left w:val="none" w:sz="0" w:space="0" w:color="auto"/>
        <w:bottom w:val="none" w:sz="0" w:space="0" w:color="auto"/>
        <w:right w:val="none" w:sz="0" w:space="0" w:color="auto"/>
      </w:divBdr>
    </w:div>
    <w:div w:id="158617744">
      <w:bodyDiv w:val="1"/>
      <w:marLeft w:val="0"/>
      <w:marRight w:val="0"/>
      <w:marTop w:val="0"/>
      <w:marBottom w:val="0"/>
      <w:divBdr>
        <w:top w:val="none" w:sz="0" w:space="0" w:color="auto"/>
        <w:left w:val="none" w:sz="0" w:space="0" w:color="auto"/>
        <w:bottom w:val="none" w:sz="0" w:space="0" w:color="auto"/>
        <w:right w:val="none" w:sz="0" w:space="0" w:color="auto"/>
      </w:divBdr>
    </w:div>
    <w:div w:id="159005485">
      <w:bodyDiv w:val="1"/>
      <w:marLeft w:val="0"/>
      <w:marRight w:val="0"/>
      <w:marTop w:val="0"/>
      <w:marBottom w:val="0"/>
      <w:divBdr>
        <w:top w:val="none" w:sz="0" w:space="0" w:color="auto"/>
        <w:left w:val="none" w:sz="0" w:space="0" w:color="auto"/>
        <w:bottom w:val="none" w:sz="0" w:space="0" w:color="auto"/>
        <w:right w:val="none" w:sz="0" w:space="0" w:color="auto"/>
      </w:divBdr>
      <w:divsChild>
        <w:div w:id="1708606643">
          <w:marLeft w:val="0"/>
          <w:marRight w:val="0"/>
          <w:marTop w:val="0"/>
          <w:marBottom w:val="0"/>
          <w:divBdr>
            <w:top w:val="none" w:sz="0" w:space="0" w:color="auto"/>
            <w:left w:val="none" w:sz="0" w:space="0" w:color="auto"/>
            <w:bottom w:val="none" w:sz="0" w:space="0" w:color="auto"/>
            <w:right w:val="none" w:sz="0" w:space="0" w:color="auto"/>
          </w:divBdr>
          <w:divsChild>
            <w:div w:id="1635408651">
              <w:marLeft w:val="0"/>
              <w:marRight w:val="0"/>
              <w:marTop w:val="0"/>
              <w:marBottom w:val="0"/>
              <w:divBdr>
                <w:top w:val="none" w:sz="0" w:space="0" w:color="auto"/>
                <w:left w:val="none" w:sz="0" w:space="0" w:color="auto"/>
                <w:bottom w:val="none" w:sz="0" w:space="0" w:color="auto"/>
                <w:right w:val="none" w:sz="0" w:space="0" w:color="auto"/>
              </w:divBdr>
            </w:div>
          </w:divsChild>
        </w:div>
        <w:div w:id="1890652158">
          <w:marLeft w:val="0"/>
          <w:marRight w:val="0"/>
          <w:marTop w:val="0"/>
          <w:marBottom w:val="0"/>
          <w:divBdr>
            <w:top w:val="none" w:sz="0" w:space="0" w:color="auto"/>
            <w:left w:val="none" w:sz="0" w:space="0" w:color="auto"/>
            <w:bottom w:val="none" w:sz="0" w:space="0" w:color="auto"/>
            <w:right w:val="none" w:sz="0" w:space="0" w:color="auto"/>
          </w:divBdr>
          <w:divsChild>
            <w:div w:id="827286458">
              <w:marLeft w:val="0"/>
              <w:marRight w:val="0"/>
              <w:marTop w:val="0"/>
              <w:marBottom w:val="0"/>
              <w:divBdr>
                <w:top w:val="none" w:sz="0" w:space="0" w:color="auto"/>
                <w:left w:val="none" w:sz="0" w:space="0" w:color="auto"/>
                <w:bottom w:val="none" w:sz="0" w:space="0" w:color="auto"/>
                <w:right w:val="none" w:sz="0" w:space="0" w:color="auto"/>
              </w:divBdr>
              <w:divsChild>
                <w:div w:id="168632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35271">
      <w:bodyDiv w:val="1"/>
      <w:marLeft w:val="0"/>
      <w:marRight w:val="0"/>
      <w:marTop w:val="0"/>
      <w:marBottom w:val="0"/>
      <w:divBdr>
        <w:top w:val="none" w:sz="0" w:space="0" w:color="auto"/>
        <w:left w:val="none" w:sz="0" w:space="0" w:color="auto"/>
        <w:bottom w:val="none" w:sz="0" w:space="0" w:color="auto"/>
        <w:right w:val="none" w:sz="0" w:space="0" w:color="auto"/>
      </w:divBdr>
    </w:div>
    <w:div w:id="163474897">
      <w:bodyDiv w:val="1"/>
      <w:marLeft w:val="0"/>
      <w:marRight w:val="0"/>
      <w:marTop w:val="0"/>
      <w:marBottom w:val="0"/>
      <w:divBdr>
        <w:top w:val="none" w:sz="0" w:space="0" w:color="auto"/>
        <w:left w:val="none" w:sz="0" w:space="0" w:color="auto"/>
        <w:bottom w:val="none" w:sz="0" w:space="0" w:color="auto"/>
        <w:right w:val="none" w:sz="0" w:space="0" w:color="auto"/>
      </w:divBdr>
      <w:divsChild>
        <w:div w:id="1379431012">
          <w:marLeft w:val="547"/>
          <w:marRight w:val="0"/>
          <w:marTop w:val="120"/>
          <w:marBottom w:val="0"/>
          <w:divBdr>
            <w:top w:val="none" w:sz="0" w:space="0" w:color="auto"/>
            <w:left w:val="none" w:sz="0" w:space="0" w:color="auto"/>
            <w:bottom w:val="none" w:sz="0" w:space="0" w:color="auto"/>
            <w:right w:val="none" w:sz="0" w:space="0" w:color="auto"/>
          </w:divBdr>
        </w:div>
      </w:divsChild>
    </w:div>
    <w:div w:id="170026149">
      <w:bodyDiv w:val="1"/>
      <w:marLeft w:val="0"/>
      <w:marRight w:val="0"/>
      <w:marTop w:val="0"/>
      <w:marBottom w:val="0"/>
      <w:divBdr>
        <w:top w:val="none" w:sz="0" w:space="0" w:color="auto"/>
        <w:left w:val="none" w:sz="0" w:space="0" w:color="auto"/>
        <w:bottom w:val="none" w:sz="0" w:space="0" w:color="auto"/>
        <w:right w:val="none" w:sz="0" w:space="0" w:color="auto"/>
      </w:divBdr>
    </w:div>
    <w:div w:id="170225500">
      <w:bodyDiv w:val="1"/>
      <w:marLeft w:val="0"/>
      <w:marRight w:val="0"/>
      <w:marTop w:val="0"/>
      <w:marBottom w:val="0"/>
      <w:divBdr>
        <w:top w:val="none" w:sz="0" w:space="0" w:color="auto"/>
        <w:left w:val="none" w:sz="0" w:space="0" w:color="auto"/>
        <w:bottom w:val="none" w:sz="0" w:space="0" w:color="auto"/>
        <w:right w:val="none" w:sz="0" w:space="0" w:color="auto"/>
      </w:divBdr>
    </w:div>
    <w:div w:id="186526719">
      <w:bodyDiv w:val="1"/>
      <w:marLeft w:val="0"/>
      <w:marRight w:val="0"/>
      <w:marTop w:val="0"/>
      <w:marBottom w:val="0"/>
      <w:divBdr>
        <w:top w:val="none" w:sz="0" w:space="0" w:color="auto"/>
        <w:left w:val="none" w:sz="0" w:space="0" w:color="auto"/>
        <w:bottom w:val="none" w:sz="0" w:space="0" w:color="auto"/>
        <w:right w:val="none" w:sz="0" w:space="0" w:color="auto"/>
      </w:divBdr>
    </w:div>
    <w:div w:id="187334546">
      <w:bodyDiv w:val="1"/>
      <w:marLeft w:val="0"/>
      <w:marRight w:val="0"/>
      <w:marTop w:val="0"/>
      <w:marBottom w:val="0"/>
      <w:divBdr>
        <w:top w:val="none" w:sz="0" w:space="0" w:color="auto"/>
        <w:left w:val="none" w:sz="0" w:space="0" w:color="auto"/>
        <w:bottom w:val="none" w:sz="0" w:space="0" w:color="auto"/>
        <w:right w:val="none" w:sz="0" w:space="0" w:color="auto"/>
      </w:divBdr>
    </w:div>
    <w:div w:id="191919760">
      <w:bodyDiv w:val="1"/>
      <w:marLeft w:val="0"/>
      <w:marRight w:val="0"/>
      <w:marTop w:val="0"/>
      <w:marBottom w:val="0"/>
      <w:divBdr>
        <w:top w:val="none" w:sz="0" w:space="0" w:color="auto"/>
        <w:left w:val="none" w:sz="0" w:space="0" w:color="auto"/>
        <w:bottom w:val="none" w:sz="0" w:space="0" w:color="auto"/>
        <w:right w:val="none" w:sz="0" w:space="0" w:color="auto"/>
      </w:divBdr>
    </w:div>
    <w:div w:id="194663340">
      <w:bodyDiv w:val="1"/>
      <w:marLeft w:val="0"/>
      <w:marRight w:val="0"/>
      <w:marTop w:val="0"/>
      <w:marBottom w:val="0"/>
      <w:divBdr>
        <w:top w:val="none" w:sz="0" w:space="0" w:color="auto"/>
        <w:left w:val="none" w:sz="0" w:space="0" w:color="auto"/>
        <w:bottom w:val="none" w:sz="0" w:space="0" w:color="auto"/>
        <w:right w:val="none" w:sz="0" w:space="0" w:color="auto"/>
      </w:divBdr>
    </w:div>
    <w:div w:id="195965267">
      <w:bodyDiv w:val="1"/>
      <w:marLeft w:val="0"/>
      <w:marRight w:val="0"/>
      <w:marTop w:val="0"/>
      <w:marBottom w:val="0"/>
      <w:divBdr>
        <w:top w:val="none" w:sz="0" w:space="0" w:color="auto"/>
        <w:left w:val="none" w:sz="0" w:space="0" w:color="auto"/>
        <w:bottom w:val="none" w:sz="0" w:space="0" w:color="auto"/>
        <w:right w:val="none" w:sz="0" w:space="0" w:color="auto"/>
      </w:divBdr>
    </w:div>
    <w:div w:id="196741638">
      <w:bodyDiv w:val="1"/>
      <w:marLeft w:val="0"/>
      <w:marRight w:val="0"/>
      <w:marTop w:val="0"/>
      <w:marBottom w:val="0"/>
      <w:divBdr>
        <w:top w:val="none" w:sz="0" w:space="0" w:color="auto"/>
        <w:left w:val="none" w:sz="0" w:space="0" w:color="auto"/>
        <w:bottom w:val="none" w:sz="0" w:space="0" w:color="auto"/>
        <w:right w:val="none" w:sz="0" w:space="0" w:color="auto"/>
      </w:divBdr>
    </w:div>
    <w:div w:id="197592921">
      <w:bodyDiv w:val="1"/>
      <w:marLeft w:val="0"/>
      <w:marRight w:val="0"/>
      <w:marTop w:val="0"/>
      <w:marBottom w:val="0"/>
      <w:divBdr>
        <w:top w:val="none" w:sz="0" w:space="0" w:color="auto"/>
        <w:left w:val="none" w:sz="0" w:space="0" w:color="auto"/>
        <w:bottom w:val="none" w:sz="0" w:space="0" w:color="auto"/>
        <w:right w:val="none" w:sz="0" w:space="0" w:color="auto"/>
      </w:divBdr>
    </w:div>
    <w:div w:id="209922557">
      <w:bodyDiv w:val="1"/>
      <w:marLeft w:val="0"/>
      <w:marRight w:val="0"/>
      <w:marTop w:val="0"/>
      <w:marBottom w:val="0"/>
      <w:divBdr>
        <w:top w:val="none" w:sz="0" w:space="0" w:color="auto"/>
        <w:left w:val="none" w:sz="0" w:space="0" w:color="auto"/>
        <w:bottom w:val="none" w:sz="0" w:space="0" w:color="auto"/>
        <w:right w:val="none" w:sz="0" w:space="0" w:color="auto"/>
      </w:divBdr>
    </w:div>
    <w:div w:id="214005346">
      <w:bodyDiv w:val="1"/>
      <w:marLeft w:val="0"/>
      <w:marRight w:val="0"/>
      <w:marTop w:val="0"/>
      <w:marBottom w:val="0"/>
      <w:divBdr>
        <w:top w:val="none" w:sz="0" w:space="0" w:color="auto"/>
        <w:left w:val="none" w:sz="0" w:space="0" w:color="auto"/>
        <w:bottom w:val="none" w:sz="0" w:space="0" w:color="auto"/>
        <w:right w:val="none" w:sz="0" w:space="0" w:color="auto"/>
      </w:divBdr>
    </w:div>
    <w:div w:id="218329111">
      <w:bodyDiv w:val="1"/>
      <w:marLeft w:val="0"/>
      <w:marRight w:val="0"/>
      <w:marTop w:val="0"/>
      <w:marBottom w:val="0"/>
      <w:divBdr>
        <w:top w:val="none" w:sz="0" w:space="0" w:color="auto"/>
        <w:left w:val="none" w:sz="0" w:space="0" w:color="auto"/>
        <w:bottom w:val="none" w:sz="0" w:space="0" w:color="auto"/>
        <w:right w:val="none" w:sz="0" w:space="0" w:color="auto"/>
      </w:divBdr>
    </w:div>
    <w:div w:id="224264655">
      <w:bodyDiv w:val="1"/>
      <w:marLeft w:val="0"/>
      <w:marRight w:val="0"/>
      <w:marTop w:val="0"/>
      <w:marBottom w:val="0"/>
      <w:divBdr>
        <w:top w:val="none" w:sz="0" w:space="0" w:color="auto"/>
        <w:left w:val="none" w:sz="0" w:space="0" w:color="auto"/>
        <w:bottom w:val="none" w:sz="0" w:space="0" w:color="auto"/>
        <w:right w:val="none" w:sz="0" w:space="0" w:color="auto"/>
      </w:divBdr>
    </w:div>
    <w:div w:id="225260076">
      <w:bodyDiv w:val="1"/>
      <w:marLeft w:val="0"/>
      <w:marRight w:val="0"/>
      <w:marTop w:val="0"/>
      <w:marBottom w:val="0"/>
      <w:divBdr>
        <w:top w:val="none" w:sz="0" w:space="0" w:color="auto"/>
        <w:left w:val="none" w:sz="0" w:space="0" w:color="auto"/>
        <w:bottom w:val="none" w:sz="0" w:space="0" w:color="auto"/>
        <w:right w:val="none" w:sz="0" w:space="0" w:color="auto"/>
      </w:divBdr>
    </w:div>
    <w:div w:id="225456698">
      <w:bodyDiv w:val="1"/>
      <w:marLeft w:val="0"/>
      <w:marRight w:val="0"/>
      <w:marTop w:val="0"/>
      <w:marBottom w:val="0"/>
      <w:divBdr>
        <w:top w:val="none" w:sz="0" w:space="0" w:color="auto"/>
        <w:left w:val="none" w:sz="0" w:space="0" w:color="auto"/>
        <w:bottom w:val="none" w:sz="0" w:space="0" w:color="auto"/>
        <w:right w:val="none" w:sz="0" w:space="0" w:color="auto"/>
      </w:divBdr>
    </w:div>
    <w:div w:id="225652984">
      <w:bodyDiv w:val="1"/>
      <w:marLeft w:val="0"/>
      <w:marRight w:val="0"/>
      <w:marTop w:val="0"/>
      <w:marBottom w:val="0"/>
      <w:divBdr>
        <w:top w:val="none" w:sz="0" w:space="0" w:color="auto"/>
        <w:left w:val="none" w:sz="0" w:space="0" w:color="auto"/>
        <w:bottom w:val="none" w:sz="0" w:space="0" w:color="auto"/>
        <w:right w:val="none" w:sz="0" w:space="0" w:color="auto"/>
      </w:divBdr>
    </w:div>
    <w:div w:id="228686076">
      <w:bodyDiv w:val="1"/>
      <w:marLeft w:val="0"/>
      <w:marRight w:val="0"/>
      <w:marTop w:val="0"/>
      <w:marBottom w:val="0"/>
      <w:divBdr>
        <w:top w:val="none" w:sz="0" w:space="0" w:color="auto"/>
        <w:left w:val="none" w:sz="0" w:space="0" w:color="auto"/>
        <w:bottom w:val="none" w:sz="0" w:space="0" w:color="auto"/>
        <w:right w:val="none" w:sz="0" w:space="0" w:color="auto"/>
      </w:divBdr>
    </w:div>
    <w:div w:id="230896797">
      <w:bodyDiv w:val="1"/>
      <w:marLeft w:val="0"/>
      <w:marRight w:val="0"/>
      <w:marTop w:val="0"/>
      <w:marBottom w:val="0"/>
      <w:divBdr>
        <w:top w:val="none" w:sz="0" w:space="0" w:color="auto"/>
        <w:left w:val="none" w:sz="0" w:space="0" w:color="auto"/>
        <w:bottom w:val="none" w:sz="0" w:space="0" w:color="auto"/>
        <w:right w:val="none" w:sz="0" w:space="0" w:color="auto"/>
      </w:divBdr>
    </w:div>
    <w:div w:id="231084618">
      <w:bodyDiv w:val="1"/>
      <w:marLeft w:val="0"/>
      <w:marRight w:val="0"/>
      <w:marTop w:val="0"/>
      <w:marBottom w:val="0"/>
      <w:divBdr>
        <w:top w:val="none" w:sz="0" w:space="0" w:color="auto"/>
        <w:left w:val="none" w:sz="0" w:space="0" w:color="auto"/>
        <w:bottom w:val="none" w:sz="0" w:space="0" w:color="auto"/>
        <w:right w:val="none" w:sz="0" w:space="0" w:color="auto"/>
      </w:divBdr>
    </w:div>
    <w:div w:id="234170440">
      <w:bodyDiv w:val="1"/>
      <w:marLeft w:val="0"/>
      <w:marRight w:val="0"/>
      <w:marTop w:val="0"/>
      <w:marBottom w:val="0"/>
      <w:divBdr>
        <w:top w:val="none" w:sz="0" w:space="0" w:color="auto"/>
        <w:left w:val="none" w:sz="0" w:space="0" w:color="auto"/>
        <w:bottom w:val="none" w:sz="0" w:space="0" w:color="auto"/>
        <w:right w:val="none" w:sz="0" w:space="0" w:color="auto"/>
      </w:divBdr>
    </w:div>
    <w:div w:id="237442996">
      <w:bodyDiv w:val="1"/>
      <w:marLeft w:val="0"/>
      <w:marRight w:val="0"/>
      <w:marTop w:val="0"/>
      <w:marBottom w:val="0"/>
      <w:divBdr>
        <w:top w:val="none" w:sz="0" w:space="0" w:color="auto"/>
        <w:left w:val="none" w:sz="0" w:space="0" w:color="auto"/>
        <w:bottom w:val="none" w:sz="0" w:space="0" w:color="auto"/>
        <w:right w:val="none" w:sz="0" w:space="0" w:color="auto"/>
      </w:divBdr>
    </w:div>
    <w:div w:id="240021456">
      <w:bodyDiv w:val="1"/>
      <w:marLeft w:val="0"/>
      <w:marRight w:val="0"/>
      <w:marTop w:val="0"/>
      <w:marBottom w:val="0"/>
      <w:divBdr>
        <w:top w:val="none" w:sz="0" w:space="0" w:color="auto"/>
        <w:left w:val="none" w:sz="0" w:space="0" w:color="auto"/>
        <w:bottom w:val="none" w:sz="0" w:space="0" w:color="auto"/>
        <w:right w:val="none" w:sz="0" w:space="0" w:color="auto"/>
      </w:divBdr>
    </w:div>
    <w:div w:id="246769303">
      <w:bodyDiv w:val="1"/>
      <w:marLeft w:val="0"/>
      <w:marRight w:val="0"/>
      <w:marTop w:val="0"/>
      <w:marBottom w:val="0"/>
      <w:divBdr>
        <w:top w:val="none" w:sz="0" w:space="0" w:color="auto"/>
        <w:left w:val="none" w:sz="0" w:space="0" w:color="auto"/>
        <w:bottom w:val="none" w:sz="0" w:space="0" w:color="auto"/>
        <w:right w:val="none" w:sz="0" w:space="0" w:color="auto"/>
      </w:divBdr>
    </w:div>
    <w:div w:id="247428659">
      <w:bodyDiv w:val="1"/>
      <w:marLeft w:val="0"/>
      <w:marRight w:val="0"/>
      <w:marTop w:val="0"/>
      <w:marBottom w:val="0"/>
      <w:divBdr>
        <w:top w:val="none" w:sz="0" w:space="0" w:color="auto"/>
        <w:left w:val="none" w:sz="0" w:space="0" w:color="auto"/>
        <w:bottom w:val="none" w:sz="0" w:space="0" w:color="auto"/>
        <w:right w:val="none" w:sz="0" w:space="0" w:color="auto"/>
      </w:divBdr>
    </w:div>
    <w:div w:id="250625995">
      <w:bodyDiv w:val="1"/>
      <w:marLeft w:val="0"/>
      <w:marRight w:val="0"/>
      <w:marTop w:val="0"/>
      <w:marBottom w:val="0"/>
      <w:divBdr>
        <w:top w:val="none" w:sz="0" w:space="0" w:color="auto"/>
        <w:left w:val="none" w:sz="0" w:space="0" w:color="auto"/>
        <w:bottom w:val="none" w:sz="0" w:space="0" w:color="auto"/>
        <w:right w:val="none" w:sz="0" w:space="0" w:color="auto"/>
      </w:divBdr>
    </w:div>
    <w:div w:id="265231159">
      <w:bodyDiv w:val="1"/>
      <w:marLeft w:val="0"/>
      <w:marRight w:val="0"/>
      <w:marTop w:val="0"/>
      <w:marBottom w:val="0"/>
      <w:divBdr>
        <w:top w:val="none" w:sz="0" w:space="0" w:color="auto"/>
        <w:left w:val="none" w:sz="0" w:space="0" w:color="auto"/>
        <w:bottom w:val="none" w:sz="0" w:space="0" w:color="auto"/>
        <w:right w:val="none" w:sz="0" w:space="0" w:color="auto"/>
      </w:divBdr>
    </w:div>
    <w:div w:id="270357089">
      <w:bodyDiv w:val="1"/>
      <w:marLeft w:val="0"/>
      <w:marRight w:val="0"/>
      <w:marTop w:val="0"/>
      <w:marBottom w:val="0"/>
      <w:divBdr>
        <w:top w:val="none" w:sz="0" w:space="0" w:color="auto"/>
        <w:left w:val="none" w:sz="0" w:space="0" w:color="auto"/>
        <w:bottom w:val="none" w:sz="0" w:space="0" w:color="auto"/>
        <w:right w:val="none" w:sz="0" w:space="0" w:color="auto"/>
      </w:divBdr>
    </w:div>
    <w:div w:id="274597608">
      <w:bodyDiv w:val="1"/>
      <w:marLeft w:val="0"/>
      <w:marRight w:val="0"/>
      <w:marTop w:val="0"/>
      <w:marBottom w:val="0"/>
      <w:divBdr>
        <w:top w:val="none" w:sz="0" w:space="0" w:color="auto"/>
        <w:left w:val="none" w:sz="0" w:space="0" w:color="auto"/>
        <w:bottom w:val="none" w:sz="0" w:space="0" w:color="auto"/>
        <w:right w:val="none" w:sz="0" w:space="0" w:color="auto"/>
      </w:divBdr>
    </w:div>
    <w:div w:id="276253689">
      <w:bodyDiv w:val="1"/>
      <w:marLeft w:val="0"/>
      <w:marRight w:val="0"/>
      <w:marTop w:val="0"/>
      <w:marBottom w:val="0"/>
      <w:divBdr>
        <w:top w:val="none" w:sz="0" w:space="0" w:color="auto"/>
        <w:left w:val="none" w:sz="0" w:space="0" w:color="auto"/>
        <w:bottom w:val="none" w:sz="0" w:space="0" w:color="auto"/>
        <w:right w:val="none" w:sz="0" w:space="0" w:color="auto"/>
      </w:divBdr>
    </w:div>
    <w:div w:id="279384499">
      <w:bodyDiv w:val="1"/>
      <w:marLeft w:val="0"/>
      <w:marRight w:val="0"/>
      <w:marTop w:val="0"/>
      <w:marBottom w:val="0"/>
      <w:divBdr>
        <w:top w:val="none" w:sz="0" w:space="0" w:color="auto"/>
        <w:left w:val="none" w:sz="0" w:space="0" w:color="auto"/>
        <w:bottom w:val="none" w:sz="0" w:space="0" w:color="auto"/>
        <w:right w:val="none" w:sz="0" w:space="0" w:color="auto"/>
      </w:divBdr>
    </w:div>
    <w:div w:id="280575341">
      <w:bodyDiv w:val="1"/>
      <w:marLeft w:val="0"/>
      <w:marRight w:val="0"/>
      <w:marTop w:val="0"/>
      <w:marBottom w:val="0"/>
      <w:divBdr>
        <w:top w:val="none" w:sz="0" w:space="0" w:color="auto"/>
        <w:left w:val="none" w:sz="0" w:space="0" w:color="auto"/>
        <w:bottom w:val="none" w:sz="0" w:space="0" w:color="auto"/>
        <w:right w:val="none" w:sz="0" w:space="0" w:color="auto"/>
      </w:divBdr>
    </w:div>
    <w:div w:id="281307622">
      <w:bodyDiv w:val="1"/>
      <w:marLeft w:val="0"/>
      <w:marRight w:val="0"/>
      <w:marTop w:val="0"/>
      <w:marBottom w:val="0"/>
      <w:divBdr>
        <w:top w:val="none" w:sz="0" w:space="0" w:color="auto"/>
        <w:left w:val="none" w:sz="0" w:space="0" w:color="auto"/>
        <w:bottom w:val="none" w:sz="0" w:space="0" w:color="auto"/>
        <w:right w:val="none" w:sz="0" w:space="0" w:color="auto"/>
      </w:divBdr>
    </w:div>
    <w:div w:id="282423198">
      <w:bodyDiv w:val="1"/>
      <w:marLeft w:val="0"/>
      <w:marRight w:val="0"/>
      <w:marTop w:val="0"/>
      <w:marBottom w:val="0"/>
      <w:divBdr>
        <w:top w:val="none" w:sz="0" w:space="0" w:color="auto"/>
        <w:left w:val="none" w:sz="0" w:space="0" w:color="auto"/>
        <w:bottom w:val="none" w:sz="0" w:space="0" w:color="auto"/>
        <w:right w:val="none" w:sz="0" w:space="0" w:color="auto"/>
      </w:divBdr>
    </w:div>
    <w:div w:id="284041076">
      <w:bodyDiv w:val="1"/>
      <w:marLeft w:val="0"/>
      <w:marRight w:val="0"/>
      <w:marTop w:val="0"/>
      <w:marBottom w:val="0"/>
      <w:divBdr>
        <w:top w:val="none" w:sz="0" w:space="0" w:color="auto"/>
        <w:left w:val="none" w:sz="0" w:space="0" w:color="auto"/>
        <w:bottom w:val="none" w:sz="0" w:space="0" w:color="auto"/>
        <w:right w:val="none" w:sz="0" w:space="0" w:color="auto"/>
      </w:divBdr>
    </w:div>
    <w:div w:id="285236108">
      <w:bodyDiv w:val="1"/>
      <w:marLeft w:val="0"/>
      <w:marRight w:val="0"/>
      <w:marTop w:val="0"/>
      <w:marBottom w:val="0"/>
      <w:divBdr>
        <w:top w:val="none" w:sz="0" w:space="0" w:color="auto"/>
        <w:left w:val="none" w:sz="0" w:space="0" w:color="auto"/>
        <w:bottom w:val="none" w:sz="0" w:space="0" w:color="auto"/>
        <w:right w:val="none" w:sz="0" w:space="0" w:color="auto"/>
      </w:divBdr>
      <w:divsChild>
        <w:div w:id="1629317525">
          <w:marLeft w:val="0"/>
          <w:marRight w:val="0"/>
          <w:marTop w:val="0"/>
          <w:marBottom w:val="0"/>
          <w:divBdr>
            <w:top w:val="none" w:sz="0" w:space="0" w:color="auto"/>
            <w:left w:val="none" w:sz="0" w:space="0" w:color="auto"/>
            <w:bottom w:val="none" w:sz="0" w:space="0" w:color="auto"/>
            <w:right w:val="none" w:sz="0" w:space="0" w:color="auto"/>
          </w:divBdr>
        </w:div>
      </w:divsChild>
    </w:div>
    <w:div w:id="288240343">
      <w:bodyDiv w:val="1"/>
      <w:marLeft w:val="0"/>
      <w:marRight w:val="0"/>
      <w:marTop w:val="0"/>
      <w:marBottom w:val="0"/>
      <w:divBdr>
        <w:top w:val="none" w:sz="0" w:space="0" w:color="auto"/>
        <w:left w:val="none" w:sz="0" w:space="0" w:color="auto"/>
        <w:bottom w:val="none" w:sz="0" w:space="0" w:color="auto"/>
        <w:right w:val="none" w:sz="0" w:space="0" w:color="auto"/>
      </w:divBdr>
    </w:div>
    <w:div w:id="290132603">
      <w:bodyDiv w:val="1"/>
      <w:marLeft w:val="0"/>
      <w:marRight w:val="0"/>
      <w:marTop w:val="0"/>
      <w:marBottom w:val="0"/>
      <w:divBdr>
        <w:top w:val="none" w:sz="0" w:space="0" w:color="auto"/>
        <w:left w:val="none" w:sz="0" w:space="0" w:color="auto"/>
        <w:bottom w:val="none" w:sz="0" w:space="0" w:color="auto"/>
        <w:right w:val="none" w:sz="0" w:space="0" w:color="auto"/>
      </w:divBdr>
    </w:div>
    <w:div w:id="296377433">
      <w:bodyDiv w:val="1"/>
      <w:marLeft w:val="0"/>
      <w:marRight w:val="0"/>
      <w:marTop w:val="0"/>
      <w:marBottom w:val="0"/>
      <w:divBdr>
        <w:top w:val="none" w:sz="0" w:space="0" w:color="auto"/>
        <w:left w:val="none" w:sz="0" w:space="0" w:color="auto"/>
        <w:bottom w:val="none" w:sz="0" w:space="0" w:color="auto"/>
        <w:right w:val="none" w:sz="0" w:space="0" w:color="auto"/>
      </w:divBdr>
    </w:div>
    <w:div w:id="306084384">
      <w:bodyDiv w:val="1"/>
      <w:marLeft w:val="0"/>
      <w:marRight w:val="0"/>
      <w:marTop w:val="0"/>
      <w:marBottom w:val="0"/>
      <w:divBdr>
        <w:top w:val="none" w:sz="0" w:space="0" w:color="auto"/>
        <w:left w:val="none" w:sz="0" w:space="0" w:color="auto"/>
        <w:bottom w:val="none" w:sz="0" w:space="0" w:color="auto"/>
        <w:right w:val="none" w:sz="0" w:space="0" w:color="auto"/>
      </w:divBdr>
    </w:div>
    <w:div w:id="309213490">
      <w:bodyDiv w:val="1"/>
      <w:marLeft w:val="0"/>
      <w:marRight w:val="0"/>
      <w:marTop w:val="0"/>
      <w:marBottom w:val="0"/>
      <w:divBdr>
        <w:top w:val="none" w:sz="0" w:space="0" w:color="auto"/>
        <w:left w:val="none" w:sz="0" w:space="0" w:color="auto"/>
        <w:bottom w:val="none" w:sz="0" w:space="0" w:color="auto"/>
        <w:right w:val="none" w:sz="0" w:space="0" w:color="auto"/>
      </w:divBdr>
    </w:div>
    <w:div w:id="311377293">
      <w:bodyDiv w:val="1"/>
      <w:marLeft w:val="0"/>
      <w:marRight w:val="0"/>
      <w:marTop w:val="0"/>
      <w:marBottom w:val="0"/>
      <w:divBdr>
        <w:top w:val="none" w:sz="0" w:space="0" w:color="auto"/>
        <w:left w:val="none" w:sz="0" w:space="0" w:color="auto"/>
        <w:bottom w:val="none" w:sz="0" w:space="0" w:color="auto"/>
        <w:right w:val="none" w:sz="0" w:space="0" w:color="auto"/>
      </w:divBdr>
    </w:div>
    <w:div w:id="319501174">
      <w:bodyDiv w:val="1"/>
      <w:marLeft w:val="0"/>
      <w:marRight w:val="0"/>
      <w:marTop w:val="0"/>
      <w:marBottom w:val="0"/>
      <w:divBdr>
        <w:top w:val="none" w:sz="0" w:space="0" w:color="auto"/>
        <w:left w:val="none" w:sz="0" w:space="0" w:color="auto"/>
        <w:bottom w:val="none" w:sz="0" w:space="0" w:color="auto"/>
        <w:right w:val="none" w:sz="0" w:space="0" w:color="auto"/>
      </w:divBdr>
    </w:div>
    <w:div w:id="323748325">
      <w:bodyDiv w:val="1"/>
      <w:marLeft w:val="0"/>
      <w:marRight w:val="0"/>
      <w:marTop w:val="0"/>
      <w:marBottom w:val="0"/>
      <w:divBdr>
        <w:top w:val="none" w:sz="0" w:space="0" w:color="auto"/>
        <w:left w:val="none" w:sz="0" w:space="0" w:color="auto"/>
        <w:bottom w:val="none" w:sz="0" w:space="0" w:color="auto"/>
        <w:right w:val="none" w:sz="0" w:space="0" w:color="auto"/>
      </w:divBdr>
    </w:div>
    <w:div w:id="324211202">
      <w:bodyDiv w:val="1"/>
      <w:marLeft w:val="0"/>
      <w:marRight w:val="0"/>
      <w:marTop w:val="0"/>
      <w:marBottom w:val="0"/>
      <w:divBdr>
        <w:top w:val="none" w:sz="0" w:space="0" w:color="auto"/>
        <w:left w:val="none" w:sz="0" w:space="0" w:color="auto"/>
        <w:bottom w:val="none" w:sz="0" w:space="0" w:color="auto"/>
        <w:right w:val="none" w:sz="0" w:space="0" w:color="auto"/>
      </w:divBdr>
    </w:div>
    <w:div w:id="333798058">
      <w:bodyDiv w:val="1"/>
      <w:marLeft w:val="0"/>
      <w:marRight w:val="0"/>
      <w:marTop w:val="0"/>
      <w:marBottom w:val="0"/>
      <w:divBdr>
        <w:top w:val="none" w:sz="0" w:space="0" w:color="auto"/>
        <w:left w:val="none" w:sz="0" w:space="0" w:color="auto"/>
        <w:bottom w:val="none" w:sz="0" w:space="0" w:color="auto"/>
        <w:right w:val="none" w:sz="0" w:space="0" w:color="auto"/>
      </w:divBdr>
    </w:div>
    <w:div w:id="334187007">
      <w:bodyDiv w:val="1"/>
      <w:marLeft w:val="0"/>
      <w:marRight w:val="0"/>
      <w:marTop w:val="0"/>
      <w:marBottom w:val="0"/>
      <w:divBdr>
        <w:top w:val="none" w:sz="0" w:space="0" w:color="auto"/>
        <w:left w:val="none" w:sz="0" w:space="0" w:color="auto"/>
        <w:bottom w:val="none" w:sz="0" w:space="0" w:color="auto"/>
        <w:right w:val="none" w:sz="0" w:space="0" w:color="auto"/>
      </w:divBdr>
    </w:div>
    <w:div w:id="336201098">
      <w:bodyDiv w:val="1"/>
      <w:marLeft w:val="0"/>
      <w:marRight w:val="0"/>
      <w:marTop w:val="0"/>
      <w:marBottom w:val="0"/>
      <w:divBdr>
        <w:top w:val="none" w:sz="0" w:space="0" w:color="auto"/>
        <w:left w:val="none" w:sz="0" w:space="0" w:color="auto"/>
        <w:bottom w:val="none" w:sz="0" w:space="0" w:color="auto"/>
        <w:right w:val="none" w:sz="0" w:space="0" w:color="auto"/>
      </w:divBdr>
      <w:divsChild>
        <w:div w:id="128060284">
          <w:marLeft w:val="1166"/>
          <w:marRight w:val="0"/>
          <w:marTop w:val="0"/>
          <w:marBottom w:val="0"/>
          <w:divBdr>
            <w:top w:val="none" w:sz="0" w:space="0" w:color="auto"/>
            <w:left w:val="none" w:sz="0" w:space="0" w:color="auto"/>
            <w:bottom w:val="none" w:sz="0" w:space="0" w:color="auto"/>
            <w:right w:val="none" w:sz="0" w:space="0" w:color="auto"/>
          </w:divBdr>
        </w:div>
      </w:divsChild>
    </w:div>
    <w:div w:id="344946555">
      <w:bodyDiv w:val="1"/>
      <w:marLeft w:val="0"/>
      <w:marRight w:val="0"/>
      <w:marTop w:val="0"/>
      <w:marBottom w:val="0"/>
      <w:divBdr>
        <w:top w:val="none" w:sz="0" w:space="0" w:color="auto"/>
        <w:left w:val="none" w:sz="0" w:space="0" w:color="auto"/>
        <w:bottom w:val="none" w:sz="0" w:space="0" w:color="auto"/>
        <w:right w:val="none" w:sz="0" w:space="0" w:color="auto"/>
      </w:divBdr>
    </w:div>
    <w:div w:id="346832875">
      <w:bodyDiv w:val="1"/>
      <w:marLeft w:val="0"/>
      <w:marRight w:val="0"/>
      <w:marTop w:val="0"/>
      <w:marBottom w:val="0"/>
      <w:divBdr>
        <w:top w:val="none" w:sz="0" w:space="0" w:color="auto"/>
        <w:left w:val="none" w:sz="0" w:space="0" w:color="auto"/>
        <w:bottom w:val="none" w:sz="0" w:space="0" w:color="auto"/>
        <w:right w:val="none" w:sz="0" w:space="0" w:color="auto"/>
      </w:divBdr>
    </w:div>
    <w:div w:id="384641316">
      <w:bodyDiv w:val="1"/>
      <w:marLeft w:val="0"/>
      <w:marRight w:val="0"/>
      <w:marTop w:val="0"/>
      <w:marBottom w:val="0"/>
      <w:divBdr>
        <w:top w:val="none" w:sz="0" w:space="0" w:color="auto"/>
        <w:left w:val="none" w:sz="0" w:space="0" w:color="auto"/>
        <w:bottom w:val="none" w:sz="0" w:space="0" w:color="auto"/>
        <w:right w:val="none" w:sz="0" w:space="0" w:color="auto"/>
      </w:divBdr>
      <w:divsChild>
        <w:div w:id="1045135258">
          <w:marLeft w:val="547"/>
          <w:marRight w:val="0"/>
          <w:marTop w:val="134"/>
          <w:marBottom w:val="0"/>
          <w:divBdr>
            <w:top w:val="none" w:sz="0" w:space="0" w:color="auto"/>
            <w:left w:val="none" w:sz="0" w:space="0" w:color="auto"/>
            <w:bottom w:val="none" w:sz="0" w:space="0" w:color="auto"/>
            <w:right w:val="none" w:sz="0" w:space="0" w:color="auto"/>
          </w:divBdr>
        </w:div>
        <w:div w:id="1364944623">
          <w:marLeft w:val="547"/>
          <w:marRight w:val="0"/>
          <w:marTop w:val="134"/>
          <w:marBottom w:val="0"/>
          <w:divBdr>
            <w:top w:val="none" w:sz="0" w:space="0" w:color="auto"/>
            <w:left w:val="none" w:sz="0" w:space="0" w:color="auto"/>
            <w:bottom w:val="none" w:sz="0" w:space="0" w:color="auto"/>
            <w:right w:val="none" w:sz="0" w:space="0" w:color="auto"/>
          </w:divBdr>
        </w:div>
        <w:div w:id="1861817656">
          <w:marLeft w:val="547"/>
          <w:marRight w:val="0"/>
          <w:marTop w:val="134"/>
          <w:marBottom w:val="0"/>
          <w:divBdr>
            <w:top w:val="none" w:sz="0" w:space="0" w:color="auto"/>
            <w:left w:val="none" w:sz="0" w:space="0" w:color="auto"/>
            <w:bottom w:val="none" w:sz="0" w:space="0" w:color="auto"/>
            <w:right w:val="none" w:sz="0" w:space="0" w:color="auto"/>
          </w:divBdr>
        </w:div>
      </w:divsChild>
    </w:div>
    <w:div w:id="387607154">
      <w:bodyDiv w:val="1"/>
      <w:marLeft w:val="0"/>
      <w:marRight w:val="0"/>
      <w:marTop w:val="0"/>
      <w:marBottom w:val="0"/>
      <w:divBdr>
        <w:top w:val="none" w:sz="0" w:space="0" w:color="auto"/>
        <w:left w:val="none" w:sz="0" w:space="0" w:color="auto"/>
        <w:bottom w:val="none" w:sz="0" w:space="0" w:color="auto"/>
        <w:right w:val="none" w:sz="0" w:space="0" w:color="auto"/>
      </w:divBdr>
    </w:div>
    <w:div w:id="397821685">
      <w:bodyDiv w:val="1"/>
      <w:marLeft w:val="0"/>
      <w:marRight w:val="0"/>
      <w:marTop w:val="0"/>
      <w:marBottom w:val="0"/>
      <w:divBdr>
        <w:top w:val="none" w:sz="0" w:space="0" w:color="auto"/>
        <w:left w:val="none" w:sz="0" w:space="0" w:color="auto"/>
        <w:bottom w:val="none" w:sz="0" w:space="0" w:color="auto"/>
        <w:right w:val="none" w:sz="0" w:space="0" w:color="auto"/>
      </w:divBdr>
      <w:divsChild>
        <w:div w:id="1638412242">
          <w:marLeft w:val="1166"/>
          <w:marRight w:val="0"/>
          <w:marTop w:val="0"/>
          <w:marBottom w:val="0"/>
          <w:divBdr>
            <w:top w:val="none" w:sz="0" w:space="0" w:color="auto"/>
            <w:left w:val="none" w:sz="0" w:space="0" w:color="auto"/>
            <w:bottom w:val="none" w:sz="0" w:space="0" w:color="auto"/>
            <w:right w:val="none" w:sz="0" w:space="0" w:color="auto"/>
          </w:divBdr>
        </w:div>
      </w:divsChild>
    </w:div>
    <w:div w:id="400449375">
      <w:bodyDiv w:val="1"/>
      <w:marLeft w:val="0"/>
      <w:marRight w:val="0"/>
      <w:marTop w:val="0"/>
      <w:marBottom w:val="0"/>
      <w:divBdr>
        <w:top w:val="none" w:sz="0" w:space="0" w:color="auto"/>
        <w:left w:val="none" w:sz="0" w:space="0" w:color="auto"/>
        <w:bottom w:val="none" w:sz="0" w:space="0" w:color="auto"/>
        <w:right w:val="none" w:sz="0" w:space="0" w:color="auto"/>
      </w:divBdr>
    </w:div>
    <w:div w:id="405347126">
      <w:bodyDiv w:val="1"/>
      <w:marLeft w:val="0"/>
      <w:marRight w:val="0"/>
      <w:marTop w:val="0"/>
      <w:marBottom w:val="0"/>
      <w:divBdr>
        <w:top w:val="none" w:sz="0" w:space="0" w:color="auto"/>
        <w:left w:val="none" w:sz="0" w:space="0" w:color="auto"/>
        <w:bottom w:val="none" w:sz="0" w:space="0" w:color="auto"/>
        <w:right w:val="none" w:sz="0" w:space="0" w:color="auto"/>
      </w:divBdr>
    </w:div>
    <w:div w:id="413357941">
      <w:bodyDiv w:val="1"/>
      <w:marLeft w:val="0"/>
      <w:marRight w:val="0"/>
      <w:marTop w:val="0"/>
      <w:marBottom w:val="0"/>
      <w:divBdr>
        <w:top w:val="none" w:sz="0" w:space="0" w:color="auto"/>
        <w:left w:val="none" w:sz="0" w:space="0" w:color="auto"/>
        <w:bottom w:val="none" w:sz="0" w:space="0" w:color="auto"/>
        <w:right w:val="none" w:sz="0" w:space="0" w:color="auto"/>
      </w:divBdr>
    </w:div>
    <w:div w:id="414784631">
      <w:bodyDiv w:val="1"/>
      <w:marLeft w:val="0"/>
      <w:marRight w:val="0"/>
      <w:marTop w:val="0"/>
      <w:marBottom w:val="0"/>
      <w:divBdr>
        <w:top w:val="none" w:sz="0" w:space="0" w:color="auto"/>
        <w:left w:val="none" w:sz="0" w:space="0" w:color="auto"/>
        <w:bottom w:val="none" w:sz="0" w:space="0" w:color="auto"/>
        <w:right w:val="none" w:sz="0" w:space="0" w:color="auto"/>
      </w:divBdr>
    </w:div>
    <w:div w:id="421024469">
      <w:bodyDiv w:val="1"/>
      <w:marLeft w:val="0"/>
      <w:marRight w:val="0"/>
      <w:marTop w:val="0"/>
      <w:marBottom w:val="0"/>
      <w:divBdr>
        <w:top w:val="none" w:sz="0" w:space="0" w:color="auto"/>
        <w:left w:val="none" w:sz="0" w:space="0" w:color="auto"/>
        <w:bottom w:val="none" w:sz="0" w:space="0" w:color="auto"/>
        <w:right w:val="none" w:sz="0" w:space="0" w:color="auto"/>
      </w:divBdr>
    </w:div>
    <w:div w:id="422652771">
      <w:bodyDiv w:val="1"/>
      <w:marLeft w:val="0"/>
      <w:marRight w:val="0"/>
      <w:marTop w:val="0"/>
      <w:marBottom w:val="0"/>
      <w:divBdr>
        <w:top w:val="none" w:sz="0" w:space="0" w:color="auto"/>
        <w:left w:val="none" w:sz="0" w:space="0" w:color="auto"/>
        <w:bottom w:val="none" w:sz="0" w:space="0" w:color="auto"/>
        <w:right w:val="none" w:sz="0" w:space="0" w:color="auto"/>
      </w:divBdr>
    </w:div>
    <w:div w:id="422797308">
      <w:bodyDiv w:val="1"/>
      <w:marLeft w:val="0"/>
      <w:marRight w:val="0"/>
      <w:marTop w:val="0"/>
      <w:marBottom w:val="0"/>
      <w:divBdr>
        <w:top w:val="none" w:sz="0" w:space="0" w:color="auto"/>
        <w:left w:val="none" w:sz="0" w:space="0" w:color="auto"/>
        <w:bottom w:val="none" w:sz="0" w:space="0" w:color="auto"/>
        <w:right w:val="none" w:sz="0" w:space="0" w:color="auto"/>
      </w:divBdr>
    </w:div>
    <w:div w:id="425688810">
      <w:bodyDiv w:val="1"/>
      <w:marLeft w:val="0"/>
      <w:marRight w:val="0"/>
      <w:marTop w:val="0"/>
      <w:marBottom w:val="0"/>
      <w:divBdr>
        <w:top w:val="none" w:sz="0" w:space="0" w:color="auto"/>
        <w:left w:val="none" w:sz="0" w:space="0" w:color="auto"/>
        <w:bottom w:val="none" w:sz="0" w:space="0" w:color="auto"/>
        <w:right w:val="none" w:sz="0" w:space="0" w:color="auto"/>
      </w:divBdr>
    </w:div>
    <w:div w:id="434178471">
      <w:bodyDiv w:val="1"/>
      <w:marLeft w:val="0"/>
      <w:marRight w:val="0"/>
      <w:marTop w:val="0"/>
      <w:marBottom w:val="0"/>
      <w:divBdr>
        <w:top w:val="none" w:sz="0" w:space="0" w:color="auto"/>
        <w:left w:val="none" w:sz="0" w:space="0" w:color="auto"/>
        <w:bottom w:val="none" w:sz="0" w:space="0" w:color="auto"/>
        <w:right w:val="none" w:sz="0" w:space="0" w:color="auto"/>
      </w:divBdr>
    </w:div>
    <w:div w:id="445732730">
      <w:bodyDiv w:val="1"/>
      <w:marLeft w:val="0"/>
      <w:marRight w:val="0"/>
      <w:marTop w:val="0"/>
      <w:marBottom w:val="0"/>
      <w:divBdr>
        <w:top w:val="none" w:sz="0" w:space="0" w:color="auto"/>
        <w:left w:val="none" w:sz="0" w:space="0" w:color="auto"/>
        <w:bottom w:val="none" w:sz="0" w:space="0" w:color="auto"/>
        <w:right w:val="none" w:sz="0" w:space="0" w:color="auto"/>
      </w:divBdr>
    </w:div>
    <w:div w:id="455374564">
      <w:bodyDiv w:val="1"/>
      <w:marLeft w:val="0"/>
      <w:marRight w:val="0"/>
      <w:marTop w:val="0"/>
      <w:marBottom w:val="0"/>
      <w:divBdr>
        <w:top w:val="none" w:sz="0" w:space="0" w:color="auto"/>
        <w:left w:val="none" w:sz="0" w:space="0" w:color="auto"/>
        <w:bottom w:val="none" w:sz="0" w:space="0" w:color="auto"/>
        <w:right w:val="none" w:sz="0" w:space="0" w:color="auto"/>
      </w:divBdr>
    </w:div>
    <w:div w:id="471872303">
      <w:bodyDiv w:val="1"/>
      <w:marLeft w:val="0"/>
      <w:marRight w:val="0"/>
      <w:marTop w:val="0"/>
      <w:marBottom w:val="0"/>
      <w:divBdr>
        <w:top w:val="none" w:sz="0" w:space="0" w:color="auto"/>
        <w:left w:val="none" w:sz="0" w:space="0" w:color="auto"/>
        <w:bottom w:val="none" w:sz="0" w:space="0" w:color="auto"/>
        <w:right w:val="none" w:sz="0" w:space="0" w:color="auto"/>
      </w:divBdr>
    </w:div>
    <w:div w:id="472597520">
      <w:bodyDiv w:val="1"/>
      <w:marLeft w:val="0"/>
      <w:marRight w:val="0"/>
      <w:marTop w:val="0"/>
      <w:marBottom w:val="0"/>
      <w:divBdr>
        <w:top w:val="none" w:sz="0" w:space="0" w:color="auto"/>
        <w:left w:val="none" w:sz="0" w:space="0" w:color="auto"/>
        <w:bottom w:val="none" w:sz="0" w:space="0" w:color="auto"/>
        <w:right w:val="none" w:sz="0" w:space="0" w:color="auto"/>
      </w:divBdr>
    </w:div>
    <w:div w:id="476190950">
      <w:bodyDiv w:val="1"/>
      <w:marLeft w:val="0"/>
      <w:marRight w:val="0"/>
      <w:marTop w:val="0"/>
      <w:marBottom w:val="0"/>
      <w:divBdr>
        <w:top w:val="none" w:sz="0" w:space="0" w:color="auto"/>
        <w:left w:val="none" w:sz="0" w:space="0" w:color="auto"/>
        <w:bottom w:val="none" w:sz="0" w:space="0" w:color="auto"/>
        <w:right w:val="none" w:sz="0" w:space="0" w:color="auto"/>
      </w:divBdr>
    </w:div>
    <w:div w:id="492381620">
      <w:bodyDiv w:val="1"/>
      <w:marLeft w:val="0"/>
      <w:marRight w:val="0"/>
      <w:marTop w:val="0"/>
      <w:marBottom w:val="0"/>
      <w:divBdr>
        <w:top w:val="none" w:sz="0" w:space="0" w:color="auto"/>
        <w:left w:val="none" w:sz="0" w:space="0" w:color="auto"/>
        <w:bottom w:val="none" w:sz="0" w:space="0" w:color="auto"/>
        <w:right w:val="none" w:sz="0" w:space="0" w:color="auto"/>
      </w:divBdr>
    </w:div>
    <w:div w:id="494608440">
      <w:bodyDiv w:val="1"/>
      <w:marLeft w:val="0"/>
      <w:marRight w:val="0"/>
      <w:marTop w:val="0"/>
      <w:marBottom w:val="0"/>
      <w:divBdr>
        <w:top w:val="none" w:sz="0" w:space="0" w:color="auto"/>
        <w:left w:val="none" w:sz="0" w:space="0" w:color="auto"/>
        <w:bottom w:val="none" w:sz="0" w:space="0" w:color="auto"/>
        <w:right w:val="none" w:sz="0" w:space="0" w:color="auto"/>
      </w:divBdr>
    </w:div>
    <w:div w:id="495917929">
      <w:bodyDiv w:val="1"/>
      <w:marLeft w:val="0"/>
      <w:marRight w:val="0"/>
      <w:marTop w:val="0"/>
      <w:marBottom w:val="0"/>
      <w:divBdr>
        <w:top w:val="none" w:sz="0" w:space="0" w:color="auto"/>
        <w:left w:val="none" w:sz="0" w:space="0" w:color="auto"/>
        <w:bottom w:val="none" w:sz="0" w:space="0" w:color="auto"/>
        <w:right w:val="none" w:sz="0" w:space="0" w:color="auto"/>
      </w:divBdr>
    </w:div>
    <w:div w:id="500002710">
      <w:bodyDiv w:val="1"/>
      <w:marLeft w:val="0"/>
      <w:marRight w:val="0"/>
      <w:marTop w:val="0"/>
      <w:marBottom w:val="0"/>
      <w:divBdr>
        <w:top w:val="none" w:sz="0" w:space="0" w:color="auto"/>
        <w:left w:val="none" w:sz="0" w:space="0" w:color="auto"/>
        <w:bottom w:val="none" w:sz="0" w:space="0" w:color="auto"/>
        <w:right w:val="none" w:sz="0" w:space="0" w:color="auto"/>
      </w:divBdr>
    </w:div>
    <w:div w:id="508912036">
      <w:bodyDiv w:val="1"/>
      <w:marLeft w:val="0"/>
      <w:marRight w:val="0"/>
      <w:marTop w:val="0"/>
      <w:marBottom w:val="0"/>
      <w:divBdr>
        <w:top w:val="none" w:sz="0" w:space="0" w:color="auto"/>
        <w:left w:val="none" w:sz="0" w:space="0" w:color="auto"/>
        <w:bottom w:val="none" w:sz="0" w:space="0" w:color="auto"/>
        <w:right w:val="none" w:sz="0" w:space="0" w:color="auto"/>
      </w:divBdr>
    </w:div>
    <w:div w:id="512300270">
      <w:bodyDiv w:val="1"/>
      <w:marLeft w:val="0"/>
      <w:marRight w:val="0"/>
      <w:marTop w:val="0"/>
      <w:marBottom w:val="0"/>
      <w:divBdr>
        <w:top w:val="none" w:sz="0" w:space="0" w:color="auto"/>
        <w:left w:val="none" w:sz="0" w:space="0" w:color="auto"/>
        <w:bottom w:val="none" w:sz="0" w:space="0" w:color="auto"/>
        <w:right w:val="none" w:sz="0" w:space="0" w:color="auto"/>
      </w:divBdr>
    </w:div>
    <w:div w:id="521671835">
      <w:bodyDiv w:val="1"/>
      <w:marLeft w:val="0"/>
      <w:marRight w:val="0"/>
      <w:marTop w:val="0"/>
      <w:marBottom w:val="0"/>
      <w:divBdr>
        <w:top w:val="none" w:sz="0" w:space="0" w:color="auto"/>
        <w:left w:val="none" w:sz="0" w:space="0" w:color="auto"/>
        <w:bottom w:val="none" w:sz="0" w:space="0" w:color="auto"/>
        <w:right w:val="none" w:sz="0" w:space="0" w:color="auto"/>
      </w:divBdr>
    </w:div>
    <w:div w:id="522519074">
      <w:bodyDiv w:val="1"/>
      <w:marLeft w:val="0"/>
      <w:marRight w:val="0"/>
      <w:marTop w:val="0"/>
      <w:marBottom w:val="0"/>
      <w:divBdr>
        <w:top w:val="none" w:sz="0" w:space="0" w:color="auto"/>
        <w:left w:val="none" w:sz="0" w:space="0" w:color="auto"/>
        <w:bottom w:val="none" w:sz="0" w:space="0" w:color="auto"/>
        <w:right w:val="none" w:sz="0" w:space="0" w:color="auto"/>
      </w:divBdr>
    </w:div>
    <w:div w:id="526482185">
      <w:bodyDiv w:val="1"/>
      <w:marLeft w:val="0"/>
      <w:marRight w:val="0"/>
      <w:marTop w:val="0"/>
      <w:marBottom w:val="0"/>
      <w:divBdr>
        <w:top w:val="none" w:sz="0" w:space="0" w:color="auto"/>
        <w:left w:val="none" w:sz="0" w:space="0" w:color="auto"/>
        <w:bottom w:val="none" w:sz="0" w:space="0" w:color="auto"/>
        <w:right w:val="none" w:sz="0" w:space="0" w:color="auto"/>
      </w:divBdr>
    </w:div>
    <w:div w:id="528294920">
      <w:bodyDiv w:val="1"/>
      <w:marLeft w:val="0"/>
      <w:marRight w:val="0"/>
      <w:marTop w:val="0"/>
      <w:marBottom w:val="0"/>
      <w:divBdr>
        <w:top w:val="none" w:sz="0" w:space="0" w:color="auto"/>
        <w:left w:val="none" w:sz="0" w:space="0" w:color="auto"/>
        <w:bottom w:val="none" w:sz="0" w:space="0" w:color="auto"/>
        <w:right w:val="none" w:sz="0" w:space="0" w:color="auto"/>
      </w:divBdr>
    </w:div>
    <w:div w:id="530722923">
      <w:bodyDiv w:val="1"/>
      <w:marLeft w:val="0"/>
      <w:marRight w:val="0"/>
      <w:marTop w:val="0"/>
      <w:marBottom w:val="0"/>
      <w:divBdr>
        <w:top w:val="none" w:sz="0" w:space="0" w:color="auto"/>
        <w:left w:val="none" w:sz="0" w:space="0" w:color="auto"/>
        <w:bottom w:val="none" w:sz="0" w:space="0" w:color="auto"/>
        <w:right w:val="none" w:sz="0" w:space="0" w:color="auto"/>
      </w:divBdr>
    </w:div>
    <w:div w:id="533078974">
      <w:bodyDiv w:val="1"/>
      <w:marLeft w:val="0"/>
      <w:marRight w:val="0"/>
      <w:marTop w:val="0"/>
      <w:marBottom w:val="0"/>
      <w:divBdr>
        <w:top w:val="none" w:sz="0" w:space="0" w:color="auto"/>
        <w:left w:val="none" w:sz="0" w:space="0" w:color="auto"/>
        <w:bottom w:val="none" w:sz="0" w:space="0" w:color="auto"/>
        <w:right w:val="none" w:sz="0" w:space="0" w:color="auto"/>
      </w:divBdr>
    </w:div>
    <w:div w:id="537863306">
      <w:bodyDiv w:val="1"/>
      <w:marLeft w:val="0"/>
      <w:marRight w:val="0"/>
      <w:marTop w:val="0"/>
      <w:marBottom w:val="0"/>
      <w:divBdr>
        <w:top w:val="none" w:sz="0" w:space="0" w:color="auto"/>
        <w:left w:val="none" w:sz="0" w:space="0" w:color="auto"/>
        <w:bottom w:val="none" w:sz="0" w:space="0" w:color="auto"/>
        <w:right w:val="none" w:sz="0" w:space="0" w:color="auto"/>
      </w:divBdr>
    </w:div>
    <w:div w:id="542597052">
      <w:bodyDiv w:val="1"/>
      <w:marLeft w:val="0"/>
      <w:marRight w:val="0"/>
      <w:marTop w:val="0"/>
      <w:marBottom w:val="0"/>
      <w:divBdr>
        <w:top w:val="none" w:sz="0" w:space="0" w:color="auto"/>
        <w:left w:val="none" w:sz="0" w:space="0" w:color="auto"/>
        <w:bottom w:val="none" w:sz="0" w:space="0" w:color="auto"/>
        <w:right w:val="none" w:sz="0" w:space="0" w:color="auto"/>
      </w:divBdr>
      <w:divsChild>
        <w:div w:id="804279753">
          <w:marLeft w:val="-720"/>
          <w:marRight w:val="0"/>
          <w:marTop w:val="0"/>
          <w:marBottom w:val="0"/>
          <w:divBdr>
            <w:top w:val="none" w:sz="0" w:space="0" w:color="auto"/>
            <w:left w:val="none" w:sz="0" w:space="0" w:color="auto"/>
            <w:bottom w:val="none" w:sz="0" w:space="0" w:color="auto"/>
            <w:right w:val="none" w:sz="0" w:space="0" w:color="auto"/>
          </w:divBdr>
        </w:div>
      </w:divsChild>
    </w:div>
    <w:div w:id="544760461">
      <w:bodyDiv w:val="1"/>
      <w:marLeft w:val="0"/>
      <w:marRight w:val="0"/>
      <w:marTop w:val="0"/>
      <w:marBottom w:val="0"/>
      <w:divBdr>
        <w:top w:val="none" w:sz="0" w:space="0" w:color="auto"/>
        <w:left w:val="none" w:sz="0" w:space="0" w:color="auto"/>
        <w:bottom w:val="none" w:sz="0" w:space="0" w:color="auto"/>
        <w:right w:val="none" w:sz="0" w:space="0" w:color="auto"/>
      </w:divBdr>
    </w:div>
    <w:div w:id="546140832">
      <w:bodyDiv w:val="1"/>
      <w:marLeft w:val="0"/>
      <w:marRight w:val="0"/>
      <w:marTop w:val="0"/>
      <w:marBottom w:val="0"/>
      <w:divBdr>
        <w:top w:val="none" w:sz="0" w:space="0" w:color="auto"/>
        <w:left w:val="none" w:sz="0" w:space="0" w:color="auto"/>
        <w:bottom w:val="none" w:sz="0" w:space="0" w:color="auto"/>
        <w:right w:val="none" w:sz="0" w:space="0" w:color="auto"/>
      </w:divBdr>
    </w:div>
    <w:div w:id="553128407">
      <w:bodyDiv w:val="1"/>
      <w:marLeft w:val="0"/>
      <w:marRight w:val="0"/>
      <w:marTop w:val="0"/>
      <w:marBottom w:val="0"/>
      <w:divBdr>
        <w:top w:val="none" w:sz="0" w:space="0" w:color="auto"/>
        <w:left w:val="none" w:sz="0" w:space="0" w:color="auto"/>
        <w:bottom w:val="none" w:sz="0" w:space="0" w:color="auto"/>
        <w:right w:val="none" w:sz="0" w:space="0" w:color="auto"/>
      </w:divBdr>
    </w:div>
    <w:div w:id="556673428">
      <w:bodyDiv w:val="1"/>
      <w:marLeft w:val="0"/>
      <w:marRight w:val="0"/>
      <w:marTop w:val="0"/>
      <w:marBottom w:val="0"/>
      <w:divBdr>
        <w:top w:val="none" w:sz="0" w:space="0" w:color="auto"/>
        <w:left w:val="none" w:sz="0" w:space="0" w:color="auto"/>
        <w:bottom w:val="none" w:sz="0" w:space="0" w:color="auto"/>
        <w:right w:val="none" w:sz="0" w:space="0" w:color="auto"/>
      </w:divBdr>
    </w:div>
    <w:div w:id="558710948">
      <w:bodyDiv w:val="1"/>
      <w:marLeft w:val="0"/>
      <w:marRight w:val="0"/>
      <w:marTop w:val="0"/>
      <w:marBottom w:val="0"/>
      <w:divBdr>
        <w:top w:val="none" w:sz="0" w:space="0" w:color="auto"/>
        <w:left w:val="none" w:sz="0" w:space="0" w:color="auto"/>
        <w:bottom w:val="none" w:sz="0" w:space="0" w:color="auto"/>
        <w:right w:val="none" w:sz="0" w:space="0" w:color="auto"/>
      </w:divBdr>
    </w:div>
    <w:div w:id="561330655">
      <w:bodyDiv w:val="1"/>
      <w:marLeft w:val="0"/>
      <w:marRight w:val="0"/>
      <w:marTop w:val="0"/>
      <w:marBottom w:val="0"/>
      <w:divBdr>
        <w:top w:val="none" w:sz="0" w:space="0" w:color="auto"/>
        <w:left w:val="none" w:sz="0" w:space="0" w:color="auto"/>
        <w:bottom w:val="none" w:sz="0" w:space="0" w:color="auto"/>
        <w:right w:val="none" w:sz="0" w:space="0" w:color="auto"/>
      </w:divBdr>
    </w:div>
    <w:div w:id="561453996">
      <w:bodyDiv w:val="1"/>
      <w:marLeft w:val="0"/>
      <w:marRight w:val="0"/>
      <w:marTop w:val="0"/>
      <w:marBottom w:val="0"/>
      <w:divBdr>
        <w:top w:val="none" w:sz="0" w:space="0" w:color="auto"/>
        <w:left w:val="none" w:sz="0" w:space="0" w:color="auto"/>
        <w:bottom w:val="none" w:sz="0" w:space="0" w:color="auto"/>
        <w:right w:val="none" w:sz="0" w:space="0" w:color="auto"/>
      </w:divBdr>
    </w:div>
    <w:div w:id="562067180">
      <w:bodyDiv w:val="1"/>
      <w:marLeft w:val="0"/>
      <w:marRight w:val="0"/>
      <w:marTop w:val="0"/>
      <w:marBottom w:val="0"/>
      <w:divBdr>
        <w:top w:val="none" w:sz="0" w:space="0" w:color="auto"/>
        <w:left w:val="none" w:sz="0" w:space="0" w:color="auto"/>
        <w:bottom w:val="none" w:sz="0" w:space="0" w:color="auto"/>
        <w:right w:val="none" w:sz="0" w:space="0" w:color="auto"/>
      </w:divBdr>
    </w:div>
    <w:div w:id="562719040">
      <w:bodyDiv w:val="1"/>
      <w:marLeft w:val="0"/>
      <w:marRight w:val="0"/>
      <w:marTop w:val="0"/>
      <w:marBottom w:val="0"/>
      <w:divBdr>
        <w:top w:val="none" w:sz="0" w:space="0" w:color="auto"/>
        <w:left w:val="none" w:sz="0" w:space="0" w:color="auto"/>
        <w:bottom w:val="none" w:sz="0" w:space="0" w:color="auto"/>
        <w:right w:val="none" w:sz="0" w:space="0" w:color="auto"/>
      </w:divBdr>
      <w:divsChild>
        <w:div w:id="433329551">
          <w:marLeft w:val="547"/>
          <w:marRight w:val="0"/>
          <w:marTop w:val="0"/>
          <w:marBottom w:val="0"/>
          <w:divBdr>
            <w:top w:val="none" w:sz="0" w:space="0" w:color="auto"/>
            <w:left w:val="none" w:sz="0" w:space="0" w:color="auto"/>
            <w:bottom w:val="none" w:sz="0" w:space="0" w:color="auto"/>
            <w:right w:val="none" w:sz="0" w:space="0" w:color="auto"/>
          </w:divBdr>
        </w:div>
        <w:div w:id="513225242">
          <w:marLeft w:val="547"/>
          <w:marRight w:val="0"/>
          <w:marTop w:val="0"/>
          <w:marBottom w:val="0"/>
          <w:divBdr>
            <w:top w:val="none" w:sz="0" w:space="0" w:color="auto"/>
            <w:left w:val="none" w:sz="0" w:space="0" w:color="auto"/>
            <w:bottom w:val="none" w:sz="0" w:space="0" w:color="auto"/>
            <w:right w:val="none" w:sz="0" w:space="0" w:color="auto"/>
          </w:divBdr>
        </w:div>
      </w:divsChild>
    </w:div>
    <w:div w:id="563762415">
      <w:bodyDiv w:val="1"/>
      <w:marLeft w:val="0"/>
      <w:marRight w:val="0"/>
      <w:marTop w:val="0"/>
      <w:marBottom w:val="0"/>
      <w:divBdr>
        <w:top w:val="none" w:sz="0" w:space="0" w:color="auto"/>
        <w:left w:val="none" w:sz="0" w:space="0" w:color="auto"/>
        <w:bottom w:val="none" w:sz="0" w:space="0" w:color="auto"/>
        <w:right w:val="none" w:sz="0" w:space="0" w:color="auto"/>
      </w:divBdr>
    </w:div>
    <w:div w:id="570388847">
      <w:bodyDiv w:val="1"/>
      <w:marLeft w:val="0"/>
      <w:marRight w:val="0"/>
      <w:marTop w:val="0"/>
      <w:marBottom w:val="0"/>
      <w:divBdr>
        <w:top w:val="none" w:sz="0" w:space="0" w:color="auto"/>
        <w:left w:val="none" w:sz="0" w:space="0" w:color="auto"/>
        <w:bottom w:val="none" w:sz="0" w:space="0" w:color="auto"/>
        <w:right w:val="none" w:sz="0" w:space="0" w:color="auto"/>
      </w:divBdr>
    </w:div>
    <w:div w:id="586114464">
      <w:bodyDiv w:val="1"/>
      <w:marLeft w:val="0"/>
      <w:marRight w:val="0"/>
      <w:marTop w:val="0"/>
      <w:marBottom w:val="0"/>
      <w:divBdr>
        <w:top w:val="none" w:sz="0" w:space="0" w:color="auto"/>
        <w:left w:val="none" w:sz="0" w:space="0" w:color="auto"/>
        <w:bottom w:val="none" w:sz="0" w:space="0" w:color="auto"/>
        <w:right w:val="none" w:sz="0" w:space="0" w:color="auto"/>
      </w:divBdr>
    </w:div>
    <w:div w:id="589394876">
      <w:bodyDiv w:val="1"/>
      <w:marLeft w:val="0"/>
      <w:marRight w:val="0"/>
      <w:marTop w:val="0"/>
      <w:marBottom w:val="0"/>
      <w:divBdr>
        <w:top w:val="none" w:sz="0" w:space="0" w:color="auto"/>
        <w:left w:val="none" w:sz="0" w:space="0" w:color="auto"/>
        <w:bottom w:val="none" w:sz="0" w:space="0" w:color="auto"/>
        <w:right w:val="none" w:sz="0" w:space="0" w:color="auto"/>
      </w:divBdr>
    </w:div>
    <w:div w:id="602806334">
      <w:bodyDiv w:val="1"/>
      <w:marLeft w:val="0"/>
      <w:marRight w:val="0"/>
      <w:marTop w:val="0"/>
      <w:marBottom w:val="0"/>
      <w:divBdr>
        <w:top w:val="none" w:sz="0" w:space="0" w:color="auto"/>
        <w:left w:val="none" w:sz="0" w:space="0" w:color="auto"/>
        <w:bottom w:val="none" w:sz="0" w:space="0" w:color="auto"/>
        <w:right w:val="none" w:sz="0" w:space="0" w:color="auto"/>
      </w:divBdr>
    </w:div>
    <w:div w:id="605964292">
      <w:bodyDiv w:val="1"/>
      <w:marLeft w:val="0"/>
      <w:marRight w:val="0"/>
      <w:marTop w:val="0"/>
      <w:marBottom w:val="0"/>
      <w:divBdr>
        <w:top w:val="none" w:sz="0" w:space="0" w:color="auto"/>
        <w:left w:val="none" w:sz="0" w:space="0" w:color="auto"/>
        <w:bottom w:val="none" w:sz="0" w:space="0" w:color="auto"/>
        <w:right w:val="none" w:sz="0" w:space="0" w:color="auto"/>
      </w:divBdr>
    </w:div>
    <w:div w:id="608707545">
      <w:bodyDiv w:val="1"/>
      <w:marLeft w:val="0"/>
      <w:marRight w:val="0"/>
      <w:marTop w:val="0"/>
      <w:marBottom w:val="0"/>
      <w:divBdr>
        <w:top w:val="none" w:sz="0" w:space="0" w:color="auto"/>
        <w:left w:val="none" w:sz="0" w:space="0" w:color="auto"/>
        <w:bottom w:val="none" w:sz="0" w:space="0" w:color="auto"/>
        <w:right w:val="none" w:sz="0" w:space="0" w:color="auto"/>
      </w:divBdr>
    </w:div>
    <w:div w:id="611519150">
      <w:bodyDiv w:val="1"/>
      <w:marLeft w:val="0"/>
      <w:marRight w:val="0"/>
      <w:marTop w:val="0"/>
      <w:marBottom w:val="0"/>
      <w:divBdr>
        <w:top w:val="none" w:sz="0" w:space="0" w:color="auto"/>
        <w:left w:val="none" w:sz="0" w:space="0" w:color="auto"/>
        <w:bottom w:val="none" w:sz="0" w:space="0" w:color="auto"/>
        <w:right w:val="none" w:sz="0" w:space="0" w:color="auto"/>
      </w:divBdr>
    </w:div>
    <w:div w:id="612135970">
      <w:bodyDiv w:val="1"/>
      <w:marLeft w:val="0"/>
      <w:marRight w:val="0"/>
      <w:marTop w:val="0"/>
      <w:marBottom w:val="0"/>
      <w:divBdr>
        <w:top w:val="none" w:sz="0" w:space="0" w:color="auto"/>
        <w:left w:val="none" w:sz="0" w:space="0" w:color="auto"/>
        <w:bottom w:val="none" w:sz="0" w:space="0" w:color="auto"/>
        <w:right w:val="none" w:sz="0" w:space="0" w:color="auto"/>
      </w:divBdr>
    </w:div>
    <w:div w:id="614024832">
      <w:bodyDiv w:val="1"/>
      <w:marLeft w:val="0"/>
      <w:marRight w:val="0"/>
      <w:marTop w:val="0"/>
      <w:marBottom w:val="0"/>
      <w:divBdr>
        <w:top w:val="none" w:sz="0" w:space="0" w:color="auto"/>
        <w:left w:val="none" w:sz="0" w:space="0" w:color="auto"/>
        <w:bottom w:val="none" w:sz="0" w:space="0" w:color="auto"/>
        <w:right w:val="none" w:sz="0" w:space="0" w:color="auto"/>
      </w:divBdr>
    </w:div>
    <w:div w:id="616838637">
      <w:bodyDiv w:val="1"/>
      <w:marLeft w:val="0"/>
      <w:marRight w:val="0"/>
      <w:marTop w:val="0"/>
      <w:marBottom w:val="0"/>
      <w:divBdr>
        <w:top w:val="none" w:sz="0" w:space="0" w:color="auto"/>
        <w:left w:val="none" w:sz="0" w:space="0" w:color="auto"/>
        <w:bottom w:val="none" w:sz="0" w:space="0" w:color="auto"/>
        <w:right w:val="none" w:sz="0" w:space="0" w:color="auto"/>
      </w:divBdr>
    </w:div>
    <w:div w:id="623076049">
      <w:bodyDiv w:val="1"/>
      <w:marLeft w:val="0"/>
      <w:marRight w:val="0"/>
      <w:marTop w:val="0"/>
      <w:marBottom w:val="0"/>
      <w:divBdr>
        <w:top w:val="none" w:sz="0" w:space="0" w:color="auto"/>
        <w:left w:val="none" w:sz="0" w:space="0" w:color="auto"/>
        <w:bottom w:val="none" w:sz="0" w:space="0" w:color="auto"/>
        <w:right w:val="none" w:sz="0" w:space="0" w:color="auto"/>
      </w:divBdr>
    </w:div>
    <w:div w:id="624048181">
      <w:bodyDiv w:val="1"/>
      <w:marLeft w:val="0"/>
      <w:marRight w:val="0"/>
      <w:marTop w:val="0"/>
      <w:marBottom w:val="0"/>
      <w:divBdr>
        <w:top w:val="none" w:sz="0" w:space="0" w:color="auto"/>
        <w:left w:val="none" w:sz="0" w:space="0" w:color="auto"/>
        <w:bottom w:val="none" w:sz="0" w:space="0" w:color="auto"/>
        <w:right w:val="none" w:sz="0" w:space="0" w:color="auto"/>
      </w:divBdr>
    </w:div>
    <w:div w:id="627317401">
      <w:bodyDiv w:val="1"/>
      <w:marLeft w:val="0"/>
      <w:marRight w:val="0"/>
      <w:marTop w:val="0"/>
      <w:marBottom w:val="0"/>
      <w:divBdr>
        <w:top w:val="none" w:sz="0" w:space="0" w:color="auto"/>
        <w:left w:val="none" w:sz="0" w:space="0" w:color="auto"/>
        <w:bottom w:val="none" w:sz="0" w:space="0" w:color="auto"/>
        <w:right w:val="none" w:sz="0" w:space="0" w:color="auto"/>
      </w:divBdr>
    </w:div>
    <w:div w:id="630212129">
      <w:bodyDiv w:val="1"/>
      <w:marLeft w:val="0"/>
      <w:marRight w:val="0"/>
      <w:marTop w:val="0"/>
      <w:marBottom w:val="0"/>
      <w:divBdr>
        <w:top w:val="none" w:sz="0" w:space="0" w:color="auto"/>
        <w:left w:val="none" w:sz="0" w:space="0" w:color="auto"/>
        <w:bottom w:val="none" w:sz="0" w:space="0" w:color="auto"/>
        <w:right w:val="none" w:sz="0" w:space="0" w:color="auto"/>
      </w:divBdr>
    </w:div>
    <w:div w:id="633944209">
      <w:bodyDiv w:val="1"/>
      <w:marLeft w:val="0"/>
      <w:marRight w:val="0"/>
      <w:marTop w:val="0"/>
      <w:marBottom w:val="0"/>
      <w:divBdr>
        <w:top w:val="none" w:sz="0" w:space="0" w:color="auto"/>
        <w:left w:val="none" w:sz="0" w:space="0" w:color="auto"/>
        <w:bottom w:val="none" w:sz="0" w:space="0" w:color="auto"/>
        <w:right w:val="none" w:sz="0" w:space="0" w:color="auto"/>
      </w:divBdr>
    </w:div>
    <w:div w:id="634410876">
      <w:bodyDiv w:val="1"/>
      <w:marLeft w:val="0"/>
      <w:marRight w:val="0"/>
      <w:marTop w:val="0"/>
      <w:marBottom w:val="0"/>
      <w:divBdr>
        <w:top w:val="none" w:sz="0" w:space="0" w:color="auto"/>
        <w:left w:val="none" w:sz="0" w:space="0" w:color="auto"/>
        <w:bottom w:val="none" w:sz="0" w:space="0" w:color="auto"/>
        <w:right w:val="none" w:sz="0" w:space="0" w:color="auto"/>
      </w:divBdr>
    </w:div>
    <w:div w:id="646785177">
      <w:bodyDiv w:val="1"/>
      <w:marLeft w:val="0"/>
      <w:marRight w:val="0"/>
      <w:marTop w:val="0"/>
      <w:marBottom w:val="0"/>
      <w:divBdr>
        <w:top w:val="none" w:sz="0" w:space="0" w:color="auto"/>
        <w:left w:val="none" w:sz="0" w:space="0" w:color="auto"/>
        <w:bottom w:val="none" w:sz="0" w:space="0" w:color="auto"/>
        <w:right w:val="none" w:sz="0" w:space="0" w:color="auto"/>
      </w:divBdr>
    </w:div>
    <w:div w:id="654993818">
      <w:bodyDiv w:val="1"/>
      <w:marLeft w:val="0"/>
      <w:marRight w:val="0"/>
      <w:marTop w:val="0"/>
      <w:marBottom w:val="0"/>
      <w:divBdr>
        <w:top w:val="none" w:sz="0" w:space="0" w:color="auto"/>
        <w:left w:val="none" w:sz="0" w:space="0" w:color="auto"/>
        <w:bottom w:val="none" w:sz="0" w:space="0" w:color="auto"/>
        <w:right w:val="none" w:sz="0" w:space="0" w:color="auto"/>
      </w:divBdr>
    </w:div>
    <w:div w:id="656232614">
      <w:bodyDiv w:val="1"/>
      <w:marLeft w:val="0"/>
      <w:marRight w:val="0"/>
      <w:marTop w:val="0"/>
      <w:marBottom w:val="0"/>
      <w:divBdr>
        <w:top w:val="none" w:sz="0" w:space="0" w:color="auto"/>
        <w:left w:val="none" w:sz="0" w:space="0" w:color="auto"/>
        <w:bottom w:val="none" w:sz="0" w:space="0" w:color="auto"/>
        <w:right w:val="none" w:sz="0" w:space="0" w:color="auto"/>
      </w:divBdr>
    </w:div>
    <w:div w:id="657684802">
      <w:bodyDiv w:val="1"/>
      <w:marLeft w:val="0"/>
      <w:marRight w:val="0"/>
      <w:marTop w:val="0"/>
      <w:marBottom w:val="0"/>
      <w:divBdr>
        <w:top w:val="none" w:sz="0" w:space="0" w:color="auto"/>
        <w:left w:val="none" w:sz="0" w:space="0" w:color="auto"/>
        <w:bottom w:val="none" w:sz="0" w:space="0" w:color="auto"/>
        <w:right w:val="none" w:sz="0" w:space="0" w:color="auto"/>
      </w:divBdr>
    </w:div>
    <w:div w:id="658385571">
      <w:bodyDiv w:val="1"/>
      <w:marLeft w:val="0"/>
      <w:marRight w:val="0"/>
      <w:marTop w:val="0"/>
      <w:marBottom w:val="0"/>
      <w:divBdr>
        <w:top w:val="none" w:sz="0" w:space="0" w:color="auto"/>
        <w:left w:val="none" w:sz="0" w:space="0" w:color="auto"/>
        <w:bottom w:val="none" w:sz="0" w:space="0" w:color="auto"/>
        <w:right w:val="none" w:sz="0" w:space="0" w:color="auto"/>
      </w:divBdr>
    </w:div>
    <w:div w:id="663750069">
      <w:bodyDiv w:val="1"/>
      <w:marLeft w:val="0"/>
      <w:marRight w:val="0"/>
      <w:marTop w:val="0"/>
      <w:marBottom w:val="0"/>
      <w:divBdr>
        <w:top w:val="none" w:sz="0" w:space="0" w:color="auto"/>
        <w:left w:val="none" w:sz="0" w:space="0" w:color="auto"/>
        <w:bottom w:val="none" w:sz="0" w:space="0" w:color="auto"/>
        <w:right w:val="none" w:sz="0" w:space="0" w:color="auto"/>
      </w:divBdr>
    </w:div>
    <w:div w:id="669990672">
      <w:bodyDiv w:val="1"/>
      <w:marLeft w:val="0"/>
      <w:marRight w:val="0"/>
      <w:marTop w:val="0"/>
      <w:marBottom w:val="0"/>
      <w:divBdr>
        <w:top w:val="none" w:sz="0" w:space="0" w:color="auto"/>
        <w:left w:val="none" w:sz="0" w:space="0" w:color="auto"/>
        <w:bottom w:val="none" w:sz="0" w:space="0" w:color="auto"/>
        <w:right w:val="none" w:sz="0" w:space="0" w:color="auto"/>
      </w:divBdr>
    </w:div>
    <w:div w:id="670568763">
      <w:bodyDiv w:val="1"/>
      <w:marLeft w:val="0"/>
      <w:marRight w:val="0"/>
      <w:marTop w:val="0"/>
      <w:marBottom w:val="0"/>
      <w:divBdr>
        <w:top w:val="none" w:sz="0" w:space="0" w:color="auto"/>
        <w:left w:val="none" w:sz="0" w:space="0" w:color="auto"/>
        <w:bottom w:val="none" w:sz="0" w:space="0" w:color="auto"/>
        <w:right w:val="none" w:sz="0" w:space="0" w:color="auto"/>
      </w:divBdr>
    </w:div>
    <w:div w:id="674652747">
      <w:bodyDiv w:val="1"/>
      <w:marLeft w:val="0"/>
      <w:marRight w:val="0"/>
      <w:marTop w:val="0"/>
      <w:marBottom w:val="0"/>
      <w:divBdr>
        <w:top w:val="none" w:sz="0" w:space="0" w:color="auto"/>
        <w:left w:val="none" w:sz="0" w:space="0" w:color="auto"/>
        <w:bottom w:val="none" w:sz="0" w:space="0" w:color="auto"/>
        <w:right w:val="none" w:sz="0" w:space="0" w:color="auto"/>
      </w:divBdr>
    </w:div>
    <w:div w:id="675310142">
      <w:bodyDiv w:val="1"/>
      <w:marLeft w:val="0"/>
      <w:marRight w:val="0"/>
      <w:marTop w:val="0"/>
      <w:marBottom w:val="0"/>
      <w:divBdr>
        <w:top w:val="none" w:sz="0" w:space="0" w:color="auto"/>
        <w:left w:val="none" w:sz="0" w:space="0" w:color="auto"/>
        <w:bottom w:val="none" w:sz="0" w:space="0" w:color="auto"/>
        <w:right w:val="none" w:sz="0" w:space="0" w:color="auto"/>
      </w:divBdr>
    </w:div>
    <w:div w:id="681662265">
      <w:bodyDiv w:val="1"/>
      <w:marLeft w:val="0"/>
      <w:marRight w:val="0"/>
      <w:marTop w:val="0"/>
      <w:marBottom w:val="0"/>
      <w:divBdr>
        <w:top w:val="none" w:sz="0" w:space="0" w:color="auto"/>
        <w:left w:val="none" w:sz="0" w:space="0" w:color="auto"/>
        <w:bottom w:val="none" w:sz="0" w:space="0" w:color="auto"/>
        <w:right w:val="none" w:sz="0" w:space="0" w:color="auto"/>
      </w:divBdr>
    </w:div>
    <w:div w:id="682705592">
      <w:bodyDiv w:val="1"/>
      <w:marLeft w:val="0"/>
      <w:marRight w:val="0"/>
      <w:marTop w:val="0"/>
      <w:marBottom w:val="0"/>
      <w:divBdr>
        <w:top w:val="none" w:sz="0" w:space="0" w:color="auto"/>
        <w:left w:val="none" w:sz="0" w:space="0" w:color="auto"/>
        <w:bottom w:val="none" w:sz="0" w:space="0" w:color="auto"/>
        <w:right w:val="none" w:sz="0" w:space="0" w:color="auto"/>
      </w:divBdr>
    </w:div>
    <w:div w:id="707872630">
      <w:bodyDiv w:val="1"/>
      <w:marLeft w:val="0"/>
      <w:marRight w:val="0"/>
      <w:marTop w:val="0"/>
      <w:marBottom w:val="0"/>
      <w:divBdr>
        <w:top w:val="none" w:sz="0" w:space="0" w:color="auto"/>
        <w:left w:val="none" w:sz="0" w:space="0" w:color="auto"/>
        <w:bottom w:val="none" w:sz="0" w:space="0" w:color="auto"/>
        <w:right w:val="none" w:sz="0" w:space="0" w:color="auto"/>
      </w:divBdr>
    </w:div>
    <w:div w:id="717247485">
      <w:bodyDiv w:val="1"/>
      <w:marLeft w:val="0"/>
      <w:marRight w:val="0"/>
      <w:marTop w:val="0"/>
      <w:marBottom w:val="0"/>
      <w:divBdr>
        <w:top w:val="none" w:sz="0" w:space="0" w:color="auto"/>
        <w:left w:val="none" w:sz="0" w:space="0" w:color="auto"/>
        <w:bottom w:val="none" w:sz="0" w:space="0" w:color="auto"/>
        <w:right w:val="none" w:sz="0" w:space="0" w:color="auto"/>
      </w:divBdr>
    </w:div>
    <w:div w:id="719326627">
      <w:bodyDiv w:val="1"/>
      <w:marLeft w:val="0"/>
      <w:marRight w:val="0"/>
      <w:marTop w:val="0"/>
      <w:marBottom w:val="0"/>
      <w:divBdr>
        <w:top w:val="none" w:sz="0" w:space="0" w:color="auto"/>
        <w:left w:val="none" w:sz="0" w:space="0" w:color="auto"/>
        <w:bottom w:val="none" w:sz="0" w:space="0" w:color="auto"/>
        <w:right w:val="none" w:sz="0" w:space="0" w:color="auto"/>
      </w:divBdr>
    </w:div>
    <w:div w:id="721297476">
      <w:bodyDiv w:val="1"/>
      <w:marLeft w:val="0"/>
      <w:marRight w:val="0"/>
      <w:marTop w:val="0"/>
      <w:marBottom w:val="0"/>
      <w:divBdr>
        <w:top w:val="none" w:sz="0" w:space="0" w:color="auto"/>
        <w:left w:val="none" w:sz="0" w:space="0" w:color="auto"/>
        <w:bottom w:val="none" w:sz="0" w:space="0" w:color="auto"/>
        <w:right w:val="none" w:sz="0" w:space="0" w:color="auto"/>
      </w:divBdr>
    </w:div>
    <w:div w:id="724914184">
      <w:bodyDiv w:val="1"/>
      <w:marLeft w:val="0"/>
      <w:marRight w:val="0"/>
      <w:marTop w:val="0"/>
      <w:marBottom w:val="0"/>
      <w:divBdr>
        <w:top w:val="none" w:sz="0" w:space="0" w:color="auto"/>
        <w:left w:val="none" w:sz="0" w:space="0" w:color="auto"/>
        <w:bottom w:val="none" w:sz="0" w:space="0" w:color="auto"/>
        <w:right w:val="none" w:sz="0" w:space="0" w:color="auto"/>
      </w:divBdr>
      <w:divsChild>
        <w:div w:id="1043211937">
          <w:marLeft w:val="0"/>
          <w:marRight w:val="0"/>
          <w:marTop w:val="0"/>
          <w:marBottom w:val="0"/>
          <w:divBdr>
            <w:top w:val="none" w:sz="0" w:space="0" w:color="auto"/>
            <w:left w:val="none" w:sz="0" w:space="0" w:color="auto"/>
            <w:bottom w:val="none" w:sz="0" w:space="0" w:color="auto"/>
            <w:right w:val="none" w:sz="0" w:space="0" w:color="auto"/>
          </w:divBdr>
          <w:divsChild>
            <w:div w:id="1587377021">
              <w:marLeft w:val="0"/>
              <w:marRight w:val="0"/>
              <w:marTop w:val="0"/>
              <w:marBottom w:val="0"/>
              <w:divBdr>
                <w:top w:val="none" w:sz="0" w:space="0" w:color="auto"/>
                <w:left w:val="none" w:sz="0" w:space="0" w:color="auto"/>
                <w:bottom w:val="none" w:sz="0" w:space="0" w:color="auto"/>
                <w:right w:val="none" w:sz="0" w:space="0" w:color="auto"/>
              </w:divBdr>
            </w:div>
          </w:divsChild>
        </w:div>
        <w:div w:id="747923644">
          <w:marLeft w:val="0"/>
          <w:marRight w:val="0"/>
          <w:marTop w:val="0"/>
          <w:marBottom w:val="0"/>
          <w:divBdr>
            <w:top w:val="none" w:sz="0" w:space="0" w:color="auto"/>
            <w:left w:val="none" w:sz="0" w:space="0" w:color="auto"/>
            <w:bottom w:val="none" w:sz="0" w:space="0" w:color="auto"/>
            <w:right w:val="none" w:sz="0" w:space="0" w:color="auto"/>
          </w:divBdr>
          <w:divsChild>
            <w:div w:id="69155148">
              <w:marLeft w:val="0"/>
              <w:marRight w:val="0"/>
              <w:marTop w:val="0"/>
              <w:marBottom w:val="0"/>
              <w:divBdr>
                <w:top w:val="none" w:sz="0" w:space="0" w:color="auto"/>
                <w:left w:val="none" w:sz="0" w:space="0" w:color="auto"/>
                <w:bottom w:val="none" w:sz="0" w:space="0" w:color="auto"/>
                <w:right w:val="none" w:sz="0" w:space="0" w:color="auto"/>
              </w:divBdr>
              <w:divsChild>
                <w:div w:id="182943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955851">
      <w:bodyDiv w:val="1"/>
      <w:marLeft w:val="0"/>
      <w:marRight w:val="0"/>
      <w:marTop w:val="0"/>
      <w:marBottom w:val="0"/>
      <w:divBdr>
        <w:top w:val="none" w:sz="0" w:space="0" w:color="auto"/>
        <w:left w:val="none" w:sz="0" w:space="0" w:color="auto"/>
        <w:bottom w:val="none" w:sz="0" w:space="0" w:color="auto"/>
        <w:right w:val="none" w:sz="0" w:space="0" w:color="auto"/>
      </w:divBdr>
    </w:div>
    <w:div w:id="726683291">
      <w:bodyDiv w:val="1"/>
      <w:marLeft w:val="0"/>
      <w:marRight w:val="0"/>
      <w:marTop w:val="0"/>
      <w:marBottom w:val="0"/>
      <w:divBdr>
        <w:top w:val="none" w:sz="0" w:space="0" w:color="auto"/>
        <w:left w:val="none" w:sz="0" w:space="0" w:color="auto"/>
        <w:bottom w:val="none" w:sz="0" w:space="0" w:color="auto"/>
        <w:right w:val="none" w:sz="0" w:space="0" w:color="auto"/>
      </w:divBdr>
    </w:div>
    <w:div w:id="729427833">
      <w:bodyDiv w:val="1"/>
      <w:marLeft w:val="0"/>
      <w:marRight w:val="0"/>
      <w:marTop w:val="0"/>
      <w:marBottom w:val="0"/>
      <w:divBdr>
        <w:top w:val="none" w:sz="0" w:space="0" w:color="auto"/>
        <w:left w:val="none" w:sz="0" w:space="0" w:color="auto"/>
        <w:bottom w:val="none" w:sz="0" w:space="0" w:color="auto"/>
        <w:right w:val="none" w:sz="0" w:space="0" w:color="auto"/>
      </w:divBdr>
      <w:divsChild>
        <w:div w:id="889994782">
          <w:marLeft w:val="547"/>
          <w:marRight w:val="0"/>
          <w:marTop w:val="0"/>
          <w:marBottom w:val="0"/>
          <w:divBdr>
            <w:top w:val="none" w:sz="0" w:space="0" w:color="auto"/>
            <w:left w:val="none" w:sz="0" w:space="0" w:color="auto"/>
            <w:bottom w:val="none" w:sz="0" w:space="0" w:color="auto"/>
            <w:right w:val="none" w:sz="0" w:space="0" w:color="auto"/>
          </w:divBdr>
        </w:div>
      </w:divsChild>
    </w:div>
    <w:div w:id="730007513">
      <w:bodyDiv w:val="1"/>
      <w:marLeft w:val="0"/>
      <w:marRight w:val="0"/>
      <w:marTop w:val="0"/>
      <w:marBottom w:val="0"/>
      <w:divBdr>
        <w:top w:val="none" w:sz="0" w:space="0" w:color="auto"/>
        <w:left w:val="none" w:sz="0" w:space="0" w:color="auto"/>
        <w:bottom w:val="none" w:sz="0" w:space="0" w:color="auto"/>
        <w:right w:val="none" w:sz="0" w:space="0" w:color="auto"/>
      </w:divBdr>
    </w:div>
    <w:div w:id="746536739">
      <w:bodyDiv w:val="1"/>
      <w:marLeft w:val="0"/>
      <w:marRight w:val="0"/>
      <w:marTop w:val="0"/>
      <w:marBottom w:val="0"/>
      <w:divBdr>
        <w:top w:val="none" w:sz="0" w:space="0" w:color="auto"/>
        <w:left w:val="none" w:sz="0" w:space="0" w:color="auto"/>
        <w:bottom w:val="none" w:sz="0" w:space="0" w:color="auto"/>
        <w:right w:val="none" w:sz="0" w:space="0" w:color="auto"/>
      </w:divBdr>
    </w:div>
    <w:div w:id="748617910">
      <w:bodyDiv w:val="1"/>
      <w:marLeft w:val="0"/>
      <w:marRight w:val="0"/>
      <w:marTop w:val="0"/>
      <w:marBottom w:val="0"/>
      <w:divBdr>
        <w:top w:val="none" w:sz="0" w:space="0" w:color="auto"/>
        <w:left w:val="none" w:sz="0" w:space="0" w:color="auto"/>
        <w:bottom w:val="none" w:sz="0" w:space="0" w:color="auto"/>
        <w:right w:val="none" w:sz="0" w:space="0" w:color="auto"/>
      </w:divBdr>
    </w:div>
    <w:div w:id="750738427">
      <w:bodyDiv w:val="1"/>
      <w:marLeft w:val="0"/>
      <w:marRight w:val="0"/>
      <w:marTop w:val="0"/>
      <w:marBottom w:val="0"/>
      <w:divBdr>
        <w:top w:val="none" w:sz="0" w:space="0" w:color="auto"/>
        <w:left w:val="none" w:sz="0" w:space="0" w:color="auto"/>
        <w:bottom w:val="none" w:sz="0" w:space="0" w:color="auto"/>
        <w:right w:val="none" w:sz="0" w:space="0" w:color="auto"/>
      </w:divBdr>
    </w:div>
    <w:div w:id="751390736">
      <w:bodyDiv w:val="1"/>
      <w:marLeft w:val="0"/>
      <w:marRight w:val="0"/>
      <w:marTop w:val="0"/>
      <w:marBottom w:val="0"/>
      <w:divBdr>
        <w:top w:val="none" w:sz="0" w:space="0" w:color="auto"/>
        <w:left w:val="none" w:sz="0" w:space="0" w:color="auto"/>
        <w:bottom w:val="none" w:sz="0" w:space="0" w:color="auto"/>
        <w:right w:val="none" w:sz="0" w:space="0" w:color="auto"/>
      </w:divBdr>
      <w:divsChild>
        <w:div w:id="141586764">
          <w:marLeft w:val="0"/>
          <w:marRight w:val="0"/>
          <w:marTop w:val="0"/>
          <w:marBottom w:val="0"/>
          <w:divBdr>
            <w:top w:val="none" w:sz="0" w:space="0" w:color="auto"/>
            <w:left w:val="none" w:sz="0" w:space="0" w:color="auto"/>
            <w:bottom w:val="none" w:sz="0" w:space="0" w:color="auto"/>
            <w:right w:val="none" w:sz="0" w:space="0" w:color="auto"/>
          </w:divBdr>
        </w:div>
      </w:divsChild>
    </w:div>
    <w:div w:id="751435809">
      <w:bodyDiv w:val="1"/>
      <w:marLeft w:val="0"/>
      <w:marRight w:val="0"/>
      <w:marTop w:val="0"/>
      <w:marBottom w:val="0"/>
      <w:divBdr>
        <w:top w:val="none" w:sz="0" w:space="0" w:color="auto"/>
        <w:left w:val="none" w:sz="0" w:space="0" w:color="auto"/>
        <w:bottom w:val="none" w:sz="0" w:space="0" w:color="auto"/>
        <w:right w:val="none" w:sz="0" w:space="0" w:color="auto"/>
      </w:divBdr>
    </w:div>
    <w:div w:id="751699327">
      <w:bodyDiv w:val="1"/>
      <w:marLeft w:val="0"/>
      <w:marRight w:val="0"/>
      <w:marTop w:val="0"/>
      <w:marBottom w:val="0"/>
      <w:divBdr>
        <w:top w:val="none" w:sz="0" w:space="0" w:color="auto"/>
        <w:left w:val="none" w:sz="0" w:space="0" w:color="auto"/>
        <w:bottom w:val="none" w:sz="0" w:space="0" w:color="auto"/>
        <w:right w:val="none" w:sz="0" w:space="0" w:color="auto"/>
      </w:divBdr>
    </w:div>
    <w:div w:id="759834629">
      <w:bodyDiv w:val="1"/>
      <w:marLeft w:val="0"/>
      <w:marRight w:val="0"/>
      <w:marTop w:val="0"/>
      <w:marBottom w:val="0"/>
      <w:divBdr>
        <w:top w:val="none" w:sz="0" w:space="0" w:color="auto"/>
        <w:left w:val="none" w:sz="0" w:space="0" w:color="auto"/>
        <w:bottom w:val="none" w:sz="0" w:space="0" w:color="auto"/>
        <w:right w:val="none" w:sz="0" w:space="0" w:color="auto"/>
      </w:divBdr>
    </w:div>
    <w:div w:id="767896258">
      <w:bodyDiv w:val="1"/>
      <w:marLeft w:val="0"/>
      <w:marRight w:val="0"/>
      <w:marTop w:val="0"/>
      <w:marBottom w:val="0"/>
      <w:divBdr>
        <w:top w:val="none" w:sz="0" w:space="0" w:color="auto"/>
        <w:left w:val="none" w:sz="0" w:space="0" w:color="auto"/>
        <w:bottom w:val="none" w:sz="0" w:space="0" w:color="auto"/>
        <w:right w:val="none" w:sz="0" w:space="0" w:color="auto"/>
      </w:divBdr>
    </w:div>
    <w:div w:id="769278127">
      <w:bodyDiv w:val="1"/>
      <w:marLeft w:val="0"/>
      <w:marRight w:val="0"/>
      <w:marTop w:val="0"/>
      <w:marBottom w:val="0"/>
      <w:divBdr>
        <w:top w:val="none" w:sz="0" w:space="0" w:color="auto"/>
        <w:left w:val="none" w:sz="0" w:space="0" w:color="auto"/>
        <w:bottom w:val="none" w:sz="0" w:space="0" w:color="auto"/>
        <w:right w:val="none" w:sz="0" w:space="0" w:color="auto"/>
      </w:divBdr>
    </w:div>
    <w:div w:id="774980274">
      <w:bodyDiv w:val="1"/>
      <w:marLeft w:val="0"/>
      <w:marRight w:val="0"/>
      <w:marTop w:val="0"/>
      <w:marBottom w:val="0"/>
      <w:divBdr>
        <w:top w:val="none" w:sz="0" w:space="0" w:color="auto"/>
        <w:left w:val="none" w:sz="0" w:space="0" w:color="auto"/>
        <w:bottom w:val="none" w:sz="0" w:space="0" w:color="auto"/>
        <w:right w:val="none" w:sz="0" w:space="0" w:color="auto"/>
      </w:divBdr>
    </w:div>
    <w:div w:id="777604461">
      <w:bodyDiv w:val="1"/>
      <w:marLeft w:val="0"/>
      <w:marRight w:val="0"/>
      <w:marTop w:val="0"/>
      <w:marBottom w:val="0"/>
      <w:divBdr>
        <w:top w:val="none" w:sz="0" w:space="0" w:color="auto"/>
        <w:left w:val="none" w:sz="0" w:space="0" w:color="auto"/>
        <w:bottom w:val="none" w:sz="0" w:space="0" w:color="auto"/>
        <w:right w:val="none" w:sz="0" w:space="0" w:color="auto"/>
      </w:divBdr>
    </w:div>
    <w:div w:id="777993870">
      <w:bodyDiv w:val="1"/>
      <w:marLeft w:val="0"/>
      <w:marRight w:val="0"/>
      <w:marTop w:val="0"/>
      <w:marBottom w:val="0"/>
      <w:divBdr>
        <w:top w:val="none" w:sz="0" w:space="0" w:color="auto"/>
        <w:left w:val="none" w:sz="0" w:space="0" w:color="auto"/>
        <w:bottom w:val="none" w:sz="0" w:space="0" w:color="auto"/>
        <w:right w:val="none" w:sz="0" w:space="0" w:color="auto"/>
      </w:divBdr>
    </w:div>
    <w:div w:id="778180992">
      <w:bodyDiv w:val="1"/>
      <w:marLeft w:val="0"/>
      <w:marRight w:val="0"/>
      <w:marTop w:val="0"/>
      <w:marBottom w:val="0"/>
      <w:divBdr>
        <w:top w:val="none" w:sz="0" w:space="0" w:color="auto"/>
        <w:left w:val="none" w:sz="0" w:space="0" w:color="auto"/>
        <w:bottom w:val="none" w:sz="0" w:space="0" w:color="auto"/>
        <w:right w:val="none" w:sz="0" w:space="0" w:color="auto"/>
      </w:divBdr>
    </w:div>
    <w:div w:id="778455771">
      <w:bodyDiv w:val="1"/>
      <w:marLeft w:val="0"/>
      <w:marRight w:val="0"/>
      <w:marTop w:val="0"/>
      <w:marBottom w:val="0"/>
      <w:divBdr>
        <w:top w:val="none" w:sz="0" w:space="0" w:color="auto"/>
        <w:left w:val="none" w:sz="0" w:space="0" w:color="auto"/>
        <w:bottom w:val="none" w:sz="0" w:space="0" w:color="auto"/>
        <w:right w:val="none" w:sz="0" w:space="0" w:color="auto"/>
      </w:divBdr>
    </w:div>
    <w:div w:id="780413173">
      <w:bodyDiv w:val="1"/>
      <w:marLeft w:val="0"/>
      <w:marRight w:val="0"/>
      <w:marTop w:val="0"/>
      <w:marBottom w:val="0"/>
      <w:divBdr>
        <w:top w:val="none" w:sz="0" w:space="0" w:color="auto"/>
        <w:left w:val="none" w:sz="0" w:space="0" w:color="auto"/>
        <w:bottom w:val="none" w:sz="0" w:space="0" w:color="auto"/>
        <w:right w:val="none" w:sz="0" w:space="0" w:color="auto"/>
      </w:divBdr>
    </w:div>
    <w:div w:id="780959663">
      <w:bodyDiv w:val="1"/>
      <w:marLeft w:val="0"/>
      <w:marRight w:val="0"/>
      <w:marTop w:val="0"/>
      <w:marBottom w:val="0"/>
      <w:divBdr>
        <w:top w:val="none" w:sz="0" w:space="0" w:color="auto"/>
        <w:left w:val="none" w:sz="0" w:space="0" w:color="auto"/>
        <w:bottom w:val="none" w:sz="0" w:space="0" w:color="auto"/>
        <w:right w:val="none" w:sz="0" w:space="0" w:color="auto"/>
      </w:divBdr>
    </w:div>
    <w:div w:id="782962523">
      <w:bodyDiv w:val="1"/>
      <w:marLeft w:val="0"/>
      <w:marRight w:val="0"/>
      <w:marTop w:val="0"/>
      <w:marBottom w:val="0"/>
      <w:divBdr>
        <w:top w:val="none" w:sz="0" w:space="0" w:color="auto"/>
        <w:left w:val="none" w:sz="0" w:space="0" w:color="auto"/>
        <w:bottom w:val="none" w:sz="0" w:space="0" w:color="auto"/>
        <w:right w:val="none" w:sz="0" w:space="0" w:color="auto"/>
      </w:divBdr>
    </w:div>
    <w:div w:id="783036367">
      <w:bodyDiv w:val="1"/>
      <w:marLeft w:val="0"/>
      <w:marRight w:val="0"/>
      <w:marTop w:val="0"/>
      <w:marBottom w:val="0"/>
      <w:divBdr>
        <w:top w:val="none" w:sz="0" w:space="0" w:color="auto"/>
        <w:left w:val="none" w:sz="0" w:space="0" w:color="auto"/>
        <w:bottom w:val="none" w:sz="0" w:space="0" w:color="auto"/>
        <w:right w:val="none" w:sz="0" w:space="0" w:color="auto"/>
      </w:divBdr>
    </w:div>
    <w:div w:id="784809601">
      <w:bodyDiv w:val="1"/>
      <w:marLeft w:val="0"/>
      <w:marRight w:val="0"/>
      <w:marTop w:val="0"/>
      <w:marBottom w:val="0"/>
      <w:divBdr>
        <w:top w:val="none" w:sz="0" w:space="0" w:color="auto"/>
        <w:left w:val="none" w:sz="0" w:space="0" w:color="auto"/>
        <w:bottom w:val="none" w:sz="0" w:space="0" w:color="auto"/>
        <w:right w:val="none" w:sz="0" w:space="0" w:color="auto"/>
      </w:divBdr>
    </w:div>
    <w:div w:id="791248442">
      <w:bodyDiv w:val="1"/>
      <w:marLeft w:val="0"/>
      <w:marRight w:val="0"/>
      <w:marTop w:val="0"/>
      <w:marBottom w:val="0"/>
      <w:divBdr>
        <w:top w:val="none" w:sz="0" w:space="0" w:color="auto"/>
        <w:left w:val="none" w:sz="0" w:space="0" w:color="auto"/>
        <w:bottom w:val="none" w:sz="0" w:space="0" w:color="auto"/>
        <w:right w:val="none" w:sz="0" w:space="0" w:color="auto"/>
      </w:divBdr>
    </w:div>
    <w:div w:id="803349180">
      <w:bodyDiv w:val="1"/>
      <w:marLeft w:val="0"/>
      <w:marRight w:val="0"/>
      <w:marTop w:val="0"/>
      <w:marBottom w:val="0"/>
      <w:divBdr>
        <w:top w:val="none" w:sz="0" w:space="0" w:color="auto"/>
        <w:left w:val="none" w:sz="0" w:space="0" w:color="auto"/>
        <w:bottom w:val="none" w:sz="0" w:space="0" w:color="auto"/>
        <w:right w:val="none" w:sz="0" w:space="0" w:color="auto"/>
      </w:divBdr>
    </w:div>
    <w:div w:id="808977644">
      <w:bodyDiv w:val="1"/>
      <w:marLeft w:val="0"/>
      <w:marRight w:val="0"/>
      <w:marTop w:val="0"/>
      <w:marBottom w:val="0"/>
      <w:divBdr>
        <w:top w:val="none" w:sz="0" w:space="0" w:color="auto"/>
        <w:left w:val="none" w:sz="0" w:space="0" w:color="auto"/>
        <w:bottom w:val="none" w:sz="0" w:space="0" w:color="auto"/>
        <w:right w:val="none" w:sz="0" w:space="0" w:color="auto"/>
      </w:divBdr>
    </w:div>
    <w:div w:id="812139884">
      <w:bodyDiv w:val="1"/>
      <w:marLeft w:val="0"/>
      <w:marRight w:val="0"/>
      <w:marTop w:val="0"/>
      <w:marBottom w:val="0"/>
      <w:divBdr>
        <w:top w:val="none" w:sz="0" w:space="0" w:color="auto"/>
        <w:left w:val="none" w:sz="0" w:space="0" w:color="auto"/>
        <w:bottom w:val="none" w:sz="0" w:space="0" w:color="auto"/>
        <w:right w:val="none" w:sz="0" w:space="0" w:color="auto"/>
      </w:divBdr>
    </w:div>
    <w:div w:id="815143649">
      <w:bodyDiv w:val="1"/>
      <w:marLeft w:val="0"/>
      <w:marRight w:val="0"/>
      <w:marTop w:val="0"/>
      <w:marBottom w:val="0"/>
      <w:divBdr>
        <w:top w:val="none" w:sz="0" w:space="0" w:color="auto"/>
        <w:left w:val="none" w:sz="0" w:space="0" w:color="auto"/>
        <w:bottom w:val="none" w:sz="0" w:space="0" w:color="auto"/>
        <w:right w:val="none" w:sz="0" w:space="0" w:color="auto"/>
      </w:divBdr>
    </w:div>
    <w:div w:id="817766413">
      <w:bodyDiv w:val="1"/>
      <w:marLeft w:val="0"/>
      <w:marRight w:val="0"/>
      <w:marTop w:val="0"/>
      <w:marBottom w:val="0"/>
      <w:divBdr>
        <w:top w:val="none" w:sz="0" w:space="0" w:color="auto"/>
        <w:left w:val="none" w:sz="0" w:space="0" w:color="auto"/>
        <w:bottom w:val="none" w:sz="0" w:space="0" w:color="auto"/>
        <w:right w:val="none" w:sz="0" w:space="0" w:color="auto"/>
      </w:divBdr>
    </w:div>
    <w:div w:id="819228478">
      <w:bodyDiv w:val="1"/>
      <w:marLeft w:val="0"/>
      <w:marRight w:val="0"/>
      <w:marTop w:val="0"/>
      <w:marBottom w:val="0"/>
      <w:divBdr>
        <w:top w:val="none" w:sz="0" w:space="0" w:color="auto"/>
        <w:left w:val="none" w:sz="0" w:space="0" w:color="auto"/>
        <w:bottom w:val="none" w:sz="0" w:space="0" w:color="auto"/>
        <w:right w:val="none" w:sz="0" w:space="0" w:color="auto"/>
      </w:divBdr>
    </w:div>
    <w:div w:id="825826997">
      <w:bodyDiv w:val="1"/>
      <w:marLeft w:val="0"/>
      <w:marRight w:val="0"/>
      <w:marTop w:val="0"/>
      <w:marBottom w:val="0"/>
      <w:divBdr>
        <w:top w:val="none" w:sz="0" w:space="0" w:color="auto"/>
        <w:left w:val="none" w:sz="0" w:space="0" w:color="auto"/>
        <w:bottom w:val="none" w:sz="0" w:space="0" w:color="auto"/>
        <w:right w:val="none" w:sz="0" w:space="0" w:color="auto"/>
      </w:divBdr>
    </w:div>
    <w:div w:id="832986626">
      <w:bodyDiv w:val="1"/>
      <w:marLeft w:val="0"/>
      <w:marRight w:val="0"/>
      <w:marTop w:val="0"/>
      <w:marBottom w:val="0"/>
      <w:divBdr>
        <w:top w:val="none" w:sz="0" w:space="0" w:color="auto"/>
        <w:left w:val="none" w:sz="0" w:space="0" w:color="auto"/>
        <w:bottom w:val="none" w:sz="0" w:space="0" w:color="auto"/>
        <w:right w:val="none" w:sz="0" w:space="0" w:color="auto"/>
      </w:divBdr>
    </w:div>
    <w:div w:id="848519696">
      <w:bodyDiv w:val="1"/>
      <w:marLeft w:val="0"/>
      <w:marRight w:val="0"/>
      <w:marTop w:val="0"/>
      <w:marBottom w:val="0"/>
      <w:divBdr>
        <w:top w:val="none" w:sz="0" w:space="0" w:color="auto"/>
        <w:left w:val="none" w:sz="0" w:space="0" w:color="auto"/>
        <w:bottom w:val="none" w:sz="0" w:space="0" w:color="auto"/>
        <w:right w:val="none" w:sz="0" w:space="0" w:color="auto"/>
      </w:divBdr>
    </w:div>
    <w:div w:id="852301913">
      <w:bodyDiv w:val="1"/>
      <w:marLeft w:val="0"/>
      <w:marRight w:val="0"/>
      <w:marTop w:val="0"/>
      <w:marBottom w:val="0"/>
      <w:divBdr>
        <w:top w:val="none" w:sz="0" w:space="0" w:color="auto"/>
        <w:left w:val="none" w:sz="0" w:space="0" w:color="auto"/>
        <w:bottom w:val="none" w:sz="0" w:space="0" w:color="auto"/>
        <w:right w:val="none" w:sz="0" w:space="0" w:color="auto"/>
      </w:divBdr>
    </w:div>
    <w:div w:id="852303056">
      <w:bodyDiv w:val="1"/>
      <w:marLeft w:val="0"/>
      <w:marRight w:val="0"/>
      <w:marTop w:val="0"/>
      <w:marBottom w:val="0"/>
      <w:divBdr>
        <w:top w:val="none" w:sz="0" w:space="0" w:color="auto"/>
        <w:left w:val="none" w:sz="0" w:space="0" w:color="auto"/>
        <w:bottom w:val="none" w:sz="0" w:space="0" w:color="auto"/>
        <w:right w:val="none" w:sz="0" w:space="0" w:color="auto"/>
      </w:divBdr>
    </w:div>
    <w:div w:id="857742715">
      <w:bodyDiv w:val="1"/>
      <w:marLeft w:val="0"/>
      <w:marRight w:val="0"/>
      <w:marTop w:val="0"/>
      <w:marBottom w:val="0"/>
      <w:divBdr>
        <w:top w:val="none" w:sz="0" w:space="0" w:color="auto"/>
        <w:left w:val="none" w:sz="0" w:space="0" w:color="auto"/>
        <w:bottom w:val="none" w:sz="0" w:space="0" w:color="auto"/>
        <w:right w:val="none" w:sz="0" w:space="0" w:color="auto"/>
      </w:divBdr>
    </w:div>
    <w:div w:id="860972830">
      <w:bodyDiv w:val="1"/>
      <w:marLeft w:val="0"/>
      <w:marRight w:val="0"/>
      <w:marTop w:val="0"/>
      <w:marBottom w:val="0"/>
      <w:divBdr>
        <w:top w:val="none" w:sz="0" w:space="0" w:color="auto"/>
        <w:left w:val="none" w:sz="0" w:space="0" w:color="auto"/>
        <w:bottom w:val="none" w:sz="0" w:space="0" w:color="auto"/>
        <w:right w:val="none" w:sz="0" w:space="0" w:color="auto"/>
      </w:divBdr>
    </w:div>
    <w:div w:id="861478391">
      <w:bodyDiv w:val="1"/>
      <w:marLeft w:val="0"/>
      <w:marRight w:val="0"/>
      <w:marTop w:val="0"/>
      <w:marBottom w:val="0"/>
      <w:divBdr>
        <w:top w:val="none" w:sz="0" w:space="0" w:color="auto"/>
        <w:left w:val="none" w:sz="0" w:space="0" w:color="auto"/>
        <w:bottom w:val="none" w:sz="0" w:space="0" w:color="auto"/>
        <w:right w:val="none" w:sz="0" w:space="0" w:color="auto"/>
      </w:divBdr>
    </w:div>
    <w:div w:id="862326320">
      <w:bodyDiv w:val="1"/>
      <w:marLeft w:val="0"/>
      <w:marRight w:val="0"/>
      <w:marTop w:val="0"/>
      <w:marBottom w:val="0"/>
      <w:divBdr>
        <w:top w:val="none" w:sz="0" w:space="0" w:color="auto"/>
        <w:left w:val="none" w:sz="0" w:space="0" w:color="auto"/>
        <w:bottom w:val="none" w:sz="0" w:space="0" w:color="auto"/>
        <w:right w:val="none" w:sz="0" w:space="0" w:color="auto"/>
      </w:divBdr>
    </w:div>
    <w:div w:id="866867088">
      <w:bodyDiv w:val="1"/>
      <w:marLeft w:val="0"/>
      <w:marRight w:val="0"/>
      <w:marTop w:val="0"/>
      <w:marBottom w:val="0"/>
      <w:divBdr>
        <w:top w:val="none" w:sz="0" w:space="0" w:color="auto"/>
        <w:left w:val="none" w:sz="0" w:space="0" w:color="auto"/>
        <w:bottom w:val="none" w:sz="0" w:space="0" w:color="auto"/>
        <w:right w:val="none" w:sz="0" w:space="0" w:color="auto"/>
      </w:divBdr>
    </w:div>
    <w:div w:id="869029299">
      <w:bodyDiv w:val="1"/>
      <w:marLeft w:val="0"/>
      <w:marRight w:val="0"/>
      <w:marTop w:val="0"/>
      <w:marBottom w:val="0"/>
      <w:divBdr>
        <w:top w:val="none" w:sz="0" w:space="0" w:color="auto"/>
        <w:left w:val="none" w:sz="0" w:space="0" w:color="auto"/>
        <w:bottom w:val="none" w:sz="0" w:space="0" w:color="auto"/>
        <w:right w:val="none" w:sz="0" w:space="0" w:color="auto"/>
      </w:divBdr>
    </w:div>
    <w:div w:id="870727143">
      <w:bodyDiv w:val="1"/>
      <w:marLeft w:val="0"/>
      <w:marRight w:val="0"/>
      <w:marTop w:val="0"/>
      <w:marBottom w:val="0"/>
      <w:divBdr>
        <w:top w:val="none" w:sz="0" w:space="0" w:color="auto"/>
        <w:left w:val="none" w:sz="0" w:space="0" w:color="auto"/>
        <w:bottom w:val="none" w:sz="0" w:space="0" w:color="auto"/>
        <w:right w:val="none" w:sz="0" w:space="0" w:color="auto"/>
      </w:divBdr>
    </w:div>
    <w:div w:id="871725572">
      <w:bodyDiv w:val="1"/>
      <w:marLeft w:val="0"/>
      <w:marRight w:val="0"/>
      <w:marTop w:val="0"/>
      <w:marBottom w:val="0"/>
      <w:divBdr>
        <w:top w:val="none" w:sz="0" w:space="0" w:color="auto"/>
        <w:left w:val="none" w:sz="0" w:space="0" w:color="auto"/>
        <w:bottom w:val="none" w:sz="0" w:space="0" w:color="auto"/>
        <w:right w:val="none" w:sz="0" w:space="0" w:color="auto"/>
      </w:divBdr>
    </w:div>
    <w:div w:id="871763746">
      <w:bodyDiv w:val="1"/>
      <w:marLeft w:val="0"/>
      <w:marRight w:val="0"/>
      <w:marTop w:val="0"/>
      <w:marBottom w:val="0"/>
      <w:divBdr>
        <w:top w:val="none" w:sz="0" w:space="0" w:color="auto"/>
        <w:left w:val="none" w:sz="0" w:space="0" w:color="auto"/>
        <w:bottom w:val="none" w:sz="0" w:space="0" w:color="auto"/>
        <w:right w:val="none" w:sz="0" w:space="0" w:color="auto"/>
      </w:divBdr>
    </w:div>
    <w:div w:id="879131332">
      <w:bodyDiv w:val="1"/>
      <w:marLeft w:val="0"/>
      <w:marRight w:val="0"/>
      <w:marTop w:val="0"/>
      <w:marBottom w:val="0"/>
      <w:divBdr>
        <w:top w:val="none" w:sz="0" w:space="0" w:color="auto"/>
        <w:left w:val="none" w:sz="0" w:space="0" w:color="auto"/>
        <w:bottom w:val="none" w:sz="0" w:space="0" w:color="auto"/>
        <w:right w:val="none" w:sz="0" w:space="0" w:color="auto"/>
      </w:divBdr>
    </w:div>
    <w:div w:id="882520793">
      <w:bodyDiv w:val="1"/>
      <w:marLeft w:val="0"/>
      <w:marRight w:val="0"/>
      <w:marTop w:val="0"/>
      <w:marBottom w:val="0"/>
      <w:divBdr>
        <w:top w:val="none" w:sz="0" w:space="0" w:color="auto"/>
        <w:left w:val="none" w:sz="0" w:space="0" w:color="auto"/>
        <w:bottom w:val="none" w:sz="0" w:space="0" w:color="auto"/>
        <w:right w:val="none" w:sz="0" w:space="0" w:color="auto"/>
      </w:divBdr>
    </w:div>
    <w:div w:id="887641567">
      <w:bodyDiv w:val="1"/>
      <w:marLeft w:val="0"/>
      <w:marRight w:val="0"/>
      <w:marTop w:val="0"/>
      <w:marBottom w:val="0"/>
      <w:divBdr>
        <w:top w:val="none" w:sz="0" w:space="0" w:color="auto"/>
        <w:left w:val="none" w:sz="0" w:space="0" w:color="auto"/>
        <w:bottom w:val="none" w:sz="0" w:space="0" w:color="auto"/>
        <w:right w:val="none" w:sz="0" w:space="0" w:color="auto"/>
      </w:divBdr>
    </w:div>
    <w:div w:id="891968771">
      <w:bodyDiv w:val="1"/>
      <w:marLeft w:val="0"/>
      <w:marRight w:val="0"/>
      <w:marTop w:val="0"/>
      <w:marBottom w:val="0"/>
      <w:divBdr>
        <w:top w:val="none" w:sz="0" w:space="0" w:color="auto"/>
        <w:left w:val="none" w:sz="0" w:space="0" w:color="auto"/>
        <w:bottom w:val="none" w:sz="0" w:space="0" w:color="auto"/>
        <w:right w:val="none" w:sz="0" w:space="0" w:color="auto"/>
      </w:divBdr>
    </w:div>
    <w:div w:id="894899380">
      <w:bodyDiv w:val="1"/>
      <w:marLeft w:val="0"/>
      <w:marRight w:val="0"/>
      <w:marTop w:val="0"/>
      <w:marBottom w:val="0"/>
      <w:divBdr>
        <w:top w:val="none" w:sz="0" w:space="0" w:color="auto"/>
        <w:left w:val="none" w:sz="0" w:space="0" w:color="auto"/>
        <w:bottom w:val="none" w:sz="0" w:space="0" w:color="auto"/>
        <w:right w:val="none" w:sz="0" w:space="0" w:color="auto"/>
      </w:divBdr>
    </w:div>
    <w:div w:id="898521161">
      <w:bodyDiv w:val="1"/>
      <w:marLeft w:val="0"/>
      <w:marRight w:val="0"/>
      <w:marTop w:val="0"/>
      <w:marBottom w:val="0"/>
      <w:divBdr>
        <w:top w:val="none" w:sz="0" w:space="0" w:color="auto"/>
        <w:left w:val="none" w:sz="0" w:space="0" w:color="auto"/>
        <w:bottom w:val="none" w:sz="0" w:space="0" w:color="auto"/>
        <w:right w:val="none" w:sz="0" w:space="0" w:color="auto"/>
      </w:divBdr>
    </w:div>
    <w:div w:id="908854071">
      <w:bodyDiv w:val="1"/>
      <w:marLeft w:val="0"/>
      <w:marRight w:val="0"/>
      <w:marTop w:val="0"/>
      <w:marBottom w:val="0"/>
      <w:divBdr>
        <w:top w:val="none" w:sz="0" w:space="0" w:color="auto"/>
        <w:left w:val="none" w:sz="0" w:space="0" w:color="auto"/>
        <w:bottom w:val="none" w:sz="0" w:space="0" w:color="auto"/>
        <w:right w:val="none" w:sz="0" w:space="0" w:color="auto"/>
      </w:divBdr>
    </w:div>
    <w:div w:id="923875136">
      <w:bodyDiv w:val="1"/>
      <w:marLeft w:val="0"/>
      <w:marRight w:val="0"/>
      <w:marTop w:val="0"/>
      <w:marBottom w:val="0"/>
      <w:divBdr>
        <w:top w:val="none" w:sz="0" w:space="0" w:color="auto"/>
        <w:left w:val="none" w:sz="0" w:space="0" w:color="auto"/>
        <w:bottom w:val="none" w:sz="0" w:space="0" w:color="auto"/>
        <w:right w:val="none" w:sz="0" w:space="0" w:color="auto"/>
      </w:divBdr>
    </w:div>
    <w:div w:id="936593950">
      <w:bodyDiv w:val="1"/>
      <w:marLeft w:val="0"/>
      <w:marRight w:val="0"/>
      <w:marTop w:val="0"/>
      <w:marBottom w:val="0"/>
      <w:divBdr>
        <w:top w:val="none" w:sz="0" w:space="0" w:color="auto"/>
        <w:left w:val="none" w:sz="0" w:space="0" w:color="auto"/>
        <w:bottom w:val="none" w:sz="0" w:space="0" w:color="auto"/>
        <w:right w:val="none" w:sz="0" w:space="0" w:color="auto"/>
      </w:divBdr>
    </w:div>
    <w:div w:id="938021586">
      <w:bodyDiv w:val="1"/>
      <w:marLeft w:val="0"/>
      <w:marRight w:val="0"/>
      <w:marTop w:val="0"/>
      <w:marBottom w:val="0"/>
      <w:divBdr>
        <w:top w:val="none" w:sz="0" w:space="0" w:color="auto"/>
        <w:left w:val="none" w:sz="0" w:space="0" w:color="auto"/>
        <w:bottom w:val="none" w:sz="0" w:space="0" w:color="auto"/>
        <w:right w:val="none" w:sz="0" w:space="0" w:color="auto"/>
      </w:divBdr>
    </w:div>
    <w:div w:id="946547957">
      <w:bodyDiv w:val="1"/>
      <w:marLeft w:val="0"/>
      <w:marRight w:val="0"/>
      <w:marTop w:val="0"/>
      <w:marBottom w:val="0"/>
      <w:divBdr>
        <w:top w:val="none" w:sz="0" w:space="0" w:color="auto"/>
        <w:left w:val="none" w:sz="0" w:space="0" w:color="auto"/>
        <w:bottom w:val="none" w:sz="0" w:space="0" w:color="auto"/>
        <w:right w:val="none" w:sz="0" w:space="0" w:color="auto"/>
      </w:divBdr>
    </w:div>
    <w:div w:id="947782348">
      <w:bodyDiv w:val="1"/>
      <w:marLeft w:val="0"/>
      <w:marRight w:val="0"/>
      <w:marTop w:val="0"/>
      <w:marBottom w:val="0"/>
      <w:divBdr>
        <w:top w:val="none" w:sz="0" w:space="0" w:color="auto"/>
        <w:left w:val="none" w:sz="0" w:space="0" w:color="auto"/>
        <w:bottom w:val="none" w:sz="0" w:space="0" w:color="auto"/>
        <w:right w:val="none" w:sz="0" w:space="0" w:color="auto"/>
      </w:divBdr>
    </w:div>
    <w:div w:id="955017122">
      <w:bodyDiv w:val="1"/>
      <w:marLeft w:val="0"/>
      <w:marRight w:val="0"/>
      <w:marTop w:val="0"/>
      <w:marBottom w:val="0"/>
      <w:divBdr>
        <w:top w:val="none" w:sz="0" w:space="0" w:color="auto"/>
        <w:left w:val="none" w:sz="0" w:space="0" w:color="auto"/>
        <w:bottom w:val="none" w:sz="0" w:space="0" w:color="auto"/>
        <w:right w:val="none" w:sz="0" w:space="0" w:color="auto"/>
      </w:divBdr>
    </w:div>
    <w:div w:id="970743998">
      <w:bodyDiv w:val="1"/>
      <w:marLeft w:val="0"/>
      <w:marRight w:val="0"/>
      <w:marTop w:val="0"/>
      <w:marBottom w:val="0"/>
      <w:divBdr>
        <w:top w:val="none" w:sz="0" w:space="0" w:color="auto"/>
        <w:left w:val="none" w:sz="0" w:space="0" w:color="auto"/>
        <w:bottom w:val="none" w:sz="0" w:space="0" w:color="auto"/>
        <w:right w:val="none" w:sz="0" w:space="0" w:color="auto"/>
      </w:divBdr>
    </w:div>
    <w:div w:id="974792055">
      <w:bodyDiv w:val="1"/>
      <w:marLeft w:val="0"/>
      <w:marRight w:val="0"/>
      <w:marTop w:val="0"/>
      <w:marBottom w:val="0"/>
      <w:divBdr>
        <w:top w:val="none" w:sz="0" w:space="0" w:color="auto"/>
        <w:left w:val="none" w:sz="0" w:space="0" w:color="auto"/>
        <w:bottom w:val="none" w:sz="0" w:space="0" w:color="auto"/>
        <w:right w:val="none" w:sz="0" w:space="0" w:color="auto"/>
      </w:divBdr>
    </w:div>
    <w:div w:id="982544622">
      <w:bodyDiv w:val="1"/>
      <w:marLeft w:val="0"/>
      <w:marRight w:val="0"/>
      <w:marTop w:val="0"/>
      <w:marBottom w:val="0"/>
      <w:divBdr>
        <w:top w:val="none" w:sz="0" w:space="0" w:color="auto"/>
        <w:left w:val="none" w:sz="0" w:space="0" w:color="auto"/>
        <w:bottom w:val="none" w:sz="0" w:space="0" w:color="auto"/>
        <w:right w:val="none" w:sz="0" w:space="0" w:color="auto"/>
      </w:divBdr>
    </w:div>
    <w:div w:id="982924450">
      <w:bodyDiv w:val="1"/>
      <w:marLeft w:val="0"/>
      <w:marRight w:val="0"/>
      <w:marTop w:val="0"/>
      <w:marBottom w:val="0"/>
      <w:divBdr>
        <w:top w:val="none" w:sz="0" w:space="0" w:color="auto"/>
        <w:left w:val="none" w:sz="0" w:space="0" w:color="auto"/>
        <w:bottom w:val="none" w:sz="0" w:space="0" w:color="auto"/>
        <w:right w:val="none" w:sz="0" w:space="0" w:color="auto"/>
      </w:divBdr>
    </w:div>
    <w:div w:id="985208354">
      <w:bodyDiv w:val="1"/>
      <w:marLeft w:val="0"/>
      <w:marRight w:val="0"/>
      <w:marTop w:val="0"/>
      <w:marBottom w:val="0"/>
      <w:divBdr>
        <w:top w:val="none" w:sz="0" w:space="0" w:color="auto"/>
        <w:left w:val="none" w:sz="0" w:space="0" w:color="auto"/>
        <w:bottom w:val="none" w:sz="0" w:space="0" w:color="auto"/>
        <w:right w:val="none" w:sz="0" w:space="0" w:color="auto"/>
      </w:divBdr>
    </w:div>
    <w:div w:id="988289346">
      <w:bodyDiv w:val="1"/>
      <w:marLeft w:val="0"/>
      <w:marRight w:val="0"/>
      <w:marTop w:val="0"/>
      <w:marBottom w:val="0"/>
      <w:divBdr>
        <w:top w:val="none" w:sz="0" w:space="0" w:color="auto"/>
        <w:left w:val="none" w:sz="0" w:space="0" w:color="auto"/>
        <w:bottom w:val="none" w:sz="0" w:space="0" w:color="auto"/>
        <w:right w:val="none" w:sz="0" w:space="0" w:color="auto"/>
      </w:divBdr>
    </w:div>
    <w:div w:id="990714625">
      <w:bodyDiv w:val="1"/>
      <w:marLeft w:val="0"/>
      <w:marRight w:val="0"/>
      <w:marTop w:val="0"/>
      <w:marBottom w:val="0"/>
      <w:divBdr>
        <w:top w:val="none" w:sz="0" w:space="0" w:color="auto"/>
        <w:left w:val="none" w:sz="0" w:space="0" w:color="auto"/>
        <w:bottom w:val="none" w:sz="0" w:space="0" w:color="auto"/>
        <w:right w:val="none" w:sz="0" w:space="0" w:color="auto"/>
      </w:divBdr>
    </w:div>
    <w:div w:id="992417592">
      <w:bodyDiv w:val="1"/>
      <w:marLeft w:val="0"/>
      <w:marRight w:val="0"/>
      <w:marTop w:val="0"/>
      <w:marBottom w:val="0"/>
      <w:divBdr>
        <w:top w:val="none" w:sz="0" w:space="0" w:color="auto"/>
        <w:left w:val="none" w:sz="0" w:space="0" w:color="auto"/>
        <w:bottom w:val="none" w:sz="0" w:space="0" w:color="auto"/>
        <w:right w:val="none" w:sz="0" w:space="0" w:color="auto"/>
      </w:divBdr>
      <w:divsChild>
        <w:div w:id="527763074">
          <w:marLeft w:val="-720"/>
          <w:marRight w:val="0"/>
          <w:marTop w:val="0"/>
          <w:marBottom w:val="0"/>
          <w:divBdr>
            <w:top w:val="none" w:sz="0" w:space="0" w:color="auto"/>
            <w:left w:val="none" w:sz="0" w:space="0" w:color="auto"/>
            <w:bottom w:val="none" w:sz="0" w:space="0" w:color="auto"/>
            <w:right w:val="none" w:sz="0" w:space="0" w:color="auto"/>
          </w:divBdr>
        </w:div>
      </w:divsChild>
    </w:div>
    <w:div w:id="994528425">
      <w:bodyDiv w:val="1"/>
      <w:marLeft w:val="0"/>
      <w:marRight w:val="0"/>
      <w:marTop w:val="0"/>
      <w:marBottom w:val="0"/>
      <w:divBdr>
        <w:top w:val="none" w:sz="0" w:space="0" w:color="auto"/>
        <w:left w:val="none" w:sz="0" w:space="0" w:color="auto"/>
        <w:bottom w:val="none" w:sz="0" w:space="0" w:color="auto"/>
        <w:right w:val="none" w:sz="0" w:space="0" w:color="auto"/>
      </w:divBdr>
    </w:div>
    <w:div w:id="994989053">
      <w:bodyDiv w:val="1"/>
      <w:marLeft w:val="0"/>
      <w:marRight w:val="0"/>
      <w:marTop w:val="0"/>
      <w:marBottom w:val="0"/>
      <w:divBdr>
        <w:top w:val="none" w:sz="0" w:space="0" w:color="auto"/>
        <w:left w:val="none" w:sz="0" w:space="0" w:color="auto"/>
        <w:bottom w:val="none" w:sz="0" w:space="0" w:color="auto"/>
        <w:right w:val="none" w:sz="0" w:space="0" w:color="auto"/>
      </w:divBdr>
    </w:div>
    <w:div w:id="998190578">
      <w:bodyDiv w:val="1"/>
      <w:marLeft w:val="0"/>
      <w:marRight w:val="0"/>
      <w:marTop w:val="0"/>
      <w:marBottom w:val="0"/>
      <w:divBdr>
        <w:top w:val="none" w:sz="0" w:space="0" w:color="auto"/>
        <w:left w:val="none" w:sz="0" w:space="0" w:color="auto"/>
        <w:bottom w:val="none" w:sz="0" w:space="0" w:color="auto"/>
        <w:right w:val="none" w:sz="0" w:space="0" w:color="auto"/>
      </w:divBdr>
    </w:div>
    <w:div w:id="1002243104">
      <w:bodyDiv w:val="1"/>
      <w:marLeft w:val="0"/>
      <w:marRight w:val="0"/>
      <w:marTop w:val="0"/>
      <w:marBottom w:val="0"/>
      <w:divBdr>
        <w:top w:val="none" w:sz="0" w:space="0" w:color="auto"/>
        <w:left w:val="none" w:sz="0" w:space="0" w:color="auto"/>
        <w:bottom w:val="none" w:sz="0" w:space="0" w:color="auto"/>
        <w:right w:val="none" w:sz="0" w:space="0" w:color="auto"/>
      </w:divBdr>
    </w:div>
    <w:div w:id="1002661736">
      <w:bodyDiv w:val="1"/>
      <w:marLeft w:val="0"/>
      <w:marRight w:val="0"/>
      <w:marTop w:val="0"/>
      <w:marBottom w:val="0"/>
      <w:divBdr>
        <w:top w:val="none" w:sz="0" w:space="0" w:color="auto"/>
        <w:left w:val="none" w:sz="0" w:space="0" w:color="auto"/>
        <w:bottom w:val="none" w:sz="0" w:space="0" w:color="auto"/>
        <w:right w:val="none" w:sz="0" w:space="0" w:color="auto"/>
      </w:divBdr>
    </w:div>
    <w:div w:id="1009991584">
      <w:bodyDiv w:val="1"/>
      <w:marLeft w:val="0"/>
      <w:marRight w:val="0"/>
      <w:marTop w:val="0"/>
      <w:marBottom w:val="0"/>
      <w:divBdr>
        <w:top w:val="none" w:sz="0" w:space="0" w:color="auto"/>
        <w:left w:val="none" w:sz="0" w:space="0" w:color="auto"/>
        <w:bottom w:val="none" w:sz="0" w:space="0" w:color="auto"/>
        <w:right w:val="none" w:sz="0" w:space="0" w:color="auto"/>
      </w:divBdr>
    </w:div>
    <w:div w:id="1010570863">
      <w:bodyDiv w:val="1"/>
      <w:marLeft w:val="0"/>
      <w:marRight w:val="0"/>
      <w:marTop w:val="0"/>
      <w:marBottom w:val="0"/>
      <w:divBdr>
        <w:top w:val="none" w:sz="0" w:space="0" w:color="auto"/>
        <w:left w:val="none" w:sz="0" w:space="0" w:color="auto"/>
        <w:bottom w:val="none" w:sz="0" w:space="0" w:color="auto"/>
        <w:right w:val="none" w:sz="0" w:space="0" w:color="auto"/>
      </w:divBdr>
    </w:div>
    <w:div w:id="1012026010">
      <w:bodyDiv w:val="1"/>
      <w:marLeft w:val="0"/>
      <w:marRight w:val="0"/>
      <w:marTop w:val="0"/>
      <w:marBottom w:val="0"/>
      <w:divBdr>
        <w:top w:val="none" w:sz="0" w:space="0" w:color="auto"/>
        <w:left w:val="none" w:sz="0" w:space="0" w:color="auto"/>
        <w:bottom w:val="none" w:sz="0" w:space="0" w:color="auto"/>
        <w:right w:val="none" w:sz="0" w:space="0" w:color="auto"/>
      </w:divBdr>
    </w:div>
    <w:div w:id="1012801740">
      <w:bodyDiv w:val="1"/>
      <w:marLeft w:val="0"/>
      <w:marRight w:val="0"/>
      <w:marTop w:val="0"/>
      <w:marBottom w:val="0"/>
      <w:divBdr>
        <w:top w:val="none" w:sz="0" w:space="0" w:color="auto"/>
        <w:left w:val="none" w:sz="0" w:space="0" w:color="auto"/>
        <w:bottom w:val="none" w:sz="0" w:space="0" w:color="auto"/>
        <w:right w:val="none" w:sz="0" w:space="0" w:color="auto"/>
      </w:divBdr>
    </w:div>
    <w:div w:id="1014529595">
      <w:bodyDiv w:val="1"/>
      <w:marLeft w:val="0"/>
      <w:marRight w:val="0"/>
      <w:marTop w:val="0"/>
      <w:marBottom w:val="0"/>
      <w:divBdr>
        <w:top w:val="none" w:sz="0" w:space="0" w:color="auto"/>
        <w:left w:val="none" w:sz="0" w:space="0" w:color="auto"/>
        <w:bottom w:val="none" w:sz="0" w:space="0" w:color="auto"/>
        <w:right w:val="none" w:sz="0" w:space="0" w:color="auto"/>
      </w:divBdr>
    </w:div>
    <w:div w:id="1015618426">
      <w:bodyDiv w:val="1"/>
      <w:marLeft w:val="0"/>
      <w:marRight w:val="0"/>
      <w:marTop w:val="0"/>
      <w:marBottom w:val="0"/>
      <w:divBdr>
        <w:top w:val="none" w:sz="0" w:space="0" w:color="auto"/>
        <w:left w:val="none" w:sz="0" w:space="0" w:color="auto"/>
        <w:bottom w:val="none" w:sz="0" w:space="0" w:color="auto"/>
        <w:right w:val="none" w:sz="0" w:space="0" w:color="auto"/>
      </w:divBdr>
    </w:div>
    <w:div w:id="1015695834">
      <w:bodyDiv w:val="1"/>
      <w:marLeft w:val="0"/>
      <w:marRight w:val="0"/>
      <w:marTop w:val="0"/>
      <w:marBottom w:val="0"/>
      <w:divBdr>
        <w:top w:val="none" w:sz="0" w:space="0" w:color="auto"/>
        <w:left w:val="none" w:sz="0" w:space="0" w:color="auto"/>
        <w:bottom w:val="none" w:sz="0" w:space="0" w:color="auto"/>
        <w:right w:val="none" w:sz="0" w:space="0" w:color="auto"/>
      </w:divBdr>
    </w:div>
    <w:div w:id="1019166239">
      <w:bodyDiv w:val="1"/>
      <w:marLeft w:val="0"/>
      <w:marRight w:val="0"/>
      <w:marTop w:val="0"/>
      <w:marBottom w:val="0"/>
      <w:divBdr>
        <w:top w:val="none" w:sz="0" w:space="0" w:color="auto"/>
        <w:left w:val="none" w:sz="0" w:space="0" w:color="auto"/>
        <w:bottom w:val="none" w:sz="0" w:space="0" w:color="auto"/>
        <w:right w:val="none" w:sz="0" w:space="0" w:color="auto"/>
      </w:divBdr>
    </w:div>
    <w:div w:id="1054891146">
      <w:bodyDiv w:val="1"/>
      <w:marLeft w:val="0"/>
      <w:marRight w:val="0"/>
      <w:marTop w:val="0"/>
      <w:marBottom w:val="0"/>
      <w:divBdr>
        <w:top w:val="none" w:sz="0" w:space="0" w:color="auto"/>
        <w:left w:val="none" w:sz="0" w:space="0" w:color="auto"/>
        <w:bottom w:val="none" w:sz="0" w:space="0" w:color="auto"/>
        <w:right w:val="none" w:sz="0" w:space="0" w:color="auto"/>
      </w:divBdr>
    </w:div>
    <w:div w:id="1068460847">
      <w:bodyDiv w:val="1"/>
      <w:marLeft w:val="0"/>
      <w:marRight w:val="0"/>
      <w:marTop w:val="0"/>
      <w:marBottom w:val="0"/>
      <w:divBdr>
        <w:top w:val="none" w:sz="0" w:space="0" w:color="auto"/>
        <w:left w:val="none" w:sz="0" w:space="0" w:color="auto"/>
        <w:bottom w:val="none" w:sz="0" w:space="0" w:color="auto"/>
        <w:right w:val="none" w:sz="0" w:space="0" w:color="auto"/>
      </w:divBdr>
    </w:div>
    <w:div w:id="1077285938">
      <w:bodyDiv w:val="1"/>
      <w:marLeft w:val="0"/>
      <w:marRight w:val="0"/>
      <w:marTop w:val="0"/>
      <w:marBottom w:val="0"/>
      <w:divBdr>
        <w:top w:val="none" w:sz="0" w:space="0" w:color="auto"/>
        <w:left w:val="none" w:sz="0" w:space="0" w:color="auto"/>
        <w:bottom w:val="none" w:sz="0" w:space="0" w:color="auto"/>
        <w:right w:val="none" w:sz="0" w:space="0" w:color="auto"/>
      </w:divBdr>
    </w:div>
    <w:div w:id="1077434767">
      <w:bodyDiv w:val="1"/>
      <w:marLeft w:val="0"/>
      <w:marRight w:val="0"/>
      <w:marTop w:val="0"/>
      <w:marBottom w:val="0"/>
      <w:divBdr>
        <w:top w:val="none" w:sz="0" w:space="0" w:color="auto"/>
        <w:left w:val="none" w:sz="0" w:space="0" w:color="auto"/>
        <w:bottom w:val="none" w:sz="0" w:space="0" w:color="auto"/>
        <w:right w:val="none" w:sz="0" w:space="0" w:color="auto"/>
      </w:divBdr>
    </w:div>
    <w:div w:id="1090855978">
      <w:bodyDiv w:val="1"/>
      <w:marLeft w:val="0"/>
      <w:marRight w:val="0"/>
      <w:marTop w:val="0"/>
      <w:marBottom w:val="0"/>
      <w:divBdr>
        <w:top w:val="none" w:sz="0" w:space="0" w:color="auto"/>
        <w:left w:val="none" w:sz="0" w:space="0" w:color="auto"/>
        <w:bottom w:val="none" w:sz="0" w:space="0" w:color="auto"/>
        <w:right w:val="none" w:sz="0" w:space="0" w:color="auto"/>
      </w:divBdr>
    </w:div>
    <w:div w:id="1096443913">
      <w:bodyDiv w:val="1"/>
      <w:marLeft w:val="0"/>
      <w:marRight w:val="0"/>
      <w:marTop w:val="0"/>
      <w:marBottom w:val="0"/>
      <w:divBdr>
        <w:top w:val="none" w:sz="0" w:space="0" w:color="auto"/>
        <w:left w:val="none" w:sz="0" w:space="0" w:color="auto"/>
        <w:bottom w:val="none" w:sz="0" w:space="0" w:color="auto"/>
        <w:right w:val="none" w:sz="0" w:space="0" w:color="auto"/>
      </w:divBdr>
    </w:div>
    <w:div w:id="1103187374">
      <w:bodyDiv w:val="1"/>
      <w:marLeft w:val="0"/>
      <w:marRight w:val="0"/>
      <w:marTop w:val="0"/>
      <w:marBottom w:val="0"/>
      <w:divBdr>
        <w:top w:val="none" w:sz="0" w:space="0" w:color="auto"/>
        <w:left w:val="none" w:sz="0" w:space="0" w:color="auto"/>
        <w:bottom w:val="none" w:sz="0" w:space="0" w:color="auto"/>
        <w:right w:val="none" w:sz="0" w:space="0" w:color="auto"/>
      </w:divBdr>
    </w:div>
    <w:div w:id="1106542261">
      <w:bodyDiv w:val="1"/>
      <w:marLeft w:val="0"/>
      <w:marRight w:val="0"/>
      <w:marTop w:val="0"/>
      <w:marBottom w:val="0"/>
      <w:divBdr>
        <w:top w:val="none" w:sz="0" w:space="0" w:color="auto"/>
        <w:left w:val="none" w:sz="0" w:space="0" w:color="auto"/>
        <w:bottom w:val="none" w:sz="0" w:space="0" w:color="auto"/>
        <w:right w:val="none" w:sz="0" w:space="0" w:color="auto"/>
      </w:divBdr>
    </w:div>
    <w:div w:id="1106651818">
      <w:bodyDiv w:val="1"/>
      <w:marLeft w:val="0"/>
      <w:marRight w:val="0"/>
      <w:marTop w:val="0"/>
      <w:marBottom w:val="0"/>
      <w:divBdr>
        <w:top w:val="none" w:sz="0" w:space="0" w:color="auto"/>
        <w:left w:val="none" w:sz="0" w:space="0" w:color="auto"/>
        <w:bottom w:val="none" w:sz="0" w:space="0" w:color="auto"/>
        <w:right w:val="none" w:sz="0" w:space="0" w:color="auto"/>
      </w:divBdr>
    </w:div>
    <w:div w:id="1107313462">
      <w:bodyDiv w:val="1"/>
      <w:marLeft w:val="0"/>
      <w:marRight w:val="0"/>
      <w:marTop w:val="0"/>
      <w:marBottom w:val="0"/>
      <w:divBdr>
        <w:top w:val="none" w:sz="0" w:space="0" w:color="auto"/>
        <w:left w:val="none" w:sz="0" w:space="0" w:color="auto"/>
        <w:bottom w:val="none" w:sz="0" w:space="0" w:color="auto"/>
        <w:right w:val="none" w:sz="0" w:space="0" w:color="auto"/>
      </w:divBdr>
    </w:div>
    <w:div w:id="1110395193">
      <w:bodyDiv w:val="1"/>
      <w:marLeft w:val="0"/>
      <w:marRight w:val="0"/>
      <w:marTop w:val="0"/>
      <w:marBottom w:val="0"/>
      <w:divBdr>
        <w:top w:val="none" w:sz="0" w:space="0" w:color="auto"/>
        <w:left w:val="none" w:sz="0" w:space="0" w:color="auto"/>
        <w:bottom w:val="none" w:sz="0" w:space="0" w:color="auto"/>
        <w:right w:val="none" w:sz="0" w:space="0" w:color="auto"/>
      </w:divBdr>
    </w:div>
    <w:div w:id="1114204123">
      <w:bodyDiv w:val="1"/>
      <w:marLeft w:val="0"/>
      <w:marRight w:val="0"/>
      <w:marTop w:val="0"/>
      <w:marBottom w:val="0"/>
      <w:divBdr>
        <w:top w:val="none" w:sz="0" w:space="0" w:color="auto"/>
        <w:left w:val="none" w:sz="0" w:space="0" w:color="auto"/>
        <w:bottom w:val="none" w:sz="0" w:space="0" w:color="auto"/>
        <w:right w:val="none" w:sz="0" w:space="0" w:color="auto"/>
      </w:divBdr>
    </w:div>
    <w:div w:id="1114861786">
      <w:bodyDiv w:val="1"/>
      <w:marLeft w:val="0"/>
      <w:marRight w:val="0"/>
      <w:marTop w:val="0"/>
      <w:marBottom w:val="0"/>
      <w:divBdr>
        <w:top w:val="none" w:sz="0" w:space="0" w:color="auto"/>
        <w:left w:val="none" w:sz="0" w:space="0" w:color="auto"/>
        <w:bottom w:val="none" w:sz="0" w:space="0" w:color="auto"/>
        <w:right w:val="none" w:sz="0" w:space="0" w:color="auto"/>
      </w:divBdr>
    </w:div>
    <w:div w:id="1115952739">
      <w:bodyDiv w:val="1"/>
      <w:marLeft w:val="0"/>
      <w:marRight w:val="0"/>
      <w:marTop w:val="0"/>
      <w:marBottom w:val="0"/>
      <w:divBdr>
        <w:top w:val="none" w:sz="0" w:space="0" w:color="auto"/>
        <w:left w:val="none" w:sz="0" w:space="0" w:color="auto"/>
        <w:bottom w:val="none" w:sz="0" w:space="0" w:color="auto"/>
        <w:right w:val="none" w:sz="0" w:space="0" w:color="auto"/>
      </w:divBdr>
    </w:div>
    <w:div w:id="1129589475">
      <w:bodyDiv w:val="1"/>
      <w:marLeft w:val="0"/>
      <w:marRight w:val="0"/>
      <w:marTop w:val="0"/>
      <w:marBottom w:val="0"/>
      <w:divBdr>
        <w:top w:val="none" w:sz="0" w:space="0" w:color="auto"/>
        <w:left w:val="none" w:sz="0" w:space="0" w:color="auto"/>
        <w:bottom w:val="none" w:sz="0" w:space="0" w:color="auto"/>
        <w:right w:val="none" w:sz="0" w:space="0" w:color="auto"/>
      </w:divBdr>
    </w:div>
    <w:div w:id="1159811866">
      <w:bodyDiv w:val="1"/>
      <w:marLeft w:val="0"/>
      <w:marRight w:val="0"/>
      <w:marTop w:val="0"/>
      <w:marBottom w:val="0"/>
      <w:divBdr>
        <w:top w:val="none" w:sz="0" w:space="0" w:color="auto"/>
        <w:left w:val="none" w:sz="0" w:space="0" w:color="auto"/>
        <w:bottom w:val="none" w:sz="0" w:space="0" w:color="auto"/>
        <w:right w:val="none" w:sz="0" w:space="0" w:color="auto"/>
      </w:divBdr>
    </w:div>
    <w:div w:id="1173498592">
      <w:bodyDiv w:val="1"/>
      <w:marLeft w:val="0"/>
      <w:marRight w:val="0"/>
      <w:marTop w:val="0"/>
      <w:marBottom w:val="0"/>
      <w:divBdr>
        <w:top w:val="none" w:sz="0" w:space="0" w:color="auto"/>
        <w:left w:val="none" w:sz="0" w:space="0" w:color="auto"/>
        <w:bottom w:val="none" w:sz="0" w:space="0" w:color="auto"/>
        <w:right w:val="none" w:sz="0" w:space="0" w:color="auto"/>
      </w:divBdr>
    </w:div>
    <w:div w:id="1177113385">
      <w:bodyDiv w:val="1"/>
      <w:marLeft w:val="0"/>
      <w:marRight w:val="0"/>
      <w:marTop w:val="0"/>
      <w:marBottom w:val="0"/>
      <w:divBdr>
        <w:top w:val="none" w:sz="0" w:space="0" w:color="auto"/>
        <w:left w:val="none" w:sz="0" w:space="0" w:color="auto"/>
        <w:bottom w:val="none" w:sz="0" w:space="0" w:color="auto"/>
        <w:right w:val="none" w:sz="0" w:space="0" w:color="auto"/>
      </w:divBdr>
    </w:div>
    <w:div w:id="1178696458">
      <w:bodyDiv w:val="1"/>
      <w:marLeft w:val="0"/>
      <w:marRight w:val="0"/>
      <w:marTop w:val="0"/>
      <w:marBottom w:val="0"/>
      <w:divBdr>
        <w:top w:val="none" w:sz="0" w:space="0" w:color="auto"/>
        <w:left w:val="none" w:sz="0" w:space="0" w:color="auto"/>
        <w:bottom w:val="none" w:sz="0" w:space="0" w:color="auto"/>
        <w:right w:val="none" w:sz="0" w:space="0" w:color="auto"/>
      </w:divBdr>
      <w:divsChild>
        <w:div w:id="922371526">
          <w:marLeft w:val="0"/>
          <w:marRight w:val="0"/>
          <w:marTop w:val="0"/>
          <w:marBottom w:val="0"/>
          <w:divBdr>
            <w:top w:val="none" w:sz="0" w:space="0" w:color="auto"/>
            <w:left w:val="none" w:sz="0" w:space="0" w:color="auto"/>
            <w:bottom w:val="none" w:sz="0" w:space="0" w:color="auto"/>
            <w:right w:val="none" w:sz="0" w:space="0" w:color="auto"/>
          </w:divBdr>
          <w:divsChild>
            <w:div w:id="394747468">
              <w:marLeft w:val="0"/>
              <w:marRight w:val="0"/>
              <w:marTop w:val="0"/>
              <w:marBottom w:val="0"/>
              <w:divBdr>
                <w:top w:val="none" w:sz="0" w:space="0" w:color="auto"/>
                <w:left w:val="none" w:sz="0" w:space="0" w:color="auto"/>
                <w:bottom w:val="none" w:sz="0" w:space="0" w:color="auto"/>
                <w:right w:val="none" w:sz="0" w:space="0" w:color="auto"/>
              </w:divBdr>
            </w:div>
          </w:divsChild>
        </w:div>
        <w:div w:id="962155591">
          <w:marLeft w:val="0"/>
          <w:marRight w:val="0"/>
          <w:marTop w:val="0"/>
          <w:marBottom w:val="0"/>
          <w:divBdr>
            <w:top w:val="none" w:sz="0" w:space="0" w:color="auto"/>
            <w:left w:val="none" w:sz="0" w:space="0" w:color="auto"/>
            <w:bottom w:val="none" w:sz="0" w:space="0" w:color="auto"/>
            <w:right w:val="none" w:sz="0" w:space="0" w:color="auto"/>
          </w:divBdr>
          <w:divsChild>
            <w:div w:id="224609530">
              <w:marLeft w:val="0"/>
              <w:marRight w:val="0"/>
              <w:marTop w:val="0"/>
              <w:marBottom w:val="0"/>
              <w:divBdr>
                <w:top w:val="none" w:sz="0" w:space="0" w:color="auto"/>
                <w:left w:val="none" w:sz="0" w:space="0" w:color="auto"/>
                <w:bottom w:val="none" w:sz="0" w:space="0" w:color="auto"/>
                <w:right w:val="none" w:sz="0" w:space="0" w:color="auto"/>
              </w:divBdr>
              <w:divsChild>
                <w:div w:id="6442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090740">
      <w:bodyDiv w:val="1"/>
      <w:marLeft w:val="0"/>
      <w:marRight w:val="0"/>
      <w:marTop w:val="0"/>
      <w:marBottom w:val="0"/>
      <w:divBdr>
        <w:top w:val="none" w:sz="0" w:space="0" w:color="auto"/>
        <w:left w:val="none" w:sz="0" w:space="0" w:color="auto"/>
        <w:bottom w:val="none" w:sz="0" w:space="0" w:color="auto"/>
        <w:right w:val="none" w:sz="0" w:space="0" w:color="auto"/>
      </w:divBdr>
    </w:div>
    <w:div w:id="1186944464">
      <w:bodyDiv w:val="1"/>
      <w:marLeft w:val="0"/>
      <w:marRight w:val="0"/>
      <w:marTop w:val="0"/>
      <w:marBottom w:val="0"/>
      <w:divBdr>
        <w:top w:val="none" w:sz="0" w:space="0" w:color="auto"/>
        <w:left w:val="none" w:sz="0" w:space="0" w:color="auto"/>
        <w:bottom w:val="none" w:sz="0" w:space="0" w:color="auto"/>
        <w:right w:val="none" w:sz="0" w:space="0" w:color="auto"/>
      </w:divBdr>
    </w:div>
    <w:div w:id="1190605281">
      <w:bodyDiv w:val="1"/>
      <w:marLeft w:val="0"/>
      <w:marRight w:val="0"/>
      <w:marTop w:val="0"/>
      <w:marBottom w:val="0"/>
      <w:divBdr>
        <w:top w:val="none" w:sz="0" w:space="0" w:color="auto"/>
        <w:left w:val="none" w:sz="0" w:space="0" w:color="auto"/>
        <w:bottom w:val="none" w:sz="0" w:space="0" w:color="auto"/>
        <w:right w:val="none" w:sz="0" w:space="0" w:color="auto"/>
      </w:divBdr>
    </w:div>
    <w:div w:id="1210142646">
      <w:bodyDiv w:val="1"/>
      <w:marLeft w:val="0"/>
      <w:marRight w:val="0"/>
      <w:marTop w:val="0"/>
      <w:marBottom w:val="0"/>
      <w:divBdr>
        <w:top w:val="none" w:sz="0" w:space="0" w:color="auto"/>
        <w:left w:val="none" w:sz="0" w:space="0" w:color="auto"/>
        <w:bottom w:val="none" w:sz="0" w:space="0" w:color="auto"/>
        <w:right w:val="none" w:sz="0" w:space="0" w:color="auto"/>
      </w:divBdr>
    </w:div>
    <w:div w:id="1216504000">
      <w:bodyDiv w:val="1"/>
      <w:marLeft w:val="0"/>
      <w:marRight w:val="0"/>
      <w:marTop w:val="0"/>
      <w:marBottom w:val="0"/>
      <w:divBdr>
        <w:top w:val="none" w:sz="0" w:space="0" w:color="auto"/>
        <w:left w:val="none" w:sz="0" w:space="0" w:color="auto"/>
        <w:bottom w:val="none" w:sz="0" w:space="0" w:color="auto"/>
        <w:right w:val="none" w:sz="0" w:space="0" w:color="auto"/>
      </w:divBdr>
    </w:div>
    <w:div w:id="1217812196">
      <w:bodyDiv w:val="1"/>
      <w:marLeft w:val="0"/>
      <w:marRight w:val="0"/>
      <w:marTop w:val="0"/>
      <w:marBottom w:val="0"/>
      <w:divBdr>
        <w:top w:val="none" w:sz="0" w:space="0" w:color="auto"/>
        <w:left w:val="none" w:sz="0" w:space="0" w:color="auto"/>
        <w:bottom w:val="none" w:sz="0" w:space="0" w:color="auto"/>
        <w:right w:val="none" w:sz="0" w:space="0" w:color="auto"/>
      </w:divBdr>
    </w:div>
    <w:div w:id="1222907996">
      <w:bodyDiv w:val="1"/>
      <w:marLeft w:val="0"/>
      <w:marRight w:val="0"/>
      <w:marTop w:val="0"/>
      <w:marBottom w:val="0"/>
      <w:divBdr>
        <w:top w:val="none" w:sz="0" w:space="0" w:color="auto"/>
        <w:left w:val="none" w:sz="0" w:space="0" w:color="auto"/>
        <w:bottom w:val="none" w:sz="0" w:space="0" w:color="auto"/>
        <w:right w:val="none" w:sz="0" w:space="0" w:color="auto"/>
      </w:divBdr>
    </w:div>
    <w:div w:id="1228885246">
      <w:bodyDiv w:val="1"/>
      <w:marLeft w:val="0"/>
      <w:marRight w:val="0"/>
      <w:marTop w:val="0"/>
      <w:marBottom w:val="0"/>
      <w:divBdr>
        <w:top w:val="none" w:sz="0" w:space="0" w:color="auto"/>
        <w:left w:val="none" w:sz="0" w:space="0" w:color="auto"/>
        <w:bottom w:val="none" w:sz="0" w:space="0" w:color="auto"/>
        <w:right w:val="none" w:sz="0" w:space="0" w:color="auto"/>
      </w:divBdr>
    </w:div>
    <w:div w:id="1232816653">
      <w:bodyDiv w:val="1"/>
      <w:marLeft w:val="0"/>
      <w:marRight w:val="0"/>
      <w:marTop w:val="0"/>
      <w:marBottom w:val="0"/>
      <w:divBdr>
        <w:top w:val="none" w:sz="0" w:space="0" w:color="auto"/>
        <w:left w:val="none" w:sz="0" w:space="0" w:color="auto"/>
        <w:bottom w:val="none" w:sz="0" w:space="0" w:color="auto"/>
        <w:right w:val="none" w:sz="0" w:space="0" w:color="auto"/>
      </w:divBdr>
    </w:div>
    <w:div w:id="1235509819">
      <w:bodyDiv w:val="1"/>
      <w:marLeft w:val="0"/>
      <w:marRight w:val="0"/>
      <w:marTop w:val="0"/>
      <w:marBottom w:val="0"/>
      <w:divBdr>
        <w:top w:val="none" w:sz="0" w:space="0" w:color="auto"/>
        <w:left w:val="none" w:sz="0" w:space="0" w:color="auto"/>
        <w:bottom w:val="none" w:sz="0" w:space="0" w:color="auto"/>
        <w:right w:val="none" w:sz="0" w:space="0" w:color="auto"/>
      </w:divBdr>
    </w:div>
    <w:div w:id="1237864361">
      <w:bodyDiv w:val="1"/>
      <w:marLeft w:val="0"/>
      <w:marRight w:val="0"/>
      <w:marTop w:val="0"/>
      <w:marBottom w:val="0"/>
      <w:divBdr>
        <w:top w:val="none" w:sz="0" w:space="0" w:color="auto"/>
        <w:left w:val="none" w:sz="0" w:space="0" w:color="auto"/>
        <w:bottom w:val="none" w:sz="0" w:space="0" w:color="auto"/>
        <w:right w:val="none" w:sz="0" w:space="0" w:color="auto"/>
      </w:divBdr>
    </w:div>
    <w:div w:id="1247304158">
      <w:bodyDiv w:val="1"/>
      <w:marLeft w:val="0"/>
      <w:marRight w:val="0"/>
      <w:marTop w:val="0"/>
      <w:marBottom w:val="0"/>
      <w:divBdr>
        <w:top w:val="none" w:sz="0" w:space="0" w:color="auto"/>
        <w:left w:val="none" w:sz="0" w:space="0" w:color="auto"/>
        <w:bottom w:val="none" w:sz="0" w:space="0" w:color="auto"/>
        <w:right w:val="none" w:sz="0" w:space="0" w:color="auto"/>
      </w:divBdr>
    </w:div>
    <w:div w:id="1249122855">
      <w:bodyDiv w:val="1"/>
      <w:marLeft w:val="0"/>
      <w:marRight w:val="0"/>
      <w:marTop w:val="0"/>
      <w:marBottom w:val="0"/>
      <w:divBdr>
        <w:top w:val="none" w:sz="0" w:space="0" w:color="auto"/>
        <w:left w:val="none" w:sz="0" w:space="0" w:color="auto"/>
        <w:bottom w:val="none" w:sz="0" w:space="0" w:color="auto"/>
        <w:right w:val="none" w:sz="0" w:space="0" w:color="auto"/>
      </w:divBdr>
      <w:divsChild>
        <w:div w:id="1419248112">
          <w:marLeft w:val="0"/>
          <w:marRight w:val="0"/>
          <w:marTop w:val="0"/>
          <w:marBottom w:val="0"/>
          <w:divBdr>
            <w:top w:val="none" w:sz="0" w:space="0" w:color="auto"/>
            <w:left w:val="none" w:sz="0" w:space="0" w:color="auto"/>
            <w:bottom w:val="none" w:sz="0" w:space="0" w:color="auto"/>
            <w:right w:val="none" w:sz="0" w:space="0" w:color="auto"/>
          </w:divBdr>
        </w:div>
        <w:div w:id="1806385765">
          <w:marLeft w:val="0"/>
          <w:marRight w:val="0"/>
          <w:marTop w:val="0"/>
          <w:marBottom w:val="0"/>
          <w:divBdr>
            <w:top w:val="none" w:sz="0" w:space="0" w:color="auto"/>
            <w:left w:val="none" w:sz="0" w:space="0" w:color="auto"/>
            <w:bottom w:val="none" w:sz="0" w:space="0" w:color="auto"/>
            <w:right w:val="none" w:sz="0" w:space="0" w:color="auto"/>
          </w:divBdr>
        </w:div>
      </w:divsChild>
    </w:div>
    <w:div w:id="1250505169">
      <w:bodyDiv w:val="1"/>
      <w:marLeft w:val="0"/>
      <w:marRight w:val="0"/>
      <w:marTop w:val="0"/>
      <w:marBottom w:val="0"/>
      <w:divBdr>
        <w:top w:val="none" w:sz="0" w:space="0" w:color="auto"/>
        <w:left w:val="none" w:sz="0" w:space="0" w:color="auto"/>
        <w:bottom w:val="none" w:sz="0" w:space="0" w:color="auto"/>
        <w:right w:val="none" w:sz="0" w:space="0" w:color="auto"/>
      </w:divBdr>
    </w:div>
    <w:div w:id="1251161978">
      <w:bodyDiv w:val="1"/>
      <w:marLeft w:val="0"/>
      <w:marRight w:val="0"/>
      <w:marTop w:val="0"/>
      <w:marBottom w:val="0"/>
      <w:divBdr>
        <w:top w:val="none" w:sz="0" w:space="0" w:color="auto"/>
        <w:left w:val="none" w:sz="0" w:space="0" w:color="auto"/>
        <w:bottom w:val="none" w:sz="0" w:space="0" w:color="auto"/>
        <w:right w:val="none" w:sz="0" w:space="0" w:color="auto"/>
      </w:divBdr>
    </w:div>
    <w:div w:id="1251351758">
      <w:bodyDiv w:val="1"/>
      <w:marLeft w:val="0"/>
      <w:marRight w:val="0"/>
      <w:marTop w:val="0"/>
      <w:marBottom w:val="0"/>
      <w:divBdr>
        <w:top w:val="none" w:sz="0" w:space="0" w:color="auto"/>
        <w:left w:val="none" w:sz="0" w:space="0" w:color="auto"/>
        <w:bottom w:val="none" w:sz="0" w:space="0" w:color="auto"/>
        <w:right w:val="none" w:sz="0" w:space="0" w:color="auto"/>
      </w:divBdr>
    </w:div>
    <w:div w:id="1262569873">
      <w:bodyDiv w:val="1"/>
      <w:marLeft w:val="0"/>
      <w:marRight w:val="0"/>
      <w:marTop w:val="0"/>
      <w:marBottom w:val="0"/>
      <w:divBdr>
        <w:top w:val="none" w:sz="0" w:space="0" w:color="auto"/>
        <w:left w:val="none" w:sz="0" w:space="0" w:color="auto"/>
        <w:bottom w:val="none" w:sz="0" w:space="0" w:color="auto"/>
        <w:right w:val="none" w:sz="0" w:space="0" w:color="auto"/>
      </w:divBdr>
    </w:div>
    <w:div w:id="1275094397">
      <w:bodyDiv w:val="1"/>
      <w:marLeft w:val="0"/>
      <w:marRight w:val="0"/>
      <w:marTop w:val="0"/>
      <w:marBottom w:val="0"/>
      <w:divBdr>
        <w:top w:val="none" w:sz="0" w:space="0" w:color="auto"/>
        <w:left w:val="none" w:sz="0" w:space="0" w:color="auto"/>
        <w:bottom w:val="none" w:sz="0" w:space="0" w:color="auto"/>
        <w:right w:val="none" w:sz="0" w:space="0" w:color="auto"/>
      </w:divBdr>
    </w:div>
    <w:div w:id="1275408722">
      <w:bodyDiv w:val="1"/>
      <w:marLeft w:val="0"/>
      <w:marRight w:val="0"/>
      <w:marTop w:val="0"/>
      <w:marBottom w:val="0"/>
      <w:divBdr>
        <w:top w:val="none" w:sz="0" w:space="0" w:color="auto"/>
        <w:left w:val="none" w:sz="0" w:space="0" w:color="auto"/>
        <w:bottom w:val="none" w:sz="0" w:space="0" w:color="auto"/>
        <w:right w:val="none" w:sz="0" w:space="0" w:color="auto"/>
      </w:divBdr>
    </w:div>
    <w:div w:id="1277519731">
      <w:bodyDiv w:val="1"/>
      <w:marLeft w:val="0"/>
      <w:marRight w:val="0"/>
      <w:marTop w:val="0"/>
      <w:marBottom w:val="0"/>
      <w:divBdr>
        <w:top w:val="none" w:sz="0" w:space="0" w:color="auto"/>
        <w:left w:val="none" w:sz="0" w:space="0" w:color="auto"/>
        <w:bottom w:val="none" w:sz="0" w:space="0" w:color="auto"/>
        <w:right w:val="none" w:sz="0" w:space="0" w:color="auto"/>
      </w:divBdr>
    </w:div>
    <w:div w:id="1281690822">
      <w:bodyDiv w:val="1"/>
      <w:marLeft w:val="0"/>
      <w:marRight w:val="0"/>
      <w:marTop w:val="0"/>
      <w:marBottom w:val="0"/>
      <w:divBdr>
        <w:top w:val="none" w:sz="0" w:space="0" w:color="auto"/>
        <w:left w:val="none" w:sz="0" w:space="0" w:color="auto"/>
        <w:bottom w:val="none" w:sz="0" w:space="0" w:color="auto"/>
        <w:right w:val="none" w:sz="0" w:space="0" w:color="auto"/>
      </w:divBdr>
    </w:div>
    <w:div w:id="1285388386">
      <w:bodyDiv w:val="1"/>
      <w:marLeft w:val="0"/>
      <w:marRight w:val="0"/>
      <w:marTop w:val="0"/>
      <w:marBottom w:val="0"/>
      <w:divBdr>
        <w:top w:val="none" w:sz="0" w:space="0" w:color="auto"/>
        <w:left w:val="none" w:sz="0" w:space="0" w:color="auto"/>
        <w:bottom w:val="none" w:sz="0" w:space="0" w:color="auto"/>
        <w:right w:val="none" w:sz="0" w:space="0" w:color="auto"/>
      </w:divBdr>
    </w:div>
    <w:div w:id="1290623017">
      <w:bodyDiv w:val="1"/>
      <w:marLeft w:val="0"/>
      <w:marRight w:val="0"/>
      <w:marTop w:val="0"/>
      <w:marBottom w:val="0"/>
      <w:divBdr>
        <w:top w:val="none" w:sz="0" w:space="0" w:color="auto"/>
        <w:left w:val="none" w:sz="0" w:space="0" w:color="auto"/>
        <w:bottom w:val="none" w:sz="0" w:space="0" w:color="auto"/>
        <w:right w:val="none" w:sz="0" w:space="0" w:color="auto"/>
      </w:divBdr>
    </w:div>
    <w:div w:id="1290748082">
      <w:bodyDiv w:val="1"/>
      <w:marLeft w:val="0"/>
      <w:marRight w:val="0"/>
      <w:marTop w:val="0"/>
      <w:marBottom w:val="0"/>
      <w:divBdr>
        <w:top w:val="none" w:sz="0" w:space="0" w:color="auto"/>
        <w:left w:val="none" w:sz="0" w:space="0" w:color="auto"/>
        <w:bottom w:val="none" w:sz="0" w:space="0" w:color="auto"/>
        <w:right w:val="none" w:sz="0" w:space="0" w:color="auto"/>
      </w:divBdr>
    </w:div>
    <w:div w:id="1296716461">
      <w:bodyDiv w:val="1"/>
      <w:marLeft w:val="0"/>
      <w:marRight w:val="0"/>
      <w:marTop w:val="0"/>
      <w:marBottom w:val="0"/>
      <w:divBdr>
        <w:top w:val="none" w:sz="0" w:space="0" w:color="auto"/>
        <w:left w:val="none" w:sz="0" w:space="0" w:color="auto"/>
        <w:bottom w:val="none" w:sz="0" w:space="0" w:color="auto"/>
        <w:right w:val="none" w:sz="0" w:space="0" w:color="auto"/>
      </w:divBdr>
    </w:div>
    <w:div w:id="1299995867">
      <w:bodyDiv w:val="1"/>
      <w:marLeft w:val="0"/>
      <w:marRight w:val="0"/>
      <w:marTop w:val="0"/>
      <w:marBottom w:val="0"/>
      <w:divBdr>
        <w:top w:val="none" w:sz="0" w:space="0" w:color="auto"/>
        <w:left w:val="none" w:sz="0" w:space="0" w:color="auto"/>
        <w:bottom w:val="none" w:sz="0" w:space="0" w:color="auto"/>
        <w:right w:val="none" w:sz="0" w:space="0" w:color="auto"/>
      </w:divBdr>
    </w:div>
    <w:div w:id="1302422127">
      <w:bodyDiv w:val="1"/>
      <w:marLeft w:val="0"/>
      <w:marRight w:val="0"/>
      <w:marTop w:val="0"/>
      <w:marBottom w:val="0"/>
      <w:divBdr>
        <w:top w:val="none" w:sz="0" w:space="0" w:color="auto"/>
        <w:left w:val="none" w:sz="0" w:space="0" w:color="auto"/>
        <w:bottom w:val="none" w:sz="0" w:space="0" w:color="auto"/>
        <w:right w:val="none" w:sz="0" w:space="0" w:color="auto"/>
      </w:divBdr>
    </w:div>
    <w:div w:id="1309943455">
      <w:bodyDiv w:val="1"/>
      <w:marLeft w:val="0"/>
      <w:marRight w:val="0"/>
      <w:marTop w:val="0"/>
      <w:marBottom w:val="0"/>
      <w:divBdr>
        <w:top w:val="none" w:sz="0" w:space="0" w:color="auto"/>
        <w:left w:val="none" w:sz="0" w:space="0" w:color="auto"/>
        <w:bottom w:val="none" w:sz="0" w:space="0" w:color="auto"/>
        <w:right w:val="none" w:sz="0" w:space="0" w:color="auto"/>
      </w:divBdr>
    </w:div>
    <w:div w:id="1311253185">
      <w:bodyDiv w:val="1"/>
      <w:marLeft w:val="0"/>
      <w:marRight w:val="0"/>
      <w:marTop w:val="0"/>
      <w:marBottom w:val="0"/>
      <w:divBdr>
        <w:top w:val="none" w:sz="0" w:space="0" w:color="auto"/>
        <w:left w:val="none" w:sz="0" w:space="0" w:color="auto"/>
        <w:bottom w:val="none" w:sz="0" w:space="0" w:color="auto"/>
        <w:right w:val="none" w:sz="0" w:space="0" w:color="auto"/>
      </w:divBdr>
    </w:div>
    <w:div w:id="1316029160">
      <w:bodyDiv w:val="1"/>
      <w:marLeft w:val="0"/>
      <w:marRight w:val="0"/>
      <w:marTop w:val="0"/>
      <w:marBottom w:val="0"/>
      <w:divBdr>
        <w:top w:val="none" w:sz="0" w:space="0" w:color="auto"/>
        <w:left w:val="none" w:sz="0" w:space="0" w:color="auto"/>
        <w:bottom w:val="none" w:sz="0" w:space="0" w:color="auto"/>
        <w:right w:val="none" w:sz="0" w:space="0" w:color="auto"/>
      </w:divBdr>
    </w:div>
    <w:div w:id="1338507731">
      <w:bodyDiv w:val="1"/>
      <w:marLeft w:val="0"/>
      <w:marRight w:val="0"/>
      <w:marTop w:val="0"/>
      <w:marBottom w:val="0"/>
      <w:divBdr>
        <w:top w:val="none" w:sz="0" w:space="0" w:color="auto"/>
        <w:left w:val="none" w:sz="0" w:space="0" w:color="auto"/>
        <w:bottom w:val="none" w:sz="0" w:space="0" w:color="auto"/>
        <w:right w:val="none" w:sz="0" w:space="0" w:color="auto"/>
      </w:divBdr>
    </w:div>
    <w:div w:id="1338538269">
      <w:bodyDiv w:val="1"/>
      <w:marLeft w:val="0"/>
      <w:marRight w:val="0"/>
      <w:marTop w:val="0"/>
      <w:marBottom w:val="0"/>
      <w:divBdr>
        <w:top w:val="none" w:sz="0" w:space="0" w:color="auto"/>
        <w:left w:val="none" w:sz="0" w:space="0" w:color="auto"/>
        <w:bottom w:val="none" w:sz="0" w:space="0" w:color="auto"/>
        <w:right w:val="none" w:sz="0" w:space="0" w:color="auto"/>
      </w:divBdr>
    </w:div>
    <w:div w:id="1338580095">
      <w:bodyDiv w:val="1"/>
      <w:marLeft w:val="0"/>
      <w:marRight w:val="0"/>
      <w:marTop w:val="0"/>
      <w:marBottom w:val="0"/>
      <w:divBdr>
        <w:top w:val="none" w:sz="0" w:space="0" w:color="auto"/>
        <w:left w:val="none" w:sz="0" w:space="0" w:color="auto"/>
        <w:bottom w:val="none" w:sz="0" w:space="0" w:color="auto"/>
        <w:right w:val="none" w:sz="0" w:space="0" w:color="auto"/>
      </w:divBdr>
    </w:div>
    <w:div w:id="1343510165">
      <w:bodyDiv w:val="1"/>
      <w:marLeft w:val="0"/>
      <w:marRight w:val="0"/>
      <w:marTop w:val="0"/>
      <w:marBottom w:val="0"/>
      <w:divBdr>
        <w:top w:val="none" w:sz="0" w:space="0" w:color="auto"/>
        <w:left w:val="none" w:sz="0" w:space="0" w:color="auto"/>
        <w:bottom w:val="none" w:sz="0" w:space="0" w:color="auto"/>
        <w:right w:val="none" w:sz="0" w:space="0" w:color="auto"/>
      </w:divBdr>
    </w:div>
    <w:div w:id="1344938331">
      <w:bodyDiv w:val="1"/>
      <w:marLeft w:val="0"/>
      <w:marRight w:val="0"/>
      <w:marTop w:val="0"/>
      <w:marBottom w:val="0"/>
      <w:divBdr>
        <w:top w:val="none" w:sz="0" w:space="0" w:color="auto"/>
        <w:left w:val="none" w:sz="0" w:space="0" w:color="auto"/>
        <w:bottom w:val="none" w:sz="0" w:space="0" w:color="auto"/>
        <w:right w:val="none" w:sz="0" w:space="0" w:color="auto"/>
      </w:divBdr>
    </w:div>
    <w:div w:id="1350595069">
      <w:bodyDiv w:val="1"/>
      <w:marLeft w:val="0"/>
      <w:marRight w:val="0"/>
      <w:marTop w:val="0"/>
      <w:marBottom w:val="0"/>
      <w:divBdr>
        <w:top w:val="none" w:sz="0" w:space="0" w:color="auto"/>
        <w:left w:val="none" w:sz="0" w:space="0" w:color="auto"/>
        <w:bottom w:val="none" w:sz="0" w:space="0" w:color="auto"/>
        <w:right w:val="none" w:sz="0" w:space="0" w:color="auto"/>
      </w:divBdr>
    </w:div>
    <w:div w:id="1351107872">
      <w:bodyDiv w:val="1"/>
      <w:marLeft w:val="0"/>
      <w:marRight w:val="0"/>
      <w:marTop w:val="0"/>
      <w:marBottom w:val="0"/>
      <w:divBdr>
        <w:top w:val="none" w:sz="0" w:space="0" w:color="auto"/>
        <w:left w:val="none" w:sz="0" w:space="0" w:color="auto"/>
        <w:bottom w:val="none" w:sz="0" w:space="0" w:color="auto"/>
        <w:right w:val="none" w:sz="0" w:space="0" w:color="auto"/>
      </w:divBdr>
    </w:div>
    <w:div w:id="1355033229">
      <w:bodyDiv w:val="1"/>
      <w:marLeft w:val="0"/>
      <w:marRight w:val="0"/>
      <w:marTop w:val="0"/>
      <w:marBottom w:val="0"/>
      <w:divBdr>
        <w:top w:val="none" w:sz="0" w:space="0" w:color="auto"/>
        <w:left w:val="none" w:sz="0" w:space="0" w:color="auto"/>
        <w:bottom w:val="none" w:sz="0" w:space="0" w:color="auto"/>
        <w:right w:val="none" w:sz="0" w:space="0" w:color="auto"/>
      </w:divBdr>
    </w:div>
    <w:div w:id="1361588439">
      <w:bodyDiv w:val="1"/>
      <w:marLeft w:val="0"/>
      <w:marRight w:val="0"/>
      <w:marTop w:val="0"/>
      <w:marBottom w:val="0"/>
      <w:divBdr>
        <w:top w:val="none" w:sz="0" w:space="0" w:color="auto"/>
        <w:left w:val="none" w:sz="0" w:space="0" w:color="auto"/>
        <w:bottom w:val="none" w:sz="0" w:space="0" w:color="auto"/>
        <w:right w:val="none" w:sz="0" w:space="0" w:color="auto"/>
      </w:divBdr>
    </w:div>
    <w:div w:id="1362708983">
      <w:bodyDiv w:val="1"/>
      <w:marLeft w:val="0"/>
      <w:marRight w:val="0"/>
      <w:marTop w:val="0"/>
      <w:marBottom w:val="0"/>
      <w:divBdr>
        <w:top w:val="none" w:sz="0" w:space="0" w:color="auto"/>
        <w:left w:val="none" w:sz="0" w:space="0" w:color="auto"/>
        <w:bottom w:val="none" w:sz="0" w:space="0" w:color="auto"/>
        <w:right w:val="none" w:sz="0" w:space="0" w:color="auto"/>
      </w:divBdr>
    </w:div>
    <w:div w:id="1366054974">
      <w:bodyDiv w:val="1"/>
      <w:marLeft w:val="0"/>
      <w:marRight w:val="0"/>
      <w:marTop w:val="0"/>
      <w:marBottom w:val="0"/>
      <w:divBdr>
        <w:top w:val="none" w:sz="0" w:space="0" w:color="auto"/>
        <w:left w:val="none" w:sz="0" w:space="0" w:color="auto"/>
        <w:bottom w:val="none" w:sz="0" w:space="0" w:color="auto"/>
        <w:right w:val="none" w:sz="0" w:space="0" w:color="auto"/>
      </w:divBdr>
    </w:div>
    <w:div w:id="1366448574">
      <w:bodyDiv w:val="1"/>
      <w:marLeft w:val="0"/>
      <w:marRight w:val="0"/>
      <w:marTop w:val="0"/>
      <w:marBottom w:val="0"/>
      <w:divBdr>
        <w:top w:val="none" w:sz="0" w:space="0" w:color="auto"/>
        <w:left w:val="none" w:sz="0" w:space="0" w:color="auto"/>
        <w:bottom w:val="none" w:sz="0" w:space="0" w:color="auto"/>
        <w:right w:val="none" w:sz="0" w:space="0" w:color="auto"/>
      </w:divBdr>
    </w:div>
    <w:div w:id="1371303602">
      <w:bodyDiv w:val="1"/>
      <w:marLeft w:val="0"/>
      <w:marRight w:val="0"/>
      <w:marTop w:val="0"/>
      <w:marBottom w:val="0"/>
      <w:divBdr>
        <w:top w:val="none" w:sz="0" w:space="0" w:color="auto"/>
        <w:left w:val="none" w:sz="0" w:space="0" w:color="auto"/>
        <w:bottom w:val="none" w:sz="0" w:space="0" w:color="auto"/>
        <w:right w:val="none" w:sz="0" w:space="0" w:color="auto"/>
      </w:divBdr>
    </w:div>
    <w:div w:id="1374574422">
      <w:bodyDiv w:val="1"/>
      <w:marLeft w:val="0"/>
      <w:marRight w:val="0"/>
      <w:marTop w:val="0"/>
      <w:marBottom w:val="0"/>
      <w:divBdr>
        <w:top w:val="none" w:sz="0" w:space="0" w:color="auto"/>
        <w:left w:val="none" w:sz="0" w:space="0" w:color="auto"/>
        <w:bottom w:val="none" w:sz="0" w:space="0" w:color="auto"/>
        <w:right w:val="none" w:sz="0" w:space="0" w:color="auto"/>
      </w:divBdr>
    </w:div>
    <w:div w:id="1375541793">
      <w:bodyDiv w:val="1"/>
      <w:marLeft w:val="0"/>
      <w:marRight w:val="0"/>
      <w:marTop w:val="0"/>
      <w:marBottom w:val="0"/>
      <w:divBdr>
        <w:top w:val="none" w:sz="0" w:space="0" w:color="auto"/>
        <w:left w:val="none" w:sz="0" w:space="0" w:color="auto"/>
        <w:bottom w:val="none" w:sz="0" w:space="0" w:color="auto"/>
        <w:right w:val="none" w:sz="0" w:space="0" w:color="auto"/>
      </w:divBdr>
    </w:div>
    <w:div w:id="1379086208">
      <w:bodyDiv w:val="1"/>
      <w:marLeft w:val="0"/>
      <w:marRight w:val="0"/>
      <w:marTop w:val="0"/>
      <w:marBottom w:val="0"/>
      <w:divBdr>
        <w:top w:val="none" w:sz="0" w:space="0" w:color="auto"/>
        <w:left w:val="none" w:sz="0" w:space="0" w:color="auto"/>
        <w:bottom w:val="none" w:sz="0" w:space="0" w:color="auto"/>
        <w:right w:val="none" w:sz="0" w:space="0" w:color="auto"/>
      </w:divBdr>
    </w:div>
    <w:div w:id="1380398017">
      <w:bodyDiv w:val="1"/>
      <w:marLeft w:val="0"/>
      <w:marRight w:val="0"/>
      <w:marTop w:val="0"/>
      <w:marBottom w:val="0"/>
      <w:divBdr>
        <w:top w:val="none" w:sz="0" w:space="0" w:color="auto"/>
        <w:left w:val="none" w:sz="0" w:space="0" w:color="auto"/>
        <w:bottom w:val="none" w:sz="0" w:space="0" w:color="auto"/>
        <w:right w:val="none" w:sz="0" w:space="0" w:color="auto"/>
      </w:divBdr>
    </w:div>
    <w:div w:id="1389651400">
      <w:bodyDiv w:val="1"/>
      <w:marLeft w:val="0"/>
      <w:marRight w:val="0"/>
      <w:marTop w:val="0"/>
      <w:marBottom w:val="0"/>
      <w:divBdr>
        <w:top w:val="none" w:sz="0" w:space="0" w:color="auto"/>
        <w:left w:val="none" w:sz="0" w:space="0" w:color="auto"/>
        <w:bottom w:val="none" w:sz="0" w:space="0" w:color="auto"/>
        <w:right w:val="none" w:sz="0" w:space="0" w:color="auto"/>
      </w:divBdr>
    </w:div>
    <w:div w:id="1394816838">
      <w:bodyDiv w:val="1"/>
      <w:marLeft w:val="0"/>
      <w:marRight w:val="0"/>
      <w:marTop w:val="0"/>
      <w:marBottom w:val="0"/>
      <w:divBdr>
        <w:top w:val="none" w:sz="0" w:space="0" w:color="auto"/>
        <w:left w:val="none" w:sz="0" w:space="0" w:color="auto"/>
        <w:bottom w:val="none" w:sz="0" w:space="0" w:color="auto"/>
        <w:right w:val="none" w:sz="0" w:space="0" w:color="auto"/>
      </w:divBdr>
    </w:div>
    <w:div w:id="1396926052">
      <w:bodyDiv w:val="1"/>
      <w:marLeft w:val="0"/>
      <w:marRight w:val="0"/>
      <w:marTop w:val="0"/>
      <w:marBottom w:val="0"/>
      <w:divBdr>
        <w:top w:val="none" w:sz="0" w:space="0" w:color="auto"/>
        <w:left w:val="none" w:sz="0" w:space="0" w:color="auto"/>
        <w:bottom w:val="none" w:sz="0" w:space="0" w:color="auto"/>
        <w:right w:val="none" w:sz="0" w:space="0" w:color="auto"/>
      </w:divBdr>
    </w:div>
    <w:div w:id="1398237765">
      <w:bodyDiv w:val="1"/>
      <w:marLeft w:val="0"/>
      <w:marRight w:val="0"/>
      <w:marTop w:val="0"/>
      <w:marBottom w:val="0"/>
      <w:divBdr>
        <w:top w:val="none" w:sz="0" w:space="0" w:color="auto"/>
        <w:left w:val="none" w:sz="0" w:space="0" w:color="auto"/>
        <w:bottom w:val="none" w:sz="0" w:space="0" w:color="auto"/>
        <w:right w:val="none" w:sz="0" w:space="0" w:color="auto"/>
      </w:divBdr>
    </w:div>
    <w:div w:id="1398669782">
      <w:bodyDiv w:val="1"/>
      <w:marLeft w:val="0"/>
      <w:marRight w:val="0"/>
      <w:marTop w:val="0"/>
      <w:marBottom w:val="0"/>
      <w:divBdr>
        <w:top w:val="none" w:sz="0" w:space="0" w:color="auto"/>
        <w:left w:val="none" w:sz="0" w:space="0" w:color="auto"/>
        <w:bottom w:val="none" w:sz="0" w:space="0" w:color="auto"/>
        <w:right w:val="none" w:sz="0" w:space="0" w:color="auto"/>
      </w:divBdr>
    </w:div>
    <w:div w:id="1406995548">
      <w:bodyDiv w:val="1"/>
      <w:marLeft w:val="0"/>
      <w:marRight w:val="0"/>
      <w:marTop w:val="0"/>
      <w:marBottom w:val="0"/>
      <w:divBdr>
        <w:top w:val="none" w:sz="0" w:space="0" w:color="auto"/>
        <w:left w:val="none" w:sz="0" w:space="0" w:color="auto"/>
        <w:bottom w:val="none" w:sz="0" w:space="0" w:color="auto"/>
        <w:right w:val="none" w:sz="0" w:space="0" w:color="auto"/>
      </w:divBdr>
    </w:div>
    <w:div w:id="1408960233">
      <w:bodyDiv w:val="1"/>
      <w:marLeft w:val="0"/>
      <w:marRight w:val="0"/>
      <w:marTop w:val="0"/>
      <w:marBottom w:val="0"/>
      <w:divBdr>
        <w:top w:val="none" w:sz="0" w:space="0" w:color="auto"/>
        <w:left w:val="none" w:sz="0" w:space="0" w:color="auto"/>
        <w:bottom w:val="none" w:sz="0" w:space="0" w:color="auto"/>
        <w:right w:val="none" w:sz="0" w:space="0" w:color="auto"/>
      </w:divBdr>
    </w:div>
    <w:div w:id="1411730811">
      <w:bodyDiv w:val="1"/>
      <w:marLeft w:val="0"/>
      <w:marRight w:val="0"/>
      <w:marTop w:val="0"/>
      <w:marBottom w:val="0"/>
      <w:divBdr>
        <w:top w:val="none" w:sz="0" w:space="0" w:color="auto"/>
        <w:left w:val="none" w:sz="0" w:space="0" w:color="auto"/>
        <w:bottom w:val="none" w:sz="0" w:space="0" w:color="auto"/>
        <w:right w:val="none" w:sz="0" w:space="0" w:color="auto"/>
      </w:divBdr>
    </w:div>
    <w:div w:id="1414007121">
      <w:bodyDiv w:val="1"/>
      <w:marLeft w:val="0"/>
      <w:marRight w:val="0"/>
      <w:marTop w:val="0"/>
      <w:marBottom w:val="0"/>
      <w:divBdr>
        <w:top w:val="none" w:sz="0" w:space="0" w:color="auto"/>
        <w:left w:val="none" w:sz="0" w:space="0" w:color="auto"/>
        <w:bottom w:val="none" w:sz="0" w:space="0" w:color="auto"/>
        <w:right w:val="none" w:sz="0" w:space="0" w:color="auto"/>
      </w:divBdr>
    </w:div>
    <w:div w:id="1417167262">
      <w:bodyDiv w:val="1"/>
      <w:marLeft w:val="0"/>
      <w:marRight w:val="0"/>
      <w:marTop w:val="0"/>
      <w:marBottom w:val="0"/>
      <w:divBdr>
        <w:top w:val="none" w:sz="0" w:space="0" w:color="auto"/>
        <w:left w:val="none" w:sz="0" w:space="0" w:color="auto"/>
        <w:bottom w:val="none" w:sz="0" w:space="0" w:color="auto"/>
        <w:right w:val="none" w:sz="0" w:space="0" w:color="auto"/>
      </w:divBdr>
    </w:div>
    <w:div w:id="1418557218">
      <w:bodyDiv w:val="1"/>
      <w:marLeft w:val="0"/>
      <w:marRight w:val="0"/>
      <w:marTop w:val="0"/>
      <w:marBottom w:val="0"/>
      <w:divBdr>
        <w:top w:val="none" w:sz="0" w:space="0" w:color="auto"/>
        <w:left w:val="none" w:sz="0" w:space="0" w:color="auto"/>
        <w:bottom w:val="none" w:sz="0" w:space="0" w:color="auto"/>
        <w:right w:val="none" w:sz="0" w:space="0" w:color="auto"/>
      </w:divBdr>
    </w:div>
    <w:div w:id="1419985877">
      <w:bodyDiv w:val="1"/>
      <w:marLeft w:val="0"/>
      <w:marRight w:val="0"/>
      <w:marTop w:val="0"/>
      <w:marBottom w:val="0"/>
      <w:divBdr>
        <w:top w:val="none" w:sz="0" w:space="0" w:color="auto"/>
        <w:left w:val="none" w:sz="0" w:space="0" w:color="auto"/>
        <w:bottom w:val="none" w:sz="0" w:space="0" w:color="auto"/>
        <w:right w:val="none" w:sz="0" w:space="0" w:color="auto"/>
      </w:divBdr>
    </w:div>
    <w:div w:id="1422988956">
      <w:bodyDiv w:val="1"/>
      <w:marLeft w:val="0"/>
      <w:marRight w:val="0"/>
      <w:marTop w:val="0"/>
      <w:marBottom w:val="0"/>
      <w:divBdr>
        <w:top w:val="none" w:sz="0" w:space="0" w:color="auto"/>
        <w:left w:val="none" w:sz="0" w:space="0" w:color="auto"/>
        <w:bottom w:val="none" w:sz="0" w:space="0" w:color="auto"/>
        <w:right w:val="none" w:sz="0" w:space="0" w:color="auto"/>
      </w:divBdr>
    </w:div>
    <w:div w:id="1425496624">
      <w:bodyDiv w:val="1"/>
      <w:marLeft w:val="0"/>
      <w:marRight w:val="0"/>
      <w:marTop w:val="0"/>
      <w:marBottom w:val="0"/>
      <w:divBdr>
        <w:top w:val="none" w:sz="0" w:space="0" w:color="auto"/>
        <w:left w:val="none" w:sz="0" w:space="0" w:color="auto"/>
        <w:bottom w:val="none" w:sz="0" w:space="0" w:color="auto"/>
        <w:right w:val="none" w:sz="0" w:space="0" w:color="auto"/>
      </w:divBdr>
    </w:div>
    <w:div w:id="1426917861">
      <w:bodyDiv w:val="1"/>
      <w:marLeft w:val="0"/>
      <w:marRight w:val="0"/>
      <w:marTop w:val="0"/>
      <w:marBottom w:val="0"/>
      <w:divBdr>
        <w:top w:val="none" w:sz="0" w:space="0" w:color="auto"/>
        <w:left w:val="none" w:sz="0" w:space="0" w:color="auto"/>
        <w:bottom w:val="none" w:sz="0" w:space="0" w:color="auto"/>
        <w:right w:val="none" w:sz="0" w:space="0" w:color="auto"/>
      </w:divBdr>
    </w:div>
    <w:div w:id="1431313051">
      <w:bodyDiv w:val="1"/>
      <w:marLeft w:val="0"/>
      <w:marRight w:val="0"/>
      <w:marTop w:val="0"/>
      <w:marBottom w:val="0"/>
      <w:divBdr>
        <w:top w:val="none" w:sz="0" w:space="0" w:color="auto"/>
        <w:left w:val="none" w:sz="0" w:space="0" w:color="auto"/>
        <w:bottom w:val="none" w:sz="0" w:space="0" w:color="auto"/>
        <w:right w:val="none" w:sz="0" w:space="0" w:color="auto"/>
      </w:divBdr>
      <w:divsChild>
        <w:div w:id="1553076497">
          <w:marLeft w:val="-720"/>
          <w:marRight w:val="0"/>
          <w:marTop w:val="0"/>
          <w:marBottom w:val="0"/>
          <w:divBdr>
            <w:top w:val="none" w:sz="0" w:space="0" w:color="auto"/>
            <w:left w:val="none" w:sz="0" w:space="0" w:color="auto"/>
            <w:bottom w:val="none" w:sz="0" w:space="0" w:color="auto"/>
            <w:right w:val="none" w:sz="0" w:space="0" w:color="auto"/>
          </w:divBdr>
        </w:div>
      </w:divsChild>
    </w:div>
    <w:div w:id="1438066412">
      <w:bodyDiv w:val="1"/>
      <w:marLeft w:val="0"/>
      <w:marRight w:val="0"/>
      <w:marTop w:val="0"/>
      <w:marBottom w:val="0"/>
      <w:divBdr>
        <w:top w:val="none" w:sz="0" w:space="0" w:color="auto"/>
        <w:left w:val="none" w:sz="0" w:space="0" w:color="auto"/>
        <w:bottom w:val="none" w:sz="0" w:space="0" w:color="auto"/>
        <w:right w:val="none" w:sz="0" w:space="0" w:color="auto"/>
      </w:divBdr>
    </w:div>
    <w:div w:id="1441217434">
      <w:bodyDiv w:val="1"/>
      <w:marLeft w:val="0"/>
      <w:marRight w:val="0"/>
      <w:marTop w:val="0"/>
      <w:marBottom w:val="0"/>
      <w:divBdr>
        <w:top w:val="none" w:sz="0" w:space="0" w:color="auto"/>
        <w:left w:val="none" w:sz="0" w:space="0" w:color="auto"/>
        <w:bottom w:val="none" w:sz="0" w:space="0" w:color="auto"/>
        <w:right w:val="none" w:sz="0" w:space="0" w:color="auto"/>
      </w:divBdr>
    </w:div>
    <w:div w:id="1455713227">
      <w:bodyDiv w:val="1"/>
      <w:marLeft w:val="0"/>
      <w:marRight w:val="0"/>
      <w:marTop w:val="0"/>
      <w:marBottom w:val="0"/>
      <w:divBdr>
        <w:top w:val="none" w:sz="0" w:space="0" w:color="auto"/>
        <w:left w:val="none" w:sz="0" w:space="0" w:color="auto"/>
        <w:bottom w:val="none" w:sz="0" w:space="0" w:color="auto"/>
        <w:right w:val="none" w:sz="0" w:space="0" w:color="auto"/>
      </w:divBdr>
    </w:div>
    <w:div w:id="1457409590">
      <w:bodyDiv w:val="1"/>
      <w:marLeft w:val="0"/>
      <w:marRight w:val="0"/>
      <w:marTop w:val="0"/>
      <w:marBottom w:val="0"/>
      <w:divBdr>
        <w:top w:val="none" w:sz="0" w:space="0" w:color="auto"/>
        <w:left w:val="none" w:sz="0" w:space="0" w:color="auto"/>
        <w:bottom w:val="none" w:sz="0" w:space="0" w:color="auto"/>
        <w:right w:val="none" w:sz="0" w:space="0" w:color="auto"/>
      </w:divBdr>
    </w:div>
    <w:div w:id="1466972979">
      <w:bodyDiv w:val="1"/>
      <w:marLeft w:val="0"/>
      <w:marRight w:val="0"/>
      <w:marTop w:val="0"/>
      <w:marBottom w:val="0"/>
      <w:divBdr>
        <w:top w:val="none" w:sz="0" w:space="0" w:color="auto"/>
        <w:left w:val="none" w:sz="0" w:space="0" w:color="auto"/>
        <w:bottom w:val="none" w:sz="0" w:space="0" w:color="auto"/>
        <w:right w:val="none" w:sz="0" w:space="0" w:color="auto"/>
      </w:divBdr>
    </w:div>
    <w:div w:id="1469544144">
      <w:bodyDiv w:val="1"/>
      <w:marLeft w:val="0"/>
      <w:marRight w:val="0"/>
      <w:marTop w:val="0"/>
      <w:marBottom w:val="0"/>
      <w:divBdr>
        <w:top w:val="none" w:sz="0" w:space="0" w:color="auto"/>
        <w:left w:val="none" w:sz="0" w:space="0" w:color="auto"/>
        <w:bottom w:val="none" w:sz="0" w:space="0" w:color="auto"/>
        <w:right w:val="none" w:sz="0" w:space="0" w:color="auto"/>
      </w:divBdr>
      <w:divsChild>
        <w:div w:id="340666907">
          <w:marLeft w:val="1166"/>
          <w:marRight w:val="0"/>
          <w:marTop w:val="134"/>
          <w:marBottom w:val="0"/>
          <w:divBdr>
            <w:top w:val="none" w:sz="0" w:space="0" w:color="auto"/>
            <w:left w:val="none" w:sz="0" w:space="0" w:color="auto"/>
            <w:bottom w:val="none" w:sz="0" w:space="0" w:color="auto"/>
            <w:right w:val="none" w:sz="0" w:space="0" w:color="auto"/>
          </w:divBdr>
        </w:div>
        <w:div w:id="1626232405">
          <w:marLeft w:val="1166"/>
          <w:marRight w:val="0"/>
          <w:marTop w:val="134"/>
          <w:marBottom w:val="0"/>
          <w:divBdr>
            <w:top w:val="none" w:sz="0" w:space="0" w:color="auto"/>
            <w:left w:val="none" w:sz="0" w:space="0" w:color="auto"/>
            <w:bottom w:val="none" w:sz="0" w:space="0" w:color="auto"/>
            <w:right w:val="none" w:sz="0" w:space="0" w:color="auto"/>
          </w:divBdr>
        </w:div>
      </w:divsChild>
    </w:div>
    <w:div w:id="1479566414">
      <w:bodyDiv w:val="1"/>
      <w:marLeft w:val="0"/>
      <w:marRight w:val="0"/>
      <w:marTop w:val="0"/>
      <w:marBottom w:val="0"/>
      <w:divBdr>
        <w:top w:val="none" w:sz="0" w:space="0" w:color="auto"/>
        <w:left w:val="none" w:sz="0" w:space="0" w:color="auto"/>
        <w:bottom w:val="none" w:sz="0" w:space="0" w:color="auto"/>
        <w:right w:val="none" w:sz="0" w:space="0" w:color="auto"/>
      </w:divBdr>
    </w:div>
    <w:div w:id="1483160457">
      <w:bodyDiv w:val="1"/>
      <w:marLeft w:val="0"/>
      <w:marRight w:val="0"/>
      <w:marTop w:val="0"/>
      <w:marBottom w:val="0"/>
      <w:divBdr>
        <w:top w:val="none" w:sz="0" w:space="0" w:color="auto"/>
        <w:left w:val="none" w:sz="0" w:space="0" w:color="auto"/>
        <w:bottom w:val="none" w:sz="0" w:space="0" w:color="auto"/>
        <w:right w:val="none" w:sz="0" w:space="0" w:color="auto"/>
      </w:divBdr>
    </w:div>
    <w:div w:id="1486507690">
      <w:bodyDiv w:val="1"/>
      <w:marLeft w:val="0"/>
      <w:marRight w:val="0"/>
      <w:marTop w:val="0"/>
      <w:marBottom w:val="0"/>
      <w:divBdr>
        <w:top w:val="none" w:sz="0" w:space="0" w:color="auto"/>
        <w:left w:val="none" w:sz="0" w:space="0" w:color="auto"/>
        <w:bottom w:val="none" w:sz="0" w:space="0" w:color="auto"/>
        <w:right w:val="none" w:sz="0" w:space="0" w:color="auto"/>
      </w:divBdr>
    </w:div>
    <w:div w:id="1489058044">
      <w:bodyDiv w:val="1"/>
      <w:marLeft w:val="0"/>
      <w:marRight w:val="0"/>
      <w:marTop w:val="0"/>
      <w:marBottom w:val="0"/>
      <w:divBdr>
        <w:top w:val="none" w:sz="0" w:space="0" w:color="auto"/>
        <w:left w:val="none" w:sz="0" w:space="0" w:color="auto"/>
        <w:bottom w:val="none" w:sz="0" w:space="0" w:color="auto"/>
        <w:right w:val="none" w:sz="0" w:space="0" w:color="auto"/>
      </w:divBdr>
      <w:divsChild>
        <w:div w:id="109012370">
          <w:marLeft w:val="1166"/>
          <w:marRight w:val="0"/>
          <w:marTop w:val="134"/>
          <w:marBottom w:val="0"/>
          <w:divBdr>
            <w:top w:val="none" w:sz="0" w:space="0" w:color="auto"/>
            <w:left w:val="none" w:sz="0" w:space="0" w:color="auto"/>
            <w:bottom w:val="none" w:sz="0" w:space="0" w:color="auto"/>
            <w:right w:val="none" w:sz="0" w:space="0" w:color="auto"/>
          </w:divBdr>
        </w:div>
        <w:div w:id="1070881804">
          <w:marLeft w:val="1166"/>
          <w:marRight w:val="0"/>
          <w:marTop w:val="134"/>
          <w:marBottom w:val="0"/>
          <w:divBdr>
            <w:top w:val="none" w:sz="0" w:space="0" w:color="auto"/>
            <w:left w:val="none" w:sz="0" w:space="0" w:color="auto"/>
            <w:bottom w:val="none" w:sz="0" w:space="0" w:color="auto"/>
            <w:right w:val="none" w:sz="0" w:space="0" w:color="auto"/>
          </w:divBdr>
        </w:div>
        <w:div w:id="1856964925">
          <w:marLeft w:val="1166"/>
          <w:marRight w:val="0"/>
          <w:marTop w:val="134"/>
          <w:marBottom w:val="0"/>
          <w:divBdr>
            <w:top w:val="none" w:sz="0" w:space="0" w:color="auto"/>
            <w:left w:val="none" w:sz="0" w:space="0" w:color="auto"/>
            <w:bottom w:val="none" w:sz="0" w:space="0" w:color="auto"/>
            <w:right w:val="none" w:sz="0" w:space="0" w:color="auto"/>
          </w:divBdr>
        </w:div>
      </w:divsChild>
    </w:div>
    <w:div w:id="1489394315">
      <w:bodyDiv w:val="1"/>
      <w:marLeft w:val="0"/>
      <w:marRight w:val="0"/>
      <w:marTop w:val="0"/>
      <w:marBottom w:val="0"/>
      <w:divBdr>
        <w:top w:val="none" w:sz="0" w:space="0" w:color="auto"/>
        <w:left w:val="none" w:sz="0" w:space="0" w:color="auto"/>
        <w:bottom w:val="none" w:sz="0" w:space="0" w:color="auto"/>
        <w:right w:val="none" w:sz="0" w:space="0" w:color="auto"/>
      </w:divBdr>
    </w:div>
    <w:div w:id="1489446093">
      <w:bodyDiv w:val="1"/>
      <w:marLeft w:val="0"/>
      <w:marRight w:val="0"/>
      <w:marTop w:val="0"/>
      <w:marBottom w:val="0"/>
      <w:divBdr>
        <w:top w:val="none" w:sz="0" w:space="0" w:color="auto"/>
        <w:left w:val="none" w:sz="0" w:space="0" w:color="auto"/>
        <w:bottom w:val="none" w:sz="0" w:space="0" w:color="auto"/>
        <w:right w:val="none" w:sz="0" w:space="0" w:color="auto"/>
      </w:divBdr>
    </w:div>
    <w:div w:id="1495342002">
      <w:bodyDiv w:val="1"/>
      <w:marLeft w:val="0"/>
      <w:marRight w:val="0"/>
      <w:marTop w:val="0"/>
      <w:marBottom w:val="0"/>
      <w:divBdr>
        <w:top w:val="none" w:sz="0" w:space="0" w:color="auto"/>
        <w:left w:val="none" w:sz="0" w:space="0" w:color="auto"/>
        <w:bottom w:val="none" w:sz="0" w:space="0" w:color="auto"/>
        <w:right w:val="none" w:sz="0" w:space="0" w:color="auto"/>
      </w:divBdr>
    </w:div>
    <w:div w:id="1497652020">
      <w:bodyDiv w:val="1"/>
      <w:marLeft w:val="0"/>
      <w:marRight w:val="0"/>
      <w:marTop w:val="0"/>
      <w:marBottom w:val="0"/>
      <w:divBdr>
        <w:top w:val="none" w:sz="0" w:space="0" w:color="auto"/>
        <w:left w:val="none" w:sz="0" w:space="0" w:color="auto"/>
        <w:bottom w:val="none" w:sz="0" w:space="0" w:color="auto"/>
        <w:right w:val="none" w:sz="0" w:space="0" w:color="auto"/>
      </w:divBdr>
    </w:div>
    <w:div w:id="1500274260">
      <w:bodyDiv w:val="1"/>
      <w:marLeft w:val="0"/>
      <w:marRight w:val="0"/>
      <w:marTop w:val="0"/>
      <w:marBottom w:val="0"/>
      <w:divBdr>
        <w:top w:val="none" w:sz="0" w:space="0" w:color="auto"/>
        <w:left w:val="none" w:sz="0" w:space="0" w:color="auto"/>
        <w:bottom w:val="none" w:sz="0" w:space="0" w:color="auto"/>
        <w:right w:val="none" w:sz="0" w:space="0" w:color="auto"/>
      </w:divBdr>
    </w:div>
    <w:div w:id="1502772561">
      <w:bodyDiv w:val="1"/>
      <w:marLeft w:val="0"/>
      <w:marRight w:val="0"/>
      <w:marTop w:val="0"/>
      <w:marBottom w:val="0"/>
      <w:divBdr>
        <w:top w:val="none" w:sz="0" w:space="0" w:color="auto"/>
        <w:left w:val="none" w:sz="0" w:space="0" w:color="auto"/>
        <w:bottom w:val="none" w:sz="0" w:space="0" w:color="auto"/>
        <w:right w:val="none" w:sz="0" w:space="0" w:color="auto"/>
      </w:divBdr>
    </w:div>
    <w:div w:id="1505897639">
      <w:bodyDiv w:val="1"/>
      <w:marLeft w:val="0"/>
      <w:marRight w:val="0"/>
      <w:marTop w:val="0"/>
      <w:marBottom w:val="0"/>
      <w:divBdr>
        <w:top w:val="none" w:sz="0" w:space="0" w:color="auto"/>
        <w:left w:val="none" w:sz="0" w:space="0" w:color="auto"/>
        <w:bottom w:val="none" w:sz="0" w:space="0" w:color="auto"/>
        <w:right w:val="none" w:sz="0" w:space="0" w:color="auto"/>
      </w:divBdr>
    </w:div>
    <w:div w:id="1508901706">
      <w:bodyDiv w:val="1"/>
      <w:marLeft w:val="0"/>
      <w:marRight w:val="0"/>
      <w:marTop w:val="0"/>
      <w:marBottom w:val="0"/>
      <w:divBdr>
        <w:top w:val="none" w:sz="0" w:space="0" w:color="auto"/>
        <w:left w:val="none" w:sz="0" w:space="0" w:color="auto"/>
        <w:bottom w:val="none" w:sz="0" w:space="0" w:color="auto"/>
        <w:right w:val="none" w:sz="0" w:space="0" w:color="auto"/>
      </w:divBdr>
    </w:div>
    <w:div w:id="1513298071">
      <w:bodyDiv w:val="1"/>
      <w:marLeft w:val="0"/>
      <w:marRight w:val="0"/>
      <w:marTop w:val="0"/>
      <w:marBottom w:val="0"/>
      <w:divBdr>
        <w:top w:val="none" w:sz="0" w:space="0" w:color="auto"/>
        <w:left w:val="none" w:sz="0" w:space="0" w:color="auto"/>
        <w:bottom w:val="none" w:sz="0" w:space="0" w:color="auto"/>
        <w:right w:val="none" w:sz="0" w:space="0" w:color="auto"/>
      </w:divBdr>
    </w:div>
    <w:div w:id="1514804735">
      <w:bodyDiv w:val="1"/>
      <w:marLeft w:val="0"/>
      <w:marRight w:val="0"/>
      <w:marTop w:val="0"/>
      <w:marBottom w:val="0"/>
      <w:divBdr>
        <w:top w:val="none" w:sz="0" w:space="0" w:color="auto"/>
        <w:left w:val="none" w:sz="0" w:space="0" w:color="auto"/>
        <w:bottom w:val="none" w:sz="0" w:space="0" w:color="auto"/>
        <w:right w:val="none" w:sz="0" w:space="0" w:color="auto"/>
      </w:divBdr>
      <w:divsChild>
        <w:div w:id="737630246">
          <w:marLeft w:val="547"/>
          <w:marRight w:val="0"/>
          <w:marTop w:val="134"/>
          <w:marBottom w:val="0"/>
          <w:divBdr>
            <w:top w:val="none" w:sz="0" w:space="0" w:color="auto"/>
            <w:left w:val="none" w:sz="0" w:space="0" w:color="auto"/>
            <w:bottom w:val="none" w:sz="0" w:space="0" w:color="auto"/>
            <w:right w:val="none" w:sz="0" w:space="0" w:color="auto"/>
          </w:divBdr>
        </w:div>
      </w:divsChild>
    </w:div>
    <w:div w:id="1515533059">
      <w:bodyDiv w:val="1"/>
      <w:marLeft w:val="0"/>
      <w:marRight w:val="0"/>
      <w:marTop w:val="0"/>
      <w:marBottom w:val="0"/>
      <w:divBdr>
        <w:top w:val="none" w:sz="0" w:space="0" w:color="auto"/>
        <w:left w:val="none" w:sz="0" w:space="0" w:color="auto"/>
        <w:bottom w:val="none" w:sz="0" w:space="0" w:color="auto"/>
        <w:right w:val="none" w:sz="0" w:space="0" w:color="auto"/>
      </w:divBdr>
    </w:div>
    <w:div w:id="1516071267">
      <w:bodyDiv w:val="1"/>
      <w:marLeft w:val="0"/>
      <w:marRight w:val="0"/>
      <w:marTop w:val="0"/>
      <w:marBottom w:val="0"/>
      <w:divBdr>
        <w:top w:val="none" w:sz="0" w:space="0" w:color="auto"/>
        <w:left w:val="none" w:sz="0" w:space="0" w:color="auto"/>
        <w:bottom w:val="none" w:sz="0" w:space="0" w:color="auto"/>
        <w:right w:val="none" w:sz="0" w:space="0" w:color="auto"/>
      </w:divBdr>
    </w:div>
    <w:div w:id="1518734940">
      <w:bodyDiv w:val="1"/>
      <w:marLeft w:val="0"/>
      <w:marRight w:val="0"/>
      <w:marTop w:val="0"/>
      <w:marBottom w:val="0"/>
      <w:divBdr>
        <w:top w:val="none" w:sz="0" w:space="0" w:color="auto"/>
        <w:left w:val="none" w:sz="0" w:space="0" w:color="auto"/>
        <w:bottom w:val="none" w:sz="0" w:space="0" w:color="auto"/>
        <w:right w:val="none" w:sz="0" w:space="0" w:color="auto"/>
      </w:divBdr>
    </w:div>
    <w:div w:id="1521970559">
      <w:bodyDiv w:val="1"/>
      <w:marLeft w:val="0"/>
      <w:marRight w:val="0"/>
      <w:marTop w:val="0"/>
      <w:marBottom w:val="0"/>
      <w:divBdr>
        <w:top w:val="none" w:sz="0" w:space="0" w:color="auto"/>
        <w:left w:val="none" w:sz="0" w:space="0" w:color="auto"/>
        <w:bottom w:val="none" w:sz="0" w:space="0" w:color="auto"/>
        <w:right w:val="none" w:sz="0" w:space="0" w:color="auto"/>
      </w:divBdr>
    </w:div>
    <w:div w:id="1522163077">
      <w:bodyDiv w:val="1"/>
      <w:marLeft w:val="0"/>
      <w:marRight w:val="0"/>
      <w:marTop w:val="0"/>
      <w:marBottom w:val="0"/>
      <w:divBdr>
        <w:top w:val="none" w:sz="0" w:space="0" w:color="auto"/>
        <w:left w:val="none" w:sz="0" w:space="0" w:color="auto"/>
        <w:bottom w:val="none" w:sz="0" w:space="0" w:color="auto"/>
        <w:right w:val="none" w:sz="0" w:space="0" w:color="auto"/>
      </w:divBdr>
    </w:div>
    <w:div w:id="1527795698">
      <w:bodyDiv w:val="1"/>
      <w:marLeft w:val="0"/>
      <w:marRight w:val="0"/>
      <w:marTop w:val="0"/>
      <w:marBottom w:val="0"/>
      <w:divBdr>
        <w:top w:val="none" w:sz="0" w:space="0" w:color="auto"/>
        <w:left w:val="none" w:sz="0" w:space="0" w:color="auto"/>
        <w:bottom w:val="none" w:sz="0" w:space="0" w:color="auto"/>
        <w:right w:val="none" w:sz="0" w:space="0" w:color="auto"/>
      </w:divBdr>
    </w:div>
    <w:div w:id="1530410852">
      <w:bodyDiv w:val="1"/>
      <w:marLeft w:val="0"/>
      <w:marRight w:val="0"/>
      <w:marTop w:val="0"/>
      <w:marBottom w:val="0"/>
      <w:divBdr>
        <w:top w:val="none" w:sz="0" w:space="0" w:color="auto"/>
        <w:left w:val="none" w:sz="0" w:space="0" w:color="auto"/>
        <w:bottom w:val="none" w:sz="0" w:space="0" w:color="auto"/>
        <w:right w:val="none" w:sz="0" w:space="0" w:color="auto"/>
      </w:divBdr>
    </w:div>
    <w:div w:id="1532839210">
      <w:bodyDiv w:val="1"/>
      <w:marLeft w:val="0"/>
      <w:marRight w:val="0"/>
      <w:marTop w:val="0"/>
      <w:marBottom w:val="0"/>
      <w:divBdr>
        <w:top w:val="none" w:sz="0" w:space="0" w:color="auto"/>
        <w:left w:val="none" w:sz="0" w:space="0" w:color="auto"/>
        <w:bottom w:val="none" w:sz="0" w:space="0" w:color="auto"/>
        <w:right w:val="none" w:sz="0" w:space="0" w:color="auto"/>
      </w:divBdr>
    </w:div>
    <w:div w:id="1540123767">
      <w:bodyDiv w:val="1"/>
      <w:marLeft w:val="0"/>
      <w:marRight w:val="0"/>
      <w:marTop w:val="0"/>
      <w:marBottom w:val="0"/>
      <w:divBdr>
        <w:top w:val="none" w:sz="0" w:space="0" w:color="auto"/>
        <w:left w:val="none" w:sz="0" w:space="0" w:color="auto"/>
        <w:bottom w:val="none" w:sz="0" w:space="0" w:color="auto"/>
        <w:right w:val="none" w:sz="0" w:space="0" w:color="auto"/>
      </w:divBdr>
    </w:div>
    <w:div w:id="1546256564">
      <w:bodyDiv w:val="1"/>
      <w:marLeft w:val="0"/>
      <w:marRight w:val="0"/>
      <w:marTop w:val="0"/>
      <w:marBottom w:val="0"/>
      <w:divBdr>
        <w:top w:val="none" w:sz="0" w:space="0" w:color="auto"/>
        <w:left w:val="none" w:sz="0" w:space="0" w:color="auto"/>
        <w:bottom w:val="none" w:sz="0" w:space="0" w:color="auto"/>
        <w:right w:val="none" w:sz="0" w:space="0" w:color="auto"/>
      </w:divBdr>
    </w:div>
    <w:div w:id="1549879637">
      <w:bodyDiv w:val="1"/>
      <w:marLeft w:val="0"/>
      <w:marRight w:val="0"/>
      <w:marTop w:val="0"/>
      <w:marBottom w:val="0"/>
      <w:divBdr>
        <w:top w:val="none" w:sz="0" w:space="0" w:color="auto"/>
        <w:left w:val="none" w:sz="0" w:space="0" w:color="auto"/>
        <w:bottom w:val="none" w:sz="0" w:space="0" w:color="auto"/>
        <w:right w:val="none" w:sz="0" w:space="0" w:color="auto"/>
      </w:divBdr>
    </w:div>
    <w:div w:id="1551770964">
      <w:bodyDiv w:val="1"/>
      <w:marLeft w:val="0"/>
      <w:marRight w:val="0"/>
      <w:marTop w:val="0"/>
      <w:marBottom w:val="0"/>
      <w:divBdr>
        <w:top w:val="none" w:sz="0" w:space="0" w:color="auto"/>
        <w:left w:val="none" w:sz="0" w:space="0" w:color="auto"/>
        <w:bottom w:val="none" w:sz="0" w:space="0" w:color="auto"/>
        <w:right w:val="none" w:sz="0" w:space="0" w:color="auto"/>
      </w:divBdr>
    </w:div>
    <w:div w:id="1557012851">
      <w:bodyDiv w:val="1"/>
      <w:marLeft w:val="0"/>
      <w:marRight w:val="0"/>
      <w:marTop w:val="0"/>
      <w:marBottom w:val="0"/>
      <w:divBdr>
        <w:top w:val="none" w:sz="0" w:space="0" w:color="auto"/>
        <w:left w:val="none" w:sz="0" w:space="0" w:color="auto"/>
        <w:bottom w:val="none" w:sz="0" w:space="0" w:color="auto"/>
        <w:right w:val="none" w:sz="0" w:space="0" w:color="auto"/>
      </w:divBdr>
    </w:div>
    <w:div w:id="1560937455">
      <w:bodyDiv w:val="1"/>
      <w:marLeft w:val="0"/>
      <w:marRight w:val="0"/>
      <w:marTop w:val="0"/>
      <w:marBottom w:val="0"/>
      <w:divBdr>
        <w:top w:val="none" w:sz="0" w:space="0" w:color="auto"/>
        <w:left w:val="none" w:sz="0" w:space="0" w:color="auto"/>
        <w:bottom w:val="none" w:sz="0" w:space="0" w:color="auto"/>
        <w:right w:val="none" w:sz="0" w:space="0" w:color="auto"/>
      </w:divBdr>
    </w:div>
    <w:div w:id="1566408652">
      <w:bodyDiv w:val="1"/>
      <w:marLeft w:val="0"/>
      <w:marRight w:val="0"/>
      <w:marTop w:val="0"/>
      <w:marBottom w:val="0"/>
      <w:divBdr>
        <w:top w:val="none" w:sz="0" w:space="0" w:color="auto"/>
        <w:left w:val="none" w:sz="0" w:space="0" w:color="auto"/>
        <w:bottom w:val="none" w:sz="0" w:space="0" w:color="auto"/>
        <w:right w:val="none" w:sz="0" w:space="0" w:color="auto"/>
      </w:divBdr>
      <w:divsChild>
        <w:div w:id="220485854">
          <w:marLeft w:val="547"/>
          <w:marRight w:val="0"/>
          <w:marTop w:val="134"/>
          <w:marBottom w:val="0"/>
          <w:divBdr>
            <w:top w:val="none" w:sz="0" w:space="0" w:color="auto"/>
            <w:left w:val="none" w:sz="0" w:space="0" w:color="auto"/>
            <w:bottom w:val="none" w:sz="0" w:space="0" w:color="auto"/>
            <w:right w:val="none" w:sz="0" w:space="0" w:color="auto"/>
          </w:divBdr>
        </w:div>
      </w:divsChild>
    </w:div>
    <w:div w:id="1568612232">
      <w:bodyDiv w:val="1"/>
      <w:marLeft w:val="0"/>
      <w:marRight w:val="0"/>
      <w:marTop w:val="0"/>
      <w:marBottom w:val="0"/>
      <w:divBdr>
        <w:top w:val="none" w:sz="0" w:space="0" w:color="auto"/>
        <w:left w:val="none" w:sz="0" w:space="0" w:color="auto"/>
        <w:bottom w:val="none" w:sz="0" w:space="0" w:color="auto"/>
        <w:right w:val="none" w:sz="0" w:space="0" w:color="auto"/>
      </w:divBdr>
    </w:div>
    <w:div w:id="1568950873">
      <w:bodyDiv w:val="1"/>
      <w:marLeft w:val="0"/>
      <w:marRight w:val="0"/>
      <w:marTop w:val="0"/>
      <w:marBottom w:val="0"/>
      <w:divBdr>
        <w:top w:val="none" w:sz="0" w:space="0" w:color="auto"/>
        <w:left w:val="none" w:sz="0" w:space="0" w:color="auto"/>
        <w:bottom w:val="none" w:sz="0" w:space="0" w:color="auto"/>
        <w:right w:val="none" w:sz="0" w:space="0" w:color="auto"/>
      </w:divBdr>
    </w:div>
    <w:div w:id="1579631334">
      <w:bodyDiv w:val="1"/>
      <w:marLeft w:val="0"/>
      <w:marRight w:val="0"/>
      <w:marTop w:val="0"/>
      <w:marBottom w:val="0"/>
      <w:divBdr>
        <w:top w:val="none" w:sz="0" w:space="0" w:color="auto"/>
        <w:left w:val="none" w:sz="0" w:space="0" w:color="auto"/>
        <w:bottom w:val="none" w:sz="0" w:space="0" w:color="auto"/>
        <w:right w:val="none" w:sz="0" w:space="0" w:color="auto"/>
      </w:divBdr>
    </w:div>
    <w:div w:id="1579905738">
      <w:bodyDiv w:val="1"/>
      <w:marLeft w:val="0"/>
      <w:marRight w:val="0"/>
      <w:marTop w:val="0"/>
      <w:marBottom w:val="0"/>
      <w:divBdr>
        <w:top w:val="none" w:sz="0" w:space="0" w:color="auto"/>
        <w:left w:val="none" w:sz="0" w:space="0" w:color="auto"/>
        <w:bottom w:val="none" w:sz="0" w:space="0" w:color="auto"/>
        <w:right w:val="none" w:sz="0" w:space="0" w:color="auto"/>
      </w:divBdr>
    </w:div>
    <w:div w:id="1590037854">
      <w:bodyDiv w:val="1"/>
      <w:marLeft w:val="0"/>
      <w:marRight w:val="0"/>
      <w:marTop w:val="0"/>
      <w:marBottom w:val="0"/>
      <w:divBdr>
        <w:top w:val="none" w:sz="0" w:space="0" w:color="auto"/>
        <w:left w:val="none" w:sz="0" w:space="0" w:color="auto"/>
        <w:bottom w:val="none" w:sz="0" w:space="0" w:color="auto"/>
        <w:right w:val="none" w:sz="0" w:space="0" w:color="auto"/>
      </w:divBdr>
    </w:div>
    <w:div w:id="1591354332">
      <w:bodyDiv w:val="1"/>
      <w:marLeft w:val="0"/>
      <w:marRight w:val="0"/>
      <w:marTop w:val="0"/>
      <w:marBottom w:val="0"/>
      <w:divBdr>
        <w:top w:val="none" w:sz="0" w:space="0" w:color="auto"/>
        <w:left w:val="none" w:sz="0" w:space="0" w:color="auto"/>
        <w:bottom w:val="none" w:sz="0" w:space="0" w:color="auto"/>
        <w:right w:val="none" w:sz="0" w:space="0" w:color="auto"/>
      </w:divBdr>
    </w:div>
    <w:div w:id="1605115242">
      <w:bodyDiv w:val="1"/>
      <w:marLeft w:val="0"/>
      <w:marRight w:val="0"/>
      <w:marTop w:val="0"/>
      <w:marBottom w:val="0"/>
      <w:divBdr>
        <w:top w:val="none" w:sz="0" w:space="0" w:color="auto"/>
        <w:left w:val="none" w:sz="0" w:space="0" w:color="auto"/>
        <w:bottom w:val="none" w:sz="0" w:space="0" w:color="auto"/>
        <w:right w:val="none" w:sz="0" w:space="0" w:color="auto"/>
      </w:divBdr>
    </w:div>
    <w:div w:id="1624001534">
      <w:bodyDiv w:val="1"/>
      <w:marLeft w:val="0"/>
      <w:marRight w:val="0"/>
      <w:marTop w:val="0"/>
      <w:marBottom w:val="0"/>
      <w:divBdr>
        <w:top w:val="none" w:sz="0" w:space="0" w:color="auto"/>
        <w:left w:val="none" w:sz="0" w:space="0" w:color="auto"/>
        <w:bottom w:val="none" w:sz="0" w:space="0" w:color="auto"/>
        <w:right w:val="none" w:sz="0" w:space="0" w:color="auto"/>
      </w:divBdr>
    </w:div>
    <w:div w:id="1628314060">
      <w:bodyDiv w:val="1"/>
      <w:marLeft w:val="0"/>
      <w:marRight w:val="0"/>
      <w:marTop w:val="0"/>
      <w:marBottom w:val="0"/>
      <w:divBdr>
        <w:top w:val="none" w:sz="0" w:space="0" w:color="auto"/>
        <w:left w:val="none" w:sz="0" w:space="0" w:color="auto"/>
        <w:bottom w:val="none" w:sz="0" w:space="0" w:color="auto"/>
        <w:right w:val="none" w:sz="0" w:space="0" w:color="auto"/>
      </w:divBdr>
    </w:div>
    <w:div w:id="1637098504">
      <w:bodyDiv w:val="1"/>
      <w:marLeft w:val="0"/>
      <w:marRight w:val="0"/>
      <w:marTop w:val="0"/>
      <w:marBottom w:val="0"/>
      <w:divBdr>
        <w:top w:val="none" w:sz="0" w:space="0" w:color="auto"/>
        <w:left w:val="none" w:sz="0" w:space="0" w:color="auto"/>
        <w:bottom w:val="none" w:sz="0" w:space="0" w:color="auto"/>
        <w:right w:val="none" w:sz="0" w:space="0" w:color="auto"/>
      </w:divBdr>
    </w:div>
    <w:div w:id="1648826643">
      <w:bodyDiv w:val="1"/>
      <w:marLeft w:val="0"/>
      <w:marRight w:val="0"/>
      <w:marTop w:val="0"/>
      <w:marBottom w:val="0"/>
      <w:divBdr>
        <w:top w:val="none" w:sz="0" w:space="0" w:color="auto"/>
        <w:left w:val="none" w:sz="0" w:space="0" w:color="auto"/>
        <w:bottom w:val="none" w:sz="0" w:space="0" w:color="auto"/>
        <w:right w:val="none" w:sz="0" w:space="0" w:color="auto"/>
      </w:divBdr>
    </w:div>
    <w:div w:id="1649166532">
      <w:bodyDiv w:val="1"/>
      <w:marLeft w:val="0"/>
      <w:marRight w:val="0"/>
      <w:marTop w:val="0"/>
      <w:marBottom w:val="0"/>
      <w:divBdr>
        <w:top w:val="none" w:sz="0" w:space="0" w:color="auto"/>
        <w:left w:val="none" w:sz="0" w:space="0" w:color="auto"/>
        <w:bottom w:val="none" w:sz="0" w:space="0" w:color="auto"/>
        <w:right w:val="none" w:sz="0" w:space="0" w:color="auto"/>
      </w:divBdr>
    </w:div>
    <w:div w:id="1659113926">
      <w:bodyDiv w:val="1"/>
      <w:marLeft w:val="0"/>
      <w:marRight w:val="0"/>
      <w:marTop w:val="0"/>
      <w:marBottom w:val="0"/>
      <w:divBdr>
        <w:top w:val="none" w:sz="0" w:space="0" w:color="auto"/>
        <w:left w:val="none" w:sz="0" w:space="0" w:color="auto"/>
        <w:bottom w:val="none" w:sz="0" w:space="0" w:color="auto"/>
        <w:right w:val="none" w:sz="0" w:space="0" w:color="auto"/>
      </w:divBdr>
    </w:div>
    <w:div w:id="1664969582">
      <w:bodyDiv w:val="1"/>
      <w:marLeft w:val="0"/>
      <w:marRight w:val="0"/>
      <w:marTop w:val="0"/>
      <w:marBottom w:val="0"/>
      <w:divBdr>
        <w:top w:val="none" w:sz="0" w:space="0" w:color="auto"/>
        <w:left w:val="none" w:sz="0" w:space="0" w:color="auto"/>
        <w:bottom w:val="none" w:sz="0" w:space="0" w:color="auto"/>
        <w:right w:val="none" w:sz="0" w:space="0" w:color="auto"/>
      </w:divBdr>
    </w:div>
    <w:div w:id="1676565205">
      <w:bodyDiv w:val="1"/>
      <w:marLeft w:val="0"/>
      <w:marRight w:val="0"/>
      <w:marTop w:val="0"/>
      <w:marBottom w:val="0"/>
      <w:divBdr>
        <w:top w:val="none" w:sz="0" w:space="0" w:color="auto"/>
        <w:left w:val="none" w:sz="0" w:space="0" w:color="auto"/>
        <w:bottom w:val="none" w:sz="0" w:space="0" w:color="auto"/>
        <w:right w:val="none" w:sz="0" w:space="0" w:color="auto"/>
      </w:divBdr>
    </w:div>
    <w:div w:id="1677150551">
      <w:bodyDiv w:val="1"/>
      <w:marLeft w:val="0"/>
      <w:marRight w:val="0"/>
      <w:marTop w:val="0"/>
      <w:marBottom w:val="0"/>
      <w:divBdr>
        <w:top w:val="none" w:sz="0" w:space="0" w:color="auto"/>
        <w:left w:val="none" w:sz="0" w:space="0" w:color="auto"/>
        <w:bottom w:val="none" w:sz="0" w:space="0" w:color="auto"/>
        <w:right w:val="none" w:sz="0" w:space="0" w:color="auto"/>
      </w:divBdr>
    </w:div>
    <w:div w:id="1679696012">
      <w:bodyDiv w:val="1"/>
      <w:marLeft w:val="0"/>
      <w:marRight w:val="0"/>
      <w:marTop w:val="0"/>
      <w:marBottom w:val="0"/>
      <w:divBdr>
        <w:top w:val="none" w:sz="0" w:space="0" w:color="auto"/>
        <w:left w:val="none" w:sz="0" w:space="0" w:color="auto"/>
        <w:bottom w:val="none" w:sz="0" w:space="0" w:color="auto"/>
        <w:right w:val="none" w:sz="0" w:space="0" w:color="auto"/>
      </w:divBdr>
    </w:div>
    <w:div w:id="1681929466">
      <w:bodyDiv w:val="1"/>
      <w:marLeft w:val="0"/>
      <w:marRight w:val="0"/>
      <w:marTop w:val="0"/>
      <w:marBottom w:val="0"/>
      <w:divBdr>
        <w:top w:val="none" w:sz="0" w:space="0" w:color="auto"/>
        <w:left w:val="none" w:sz="0" w:space="0" w:color="auto"/>
        <w:bottom w:val="none" w:sz="0" w:space="0" w:color="auto"/>
        <w:right w:val="none" w:sz="0" w:space="0" w:color="auto"/>
      </w:divBdr>
      <w:divsChild>
        <w:div w:id="771753116">
          <w:marLeft w:val="0"/>
          <w:marRight w:val="0"/>
          <w:marTop w:val="0"/>
          <w:marBottom w:val="0"/>
          <w:divBdr>
            <w:top w:val="none" w:sz="0" w:space="0" w:color="auto"/>
            <w:left w:val="none" w:sz="0" w:space="0" w:color="auto"/>
            <w:bottom w:val="none" w:sz="0" w:space="0" w:color="auto"/>
            <w:right w:val="none" w:sz="0" w:space="0" w:color="auto"/>
          </w:divBdr>
        </w:div>
      </w:divsChild>
    </w:div>
    <w:div w:id="1688169435">
      <w:bodyDiv w:val="1"/>
      <w:marLeft w:val="0"/>
      <w:marRight w:val="0"/>
      <w:marTop w:val="0"/>
      <w:marBottom w:val="0"/>
      <w:divBdr>
        <w:top w:val="none" w:sz="0" w:space="0" w:color="auto"/>
        <w:left w:val="none" w:sz="0" w:space="0" w:color="auto"/>
        <w:bottom w:val="none" w:sz="0" w:space="0" w:color="auto"/>
        <w:right w:val="none" w:sz="0" w:space="0" w:color="auto"/>
      </w:divBdr>
    </w:div>
    <w:div w:id="1694188023">
      <w:bodyDiv w:val="1"/>
      <w:marLeft w:val="0"/>
      <w:marRight w:val="0"/>
      <w:marTop w:val="0"/>
      <w:marBottom w:val="0"/>
      <w:divBdr>
        <w:top w:val="none" w:sz="0" w:space="0" w:color="auto"/>
        <w:left w:val="none" w:sz="0" w:space="0" w:color="auto"/>
        <w:bottom w:val="none" w:sz="0" w:space="0" w:color="auto"/>
        <w:right w:val="none" w:sz="0" w:space="0" w:color="auto"/>
      </w:divBdr>
    </w:div>
    <w:div w:id="1698316451">
      <w:bodyDiv w:val="1"/>
      <w:marLeft w:val="0"/>
      <w:marRight w:val="0"/>
      <w:marTop w:val="0"/>
      <w:marBottom w:val="0"/>
      <w:divBdr>
        <w:top w:val="none" w:sz="0" w:space="0" w:color="auto"/>
        <w:left w:val="none" w:sz="0" w:space="0" w:color="auto"/>
        <w:bottom w:val="none" w:sz="0" w:space="0" w:color="auto"/>
        <w:right w:val="none" w:sz="0" w:space="0" w:color="auto"/>
      </w:divBdr>
    </w:div>
    <w:div w:id="1706321004">
      <w:bodyDiv w:val="1"/>
      <w:marLeft w:val="0"/>
      <w:marRight w:val="0"/>
      <w:marTop w:val="0"/>
      <w:marBottom w:val="0"/>
      <w:divBdr>
        <w:top w:val="none" w:sz="0" w:space="0" w:color="auto"/>
        <w:left w:val="none" w:sz="0" w:space="0" w:color="auto"/>
        <w:bottom w:val="none" w:sz="0" w:space="0" w:color="auto"/>
        <w:right w:val="none" w:sz="0" w:space="0" w:color="auto"/>
      </w:divBdr>
    </w:div>
    <w:div w:id="1709449384">
      <w:bodyDiv w:val="1"/>
      <w:marLeft w:val="0"/>
      <w:marRight w:val="0"/>
      <w:marTop w:val="0"/>
      <w:marBottom w:val="0"/>
      <w:divBdr>
        <w:top w:val="none" w:sz="0" w:space="0" w:color="auto"/>
        <w:left w:val="none" w:sz="0" w:space="0" w:color="auto"/>
        <w:bottom w:val="none" w:sz="0" w:space="0" w:color="auto"/>
        <w:right w:val="none" w:sz="0" w:space="0" w:color="auto"/>
      </w:divBdr>
    </w:div>
    <w:div w:id="1709643522">
      <w:bodyDiv w:val="1"/>
      <w:marLeft w:val="0"/>
      <w:marRight w:val="0"/>
      <w:marTop w:val="0"/>
      <w:marBottom w:val="0"/>
      <w:divBdr>
        <w:top w:val="none" w:sz="0" w:space="0" w:color="auto"/>
        <w:left w:val="none" w:sz="0" w:space="0" w:color="auto"/>
        <w:bottom w:val="none" w:sz="0" w:space="0" w:color="auto"/>
        <w:right w:val="none" w:sz="0" w:space="0" w:color="auto"/>
      </w:divBdr>
      <w:divsChild>
        <w:div w:id="751246475">
          <w:marLeft w:val="0"/>
          <w:marRight w:val="0"/>
          <w:marTop w:val="0"/>
          <w:marBottom w:val="0"/>
          <w:divBdr>
            <w:top w:val="none" w:sz="0" w:space="0" w:color="auto"/>
            <w:left w:val="none" w:sz="0" w:space="0" w:color="auto"/>
            <w:bottom w:val="none" w:sz="0" w:space="0" w:color="auto"/>
            <w:right w:val="none" w:sz="0" w:space="0" w:color="auto"/>
          </w:divBdr>
          <w:divsChild>
            <w:div w:id="853374588">
              <w:marLeft w:val="0"/>
              <w:marRight w:val="0"/>
              <w:marTop w:val="0"/>
              <w:marBottom w:val="0"/>
              <w:divBdr>
                <w:top w:val="none" w:sz="0" w:space="0" w:color="auto"/>
                <w:left w:val="none" w:sz="0" w:space="0" w:color="auto"/>
                <w:bottom w:val="none" w:sz="0" w:space="0" w:color="auto"/>
                <w:right w:val="none" w:sz="0" w:space="0" w:color="auto"/>
              </w:divBdr>
            </w:div>
          </w:divsChild>
        </w:div>
        <w:div w:id="1864858902">
          <w:marLeft w:val="0"/>
          <w:marRight w:val="0"/>
          <w:marTop w:val="0"/>
          <w:marBottom w:val="0"/>
          <w:divBdr>
            <w:top w:val="none" w:sz="0" w:space="0" w:color="auto"/>
            <w:left w:val="none" w:sz="0" w:space="0" w:color="auto"/>
            <w:bottom w:val="none" w:sz="0" w:space="0" w:color="auto"/>
            <w:right w:val="none" w:sz="0" w:space="0" w:color="auto"/>
          </w:divBdr>
          <w:divsChild>
            <w:div w:id="135727941">
              <w:marLeft w:val="0"/>
              <w:marRight w:val="0"/>
              <w:marTop w:val="0"/>
              <w:marBottom w:val="0"/>
              <w:divBdr>
                <w:top w:val="none" w:sz="0" w:space="0" w:color="auto"/>
                <w:left w:val="none" w:sz="0" w:space="0" w:color="auto"/>
                <w:bottom w:val="none" w:sz="0" w:space="0" w:color="auto"/>
                <w:right w:val="none" w:sz="0" w:space="0" w:color="auto"/>
              </w:divBdr>
              <w:divsChild>
                <w:div w:id="173966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964818">
      <w:bodyDiv w:val="1"/>
      <w:marLeft w:val="0"/>
      <w:marRight w:val="0"/>
      <w:marTop w:val="0"/>
      <w:marBottom w:val="0"/>
      <w:divBdr>
        <w:top w:val="none" w:sz="0" w:space="0" w:color="auto"/>
        <w:left w:val="none" w:sz="0" w:space="0" w:color="auto"/>
        <w:bottom w:val="none" w:sz="0" w:space="0" w:color="auto"/>
        <w:right w:val="none" w:sz="0" w:space="0" w:color="auto"/>
      </w:divBdr>
      <w:divsChild>
        <w:div w:id="53748328">
          <w:marLeft w:val="547"/>
          <w:marRight w:val="0"/>
          <w:marTop w:val="134"/>
          <w:marBottom w:val="0"/>
          <w:divBdr>
            <w:top w:val="none" w:sz="0" w:space="0" w:color="auto"/>
            <w:left w:val="none" w:sz="0" w:space="0" w:color="auto"/>
            <w:bottom w:val="none" w:sz="0" w:space="0" w:color="auto"/>
            <w:right w:val="none" w:sz="0" w:space="0" w:color="auto"/>
          </w:divBdr>
        </w:div>
        <w:div w:id="183715690">
          <w:marLeft w:val="547"/>
          <w:marRight w:val="0"/>
          <w:marTop w:val="134"/>
          <w:marBottom w:val="0"/>
          <w:divBdr>
            <w:top w:val="none" w:sz="0" w:space="0" w:color="auto"/>
            <w:left w:val="none" w:sz="0" w:space="0" w:color="auto"/>
            <w:bottom w:val="none" w:sz="0" w:space="0" w:color="auto"/>
            <w:right w:val="none" w:sz="0" w:space="0" w:color="auto"/>
          </w:divBdr>
        </w:div>
        <w:div w:id="1445271142">
          <w:marLeft w:val="547"/>
          <w:marRight w:val="0"/>
          <w:marTop w:val="134"/>
          <w:marBottom w:val="0"/>
          <w:divBdr>
            <w:top w:val="none" w:sz="0" w:space="0" w:color="auto"/>
            <w:left w:val="none" w:sz="0" w:space="0" w:color="auto"/>
            <w:bottom w:val="none" w:sz="0" w:space="0" w:color="auto"/>
            <w:right w:val="none" w:sz="0" w:space="0" w:color="auto"/>
          </w:divBdr>
        </w:div>
      </w:divsChild>
    </w:div>
    <w:div w:id="1715278027">
      <w:bodyDiv w:val="1"/>
      <w:marLeft w:val="0"/>
      <w:marRight w:val="0"/>
      <w:marTop w:val="0"/>
      <w:marBottom w:val="0"/>
      <w:divBdr>
        <w:top w:val="none" w:sz="0" w:space="0" w:color="auto"/>
        <w:left w:val="none" w:sz="0" w:space="0" w:color="auto"/>
        <w:bottom w:val="none" w:sz="0" w:space="0" w:color="auto"/>
        <w:right w:val="none" w:sz="0" w:space="0" w:color="auto"/>
      </w:divBdr>
    </w:div>
    <w:div w:id="1724208322">
      <w:bodyDiv w:val="1"/>
      <w:marLeft w:val="0"/>
      <w:marRight w:val="0"/>
      <w:marTop w:val="0"/>
      <w:marBottom w:val="0"/>
      <w:divBdr>
        <w:top w:val="none" w:sz="0" w:space="0" w:color="auto"/>
        <w:left w:val="none" w:sz="0" w:space="0" w:color="auto"/>
        <w:bottom w:val="none" w:sz="0" w:space="0" w:color="auto"/>
        <w:right w:val="none" w:sz="0" w:space="0" w:color="auto"/>
      </w:divBdr>
      <w:divsChild>
        <w:div w:id="248850533">
          <w:marLeft w:val="1166"/>
          <w:marRight w:val="0"/>
          <w:marTop w:val="0"/>
          <w:marBottom w:val="0"/>
          <w:divBdr>
            <w:top w:val="none" w:sz="0" w:space="0" w:color="auto"/>
            <w:left w:val="none" w:sz="0" w:space="0" w:color="auto"/>
            <w:bottom w:val="none" w:sz="0" w:space="0" w:color="auto"/>
            <w:right w:val="none" w:sz="0" w:space="0" w:color="auto"/>
          </w:divBdr>
        </w:div>
        <w:div w:id="1049956112">
          <w:marLeft w:val="1166"/>
          <w:marRight w:val="0"/>
          <w:marTop w:val="0"/>
          <w:marBottom w:val="0"/>
          <w:divBdr>
            <w:top w:val="none" w:sz="0" w:space="0" w:color="auto"/>
            <w:left w:val="none" w:sz="0" w:space="0" w:color="auto"/>
            <w:bottom w:val="none" w:sz="0" w:space="0" w:color="auto"/>
            <w:right w:val="none" w:sz="0" w:space="0" w:color="auto"/>
          </w:divBdr>
        </w:div>
        <w:div w:id="1083912653">
          <w:marLeft w:val="1166"/>
          <w:marRight w:val="0"/>
          <w:marTop w:val="0"/>
          <w:marBottom w:val="0"/>
          <w:divBdr>
            <w:top w:val="none" w:sz="0" w:space="0" w:color="auto"/>
            <w:left w:val="none" w:sz="0" w:space="0" w:color="auto"/>
            <w:bottom w:val="none" w:sz="0" w:space="0" w:color="auto"/>
            <w:right w:val="none" w:sz="0" w:space="0" w:color="auto"/>
          </w:divBdr>
        </w:div>
        <w:div w:id="1239098520">
          <w:marLeft w:val="1166"/>
          <w:marRight w:val="0"/>
          <w:marTop w:val="0"/>
          <w:marBottom w:val="0"/>
          <w:divBdr>
            <w:top w:val="none" w:sz="0" w:space="0" w:color="auto"/>
            <w:left w:val="none" w:sz="0" w:space="0" w:color="auto"/>
            <w:bottom w:val="none" w:sz="0" w:space="0" w:color="auto"/>
            <w:right w:val="none" w:sz="0" w:space="0" w:color="auto"/>
          </w:divBdr>
        </w:div>
        <w:div w:id="1642151643">
          <w:marLeft w:val="1166"/>
          <w:marRight w:val="0"/>
          <w:marTop w:val="0"/>
          <w:marBottom w:val="0"/>
          <w:divBdr>
            <w:top w:val="none" w:sz="0" w:space="0" w:color="auto"/>
            <w:left w:val="none" w:sz="0" w:space="0" w:color="auto"/>
            <w:bottom w:val="none" w:sz="0" w:space="0" w:color="auto"/>
            <w:right w:val="none" w:sz="0" w:space="0" w:color="auto"/>
          </w:divBdr>
        </w:div>
        <w:div w:id="1828012498">
          <w:marLeft w:val="1166"/>
          <w:marRight w:val="0"/>
          <w:marTop w:val="0"/>
          <w:marBottom w:val="0"/>
          <w:divBdr>
            <w:top w:val="none" w:sz="0" w:space="0" w:color="auto"/>
            <w:left w:val="none" w:sz="0" w:space="0" w:color="auto"/>
            <w:bottom w:val="none" w:sz="0" w:space="0" w:color="auto"/>
            <w:right w:val="none" w:sz="0" w:space="0" w:color="auto"/>
          </w:divBdr>
        </w:div>
      </w:divsChild>
    </w:div>
    <w:div w:id="1726561803">
      <w:bodyDiv w:val="1"/>
      <w:marLeft w:val="0"/>
      <w:marRight w:val="0"/>
      <w:marTop w:val="0"/>
      <w:marBottom w:val="0"/>
      <w:divBdr>
        <w:top w:val="none" w:sz="0" w:space="0" w:color="auto"/>
        <w:left w:val="none" w:sz="0" w:space="0" w:color="auto"/>
        <w:bottom w:val="none" w:sz="0" w:space="0" w:color="auto"/>
        <w:right w:val="none" w:sz="0" w:space="0" w:color="auto"/>
      </w:divBdr>
    </w:div>
    <w:div w:id="1726948547">
      <w:bodyDiv w:val="1"/>
      <w:marLeft w:val="0"/>
      <w:marRight w:val="0"/>
      <w:marTop w:val="0"/>
      <w:marBottom w:val="0"/>
      <w:divBdr>
        <w:top w:val="none" w:sz="0" w:space="0" w:color="auto"/>
        <w:left w:val="none" w:sz="0" w:space="0" w:color="auto"/>
        <w:bottom w:val="none" w:sz="0" w:space="0" w:color="auto"/>
        <w:right w:val="none" w:sz="0" w:space="0" w:color="auto"/>
      </w:divBdr>
    </w:div>
    <w:div w:id="1727291074">
      <w:bodyDiv w:val="1"/>
      <w:marLeft w:val="0"/>
      <w:marRight w:val="0"/>
      <w:marTop w:val="0"/>
      <w:marBottom w:val="0"/>
      <w:divBdr>
        <w:top w:val="none" w:sz="0" w:space="0" w:color="auto"/>
        <w:left w:val="none" w:sz="0" w:space="0" w:color="auto"/>
        <w:bottom w:val="none" w:sz="0" w:space="0" w:color="auto"/>
        <w:right w:val="none" w:sz="0" w:space="0" w:color="auto"/>
      </w:divBdr>
    </w:div>
    <w:div w:id="1732804585">
      <w:bodyDiv w:val="1"/>
      <w:marLeft w:val="0"/>
      <w:marRight w:val="0"/>
      <w:marTop w:val="0"/>
      <w:marBottom w:val="0"/>
      <w:divBdr>
        <w:top w:val="none" w:sz="0" w:space="0" w:color="auto"/>
        <w:left w:val="none" w:sz="0" w:space="0" w:color="auto"/>
        <w:bottom w:val="none" w:sz="0" w:space="0" w:color="auto"/>
        <w:right w:val="none" w:sz="0" w:space="0" w:color="auto"/>
      </w:divBdr>
    </w:div>
    <w:div w:id="1737967271">
      <w:bodyDiv w:val="1"/>
      <w:marLeft w:val="0"/>
      <w:marRight w:val="0"/>
      <w:marTop w:val="0"/>
      <w:marBottom w:val="0"/>
      <w:divBdr>
        <w:top w:val="none" w:sz="0" w:space="0" w:color="auto"/>
        <w:left w:val="none" w:sz="0" w:space="0" w:color="auto"/>
        <w:bottom w:val="none" w:sz="0" w:space="0" w:color="auto"/>
        <w:right w:val="none" w:sz="0" w:space="0" w:color="auto"/>
      </w:divBdr>
    </w:div>
    <w:div w:id="1748961917">
      <w:bodyDiv w:val="1"/>
      <w:marLeft w:val="0"/>
      <w:marRight w:val="0"/>
      <w:marTop w:val="0"/>
      <w:marBottom w:val="0"/>
      <w:divBdr>
        <w:top w:val="none" w:sz="0" w:space="0" w:color="auto"/>
        <w:left w:val="none" w:sz="0" w:space="0" w:color="auto"/>
        <w:bottom w:val="none" w:sz="0" w:space="0" w:color="auto"/>
        <w:right w:val="none" w:sz="0" w:space="0" w:color="auto"/>
      </w:divBdr>
    </w:div>
    <w:div w:id="1754429752">
      <w:bodyDiv w:val="1"/>
      <w:marLeft w:val="0"/>
      <w:marRight w:val="0"/>
      <w:marTop w:val="0"/>
      <w:marBottom w:val="0"/>
      <w:divBdr>
        <w:top w:val="none" w:sz="0" w:space="0" w:color="auto"/>
        <w:left w:val="none" w:sz="0" w:space="0" w:color="auto"/>
        <w:bottom w:val="none" w:sz="0" w:space="0" w:color="auto"/>
        <w:right w:val="none" w:sz="0" w:space="0" w:color="auto"/>
      </w:divBdr>
    </w:div>
    <w:div w:id="1759213253">
      <w:bodyDiv w:val="1"/>
      <w:marLeft w:val="0"/>
      <w:marRight w:val="0"/>
      <w:marTop w:val="0"/>
      <w:marBottom w:val="0"/>
      <w:divBdr>
        <w:top w:val="none" w:sz="0" w:space="0" w:color="auto"/>
        <w:left w:val="none" w:sz="0" w:space="0" w:color="auto"/>
        <w:bottom w:val="none" w:sz="0" w:space="0" w:color="auto"/>
        <w:right w:val="none" w:sz="0" w:space="0" w:color="auto"/>
      </w:divBdr>
    </w:div>
    <w:div w:id="1762099166">
      <w:bodyDiv w:val="1"/>
      <w:marLeft w:val="0"/>
      <w:marRight w:val="0"/>
      <w:marTop w:val="0"/>
      <w:marBottom w:val="0"/>
      <w:divBdr>
        <w:top w:val="none" w:sz="0" w:space="0" w:color="auto"/>
        <w:left w:val="none" w:sz="0" w:space="0" w:color="auto"/>
        <w:bottom w:val="none" w:sz="0" w:space="0" w:color="auto"/>
        <w:right w:val="none" w:sz="0" w:space="0" w:color="auto"/>
      </w:divBdr>
    </w:div>
    <w:div w:id="1771117570">
      <w:bodyDiv w:val="1"/>
      <w:marLeft w:val="0"/>
      <w:marRight w:val="0"/>
      <w:marTop w:val="0"/>
      <w:marBottom w:val="0"/>
      <w:divBdr>
        <w:top w:val="none" w:sz="0" w:space="0" w:color="auto"/>
        <w:left w:val="none" w:sz="0" w:space="0" w:color="auto"/>
        <w:bottom w:val="none" w:sz="0" w:space="0" w:color="auto"/>
        <w:right w:val="none" w:sz="0" w:space="0" w:color="auto"/>
      </w:divBdr>
    </w:div>
    <w:div w:id="1778138741">
      <w:bodyDiv w:val="1"/>
      <w:marLeft w:val="0"/>
      <w:marRight w:val="0"/>
      <w:marTop w:val="0"/>
      <w:marBottom w:val="0"/>
      <w:divBdr>
        <w:top w:val="none" w:sz="0" w:space="0" w:color="auto"/>
        <w:left w:val="none" w:sz="0" w:space="0" w:color="auto"/>
        <w:bottom w:val="none" w:sz="0" w:space="0" w:color="auto"/>
        <w:right w:val="none" w:sz="0" w:space="0" w:color="auto"/>
      </w:divBdr>
    </w:div>
    <w:div w:id="1787192979">
      <w:bodyDiv w:val="1"/>
      <w:marLeft w:val="0"/>
      <w:marRight w:val="0"/>
      <w:marTop w:val="0"/>
      <w:marBottom w:val="0"/>
      <w:divBdr>
        <w:top w:val="none" w:sz="0" w:space="0" w:color="auto"/>
        <w:left w:val="none" w:sz="0" w:space="0" w:color="auto"/>
        <w:bottom w:val="none" w:sz="0" w:space="0" w:color="auto"/>
        <w:right w:val="none" w:sz="0" w:space="0" w:color="auto"/>
      </w:divBdr>
    </w:div>
    <w:div w:id="1788041048">
      <w:bodyDiv w:val="1"/>
      <w:marLeft w:val="0"/>
      <w:marRight w:val="0"/>
      <w:marTop w:val="0"/>
      <w:marBottom w:val="0"/>
      <w:divBdr>
        <w:top w:val="none" w:sz="0" w:space="0" w:color="auto"/>
        <w:left w:val="none" w:sz="0" w:space="0" w:color="auto"/>
        <w:bottom w:val="none" w:sz="0" w:space="0" w:color="auto"/>
        <w:right w:val="none" w:sz="0" w:space="0" w:color="auto"/>
      </w:divBdr>
    </w:div>
    <w:div w:id="1792819289">
      <w:bodyDiv w:val="1"/>
      <w:marLeft w:val="0"/>
      <w:marRight w:val="0"/>
      <w:marTop w:val="0"/>
      <w:marBottom w:val="0"/>
      <w:divBdr>
        <w:top w:val="none" w:sz="0" w:space="0" w:color="auto"/>
        <w:left w:val="none" w:sz="0" w:space="0" w:color="auto"/>
        <w:bottom w:val="none" w:sz="0" w:space="0" w:color="auto"/>
        <w:right w:val="none" w:sz="0" w:space="0" w:color="auto"/>
      </w:divBdr>
    </w:div>
    <w:div w:id="1793089470">
      <w:bodyDiv w:val="1"/>
      <w:marLeft w:val="0"/>
      <w:marRight w:val="0"/>
      <w:marTop w:val="0"/>
      <w:marBottom w:val="0"/>
      <w:divBdr>
        <w:top w:val="none" w:sz="0" w:space="0" w:color="auto"/>
        <w:left w:val="none" w:sz="0" w:space="0" w:color="auto"/>
        <w:bottom w:val="none" w:sz="0" w:space="0" w:color="auto"/>
        <w:right w:val="none" w:sz="0" w:space="0" w:color="auto"/>
      </w:divBdr>
    </w:div>
    <w:div w:id="1793397538">
      <w:bodyDiv w:val="1"/>
      <w:marLeft w:val="0"/>
      <w:marRight w:val="0"/>
      <w:marTop w:val="0"/>
      <w:marBottom w:val="0"/>
      <w:divBdr>
        <w:top w:val="none" w:sz="0" w:space="0" w:color="auto"/>
        <w:left w:val="none" w:sz="0" w:space="0" w:color="auto"/>
        <w:bottom w:val="none" w:sz="0" w:space="0" w:color="auto"/>
        <w:right w:val="none" w:sz="0" w:space="0" w:color="auto"/>
      </w:divBdr>
    </w:div>
    <w:div w:id="1794664439">
      <w:bodyDiv w:val="1"/>
      <w:marLeft w:val="0"/>
      <w:marRight w:val="0"/>
      <w:marTop w:val="0"/>
      <w:marBottom w:val="0"/>
      <w:divBdr>
        <w:top w:val="none" w:sz="0" w:space="0" w:color="auto"/>
        <w:left w:val="none" w:sz="0" w:space="0" w:color="auto"/>
        <w:bottom w:val="none" w:sz="0" w:space="0" w:color="auto"/>
        <w:right w:val="none" w:sz="0" w:space="0" w:color="auto"/>
      </w:divBdr>
    </w:div>
    <w:div w:id="1795175755">
      <w:bodyDiv w:val="1"/>
      <w:marLeft w:val="0"/>
      <w:marRight w:val="0"/>
      <w:marTop w:val="0"/>
      <w:marBottom w:val="0"/>
      <w:divBdr>
        <w:top w:val="none" w:sz="0" w:space="0" w:color="auto"/>
        <w:left w:val="none" w:sz="0" w:space="0" w:color="auto"/>
        <w:bottom w:val="none" w:sz="0" w:space="0" w:color="auto"/>
        <w:right w:val="none" w:sz="0" w:space="0" w:color="auto"/>
      </w:divBdr>
    </w:div>
    <w:div w:id="1800102777">
      <w:bodyDiv w:val="1"/>
      <w:marLeft w:val="0"/>
      <w:marRight w:val="0"/>
      <w:marTop w:val="0"/>
      <w:marBottom w:val="0"/>
      <w:divBdr>
        <w:top w:val="none" w:sz="0" w:space="0" w:color="auto"/>
        <w:left w:val="none" w:sz="0" w:space="0" w:color="auto"/>
        <w:bottom w:val="none" w:sz="0" w:space="0" w:color="auto"/>
        <w:right w:val="none" w:sz="0" w:space="0" w:color="auto"/>
      </w:divBdr>
    </w:div>
    <w:div w:id="1805198605">
      <w:bodyDiv w:val="1"/>
      <w:marLeft w:val="0"/>
      <w:marRight w:val="0"/>
      <w:marTop w:val="0"/>
      <w:marBottom w:val="0"/>
      <w:divBdr>
        <w:top w:val="none" w:sz="0" w:space="0" w:color="auto"/>
        <w:left w:val="none" w:sz="0" w:space="0" w:color="auto"/>
        <w:bottom w:val="none" w:sz="0" w:space="0" w:color="auto"/>
        <w:right w:val="none" w:sz="0" w:space="0" w:color="auto"/>
      </w:divBdr>
      <w:divsChild>
        <w:div w:id="792094523">
          <w:marLeft w:val="0"/>
          <w:marRight w:val="0"/>
          <w:marTop w:val="0"/>
          <w:marBottom w:val="0"/>
          <w:divBdr>
            <w:top w:val="none" w:sz="0" w:space="0" w:color="auto"/>
            <w:left w:val="none" w:sz="0" w:space="0" w:color="auto"/>
            <w:bottom w:val="none" w:sz="0" w:space="0" w:color="auto"/>
            <w:right w:val="none" w:sz="0" w:space="0" w:color="auto"/>
          </w:divBdr>
        </w:div>
      </w:divsChild>
    </w:div>
    <w:div w:id="1805347581">
      <w:bodyDiv w:val="1"/>
      <w:marLeft w:val="0"/>
      <w:marRight w:val="0"/>
      <w:marTop w:val="0"/>
      <w:marBottom w:val="0"/>
      <w:divBdr>
        <w:top w:val="none" w:sz="0" w:space="0" w:color="auto"/>
        <w:left w:val="none" w:sz="0" w:space="0" w:color="auto"/>
        <w:bottom w:val="none" w:sz="0" w:space="0" w:color="auto"/>
        <w:right w:val="none" w:sz="0" w:space="0" w:color="auto"/>
      </w:divBdr>
    </w:div>
    <w:div w:id="1811748633">
      <w:bodyDiv w:val="1"/>
      <w:marLeft w:val="0"/>
      <w:marRight w:val="0"/>
      <w:marTop w:val="0"/>
      <w:marBottom w:val="0"/>
      <w:divBdr>
        <w:top w:val="none" w:sz="0" w:space="0" w:color="auto"/>
        <w:left w:val="none" w:sz="0" w:space="0" w:color="auto"/>
        <w:bottom w:val="none" w:sz="0" w:space="0" w:color="auto"/>
        <w:right w:val="none" w:sz="0" w:space="0" w:color="auto"/>
      </w:divBdr>
    </w:div>
    <w:div w:id="1816750676">
      <w:bodyDiv w:val="1"/>
      <w:marLeft w:val="0"/>
      <w:marRight w:val="0"/>
      <w:marTop w:val="0"/>
      <w:marBottom w:val="0"/>
      <w:divBdr>
        <w:top w:val="none" w:sz="0" w:space="0" w:color="auto"/>
        <w:left w:val="none" w:sz="0" w:space="0" w:color="auto"/>
        <w:bottom w:val="none" w:sz="0" w:space="0" w:color="auto"/>
        <w:right w:val="none" w:sz="0" w:space="0" w:color="auto"/>
      </w:divBdr>
    </w:div>
    <w:div w:id="1819766039">
      <w:bodyDiv w:val="1"/>
      <w:marLeft w:val="0"/>
      <w:marRight w:val="0"/>
      <w:marTop w:val="0"/>
      <w:marBottom w:val="0"/>
      <w:divBdr>
        <w:top w:val="none" w:sz="0" w:space="0" w:color="auto"/>
        <w:left w:val="none" w:sz="0" w:space="0" w:color="auto"/>
        <w:bottom w:val="none" w:sz="0" w:space="0" w:color="auto"/>
        <w:right w:val="none" w:sz="0" w:space="0" w:color="auto"/>
      </w:divBdr>
    </w:div>
    <w:div w:id="1820337877">
      <w:bodyDiv w:val="1"/>
      <w:marLeft w:val="0"/>
      <w:marRight w:val="0"/>
      <w:marTop w:val="0"/>
      <w:marBottom w:val="0"/>
      <w:divBdr>
        <w:top w:val="none" w:sz="0" w:space="0" w:color="auto"/>
        <w:left w:val="none" w:sz="0" w:space="0" w:color="auto"/>
        <w:bottom w:val="none" w:sz="0" w:space="0" w:color="auto"/>
        <w:right w:val="none" w:sz="0" w:space="0" w:color="auto"/>
      </w:divBdr>
    </w:div>
    <w:div w:id="1821851020">
      <w:bodyDiv w:val="1"/>
      <w:marLeft w:val="0"/>
      <w:marRight w:val="0"/>
      <w:marTop w:val="0"/>
      <w:marBottom w:val="0"/>
      <w:divBdr>
        <w:top w:val="none" w:sz="0" w:space="0" w:color="auto"/>
        <w:left w:val="none" w:sz="0" w:space="0" w:color="auto"/>
        <w:bottom w:val="none" w:sz="0" w:space="0" w:color="auto"/>
        <w:right w:val="none" w:sz="0" w:space="0" w:color="auto"/>
      </w:divBdr>
    </w:div>
    <w:div w:id="1828740960">
      <w:bodyDiv w:val="1"/>
      <w:marLeft w:val="0"/>
      <w:marRight w:val="0"/>
      <w:marTop w:val="0"/>
      <w:marBottom w:val="0"/>
      <w:divBdr>
        <w:top w:val="none" w:sz="0" w:space="0" w:color="auto"/>
        <w:left w:val="none" w:sz="0" w:space="0" w:color="auto"/>
        <w:bottom w:val="none" w:sz="0" w:space="0" w:color="auto"/>
        <w:right w:val="none" w:sz="0" w:space="0" w:color="auto"/>
      </w:divBdr>
    </w:div>
    <w:div w:id="1831631492">
      <w:bodyDiv w:val="1"/>
      <w:marLeft w:val="0"/>
      <w:marRight w:val="0"/>
      <w:marTop w:val="0"/>
      <w:marBottom w:val="0"/>
      <w:divBdr>
        <w:top w:val="none" w:sz="0" w:space="0" w:color="auto"/>
        <w:left w:val="none" w:sz="0" w:space="0" w:color="auto"/>
        <w:bottom w:val="none" w:sz="0" w:space="0" w:color="auto"/>
        <w:right w:val="none" w:sz="0" w:space="0" w:color="auto"/>
      </w:divBdr>
      <w:divsChild>
        <w:div w:id="1453287297">
          <w:marLeft w:val="547"/>
          <w:marRight w:val="0"/>
          <w:marTop w:val="0"/>
          <w:marBottom w:val="0"/>
          <w:divBdr>
            <w:top w:val="none" w:sz="0" w:space="0" w:color="auto"/>
            <w:left w:val="none" w:sz="0" w:space="0" w:color="auto"/>
            <w:bottom w:val="none" w:sz="0" w:space="0" w:color="auto"/>
            <w:right w:val="none" w:sz="0" w:space="0" w:color="auto"/>
          </w:divBdr>
        </w:div>
        <w:div w:id="1542596950">
          <w:marLeft w:val="547"/>
          <w:marRight w:val="0"/>
          <w:marTop w:val="0"/>
          <w:marBottom w:val="0"/>
          <w:divBdr>
            <w:top w:val="none" w:sz="0" w:space="0" w:color="auto"/>
            <w:left w:val="none" w:sz="0" w:space="0" w:color="auto"/>
            <w:bottom w:val="none" w:sz="0" w:space="0" w:color="auto"/>
            <w:right w:val="none" w:sz="0" w:space="0" w:color="auto"/>
          </w:divBdr>
        </w:div>
      </w:divsChild>
    </w:div>
    <w:div w:id="1833136023">
      <w:bodyDiv w:val="1"/>
      <w:marLeft w:val="0"/>
      <w:marRight w:val="0"/>
      <w:marTop w:val="0"/>
      <w:marBottom w:val="0"/>
      <w:divBdr>
        <w:top w:val="none" w:sz="0" w:space="0" w:color="auto"/>
        <w:left w:val="none" w:sz="0" w:space="0" w:color="auto"/>
        <w:bottom w:val="none" w:sz="0" w:space="0" w:color="auto"/>
        <w:right w:val="none" w:sz="0" w:space="0" w:color="auto"/>
      </w:divBdr>
    </w:div>
    <w:div w:id="1865056036">
      <w:bodyDiv w:val="1"/>
      <w:marLeft w:val="0"/>
      <w:marRight w:val="0"/>
      <w:marTop w:val="0"/>
      <w:marBottom w:val="0"/>
      <w:divBdr>
        <w:top w:val="none" w:sz="0" w:space="0" w:color="auto"/>
        <w:left w:val="none" w:sz="0" w:space="0" w:color="auto"/>
        <w:bottom w:val="none" w:sz="0" w:space="0" w:color="auto"/>
        <w:right w:val="none" w:sz="0" w:space="0" w:color="auto"/>
      </w:divBdr>
    </w:div>
    <w:div w:id="1870415526">
      <w:bodyDiv w:val="1"/>
      <w:marLeft w:val="0"/>
      <w:marRight w:val="0"/>
      <w:marTop w:val="0"/>
      <w:marBottom w:val="0"/>
      <w:divBdr>
        <w:top w:val="none" w:sz="0" w:space="0" w:color="auto"/>
        <w:left w:val="none" w:sz="0" w:space="0" w:color="auto"/>
        <w:bottom w:val="none" w:sz="0" w:space="0" w:color="auto"/>
        <w:right w:val="none" w:sz="0" w:space="0" w:color="auto"/>
      </w:divBdr>
    </w:div>
    <w:div w:id="1881890579">
      <w:bodyDiv w:val="1"/>
      <w:marLeft w:val="0"/>
      <w:marRight w:val="0"/>
      <w:marTop w:val="0"/>
      <w:marBottom w:val="0"/>
      <w:divBdr>
        <w:top w:val="none" w:sz="0" w:space="0" w:color="auto"/>
        <w:left w:val="none" w:sz="0" w:space="0" w:color="auto"/>
        <w:bottom w:val="none" w:sz="0" w:space="0" w:color="auto"/>
        <w:right w:val="none" w:sz="0" w:space="0" w:color="auto"/>
      </w:divBdr>
    </w:div>
    <w:div w:id="1889560951">
      <w:bodyDiv w:val="1"/>
      <w:marLeft w:val="0"/>
      <w:marRight w:val="0"/>
      <w:marTop w:val="0"/>
      <w:marBottom w:val="0"/>
      <w:divBdr>
        <w:top w:val="none" w:sz="0" w:space="0" w:color="auto"/>
        <w:left w:val="none" w:sz="0" w:space="0" w:color="auto"/>
        <w:bottom w:val="none" w:sz="0" w:space="0" w:color="auto"/>
        <w:right w:val="none" w:sz="0" w:space="0" w:color="auto"/>
      </w:divBdr>
    </w:div>
    <w:div w:id="1892110299">
      <w:bodyDiv w:val="1"/>
      <w:marLeft w:val="0"/>
      <w:marRight w:val="0"/>
      <w:marTop w:val="0"/>
      <w:marBottom w:val="0"/>
      <w:divBdr>
        <w:top w:val="none" w:sz="0" w:space="0" w:color="auto"/>
        <w:left w:val="none" w:sz="0" w:space="0" w:color="auto"/>
        <w:bottom w:val="none" w:sz="0" w:space="0" w:color="auto"/>
        <w:right w:val="none" w:sz="0" w:space="0" w:color="auto"/>
      </w:divBdr>
    </w:div>
    <w:div w:id="1892570632">
      <w:bodyDiv w:val="1"/>
      <w:marLeft w:val="0"/>
      <w:marRight w:val="0"/>
      <w:marTop w:val="0"/>
      <w:marBottom w:val="0"/>
      <w:divBdr>
        <w:top w:val="none" w:sz="0" w:space="0" w:color="auto"/>
        <w:left w:val="none" w:sz="0" w:space="0" w:color="auto"/>
        <w:bottom w:val="none" w:sz="0" w:space="0" w:color="auto"/>
        <w:right w:val="none" w:sz="0" w:space="0" w:color="auto"/>
      </w:divBdr>
    </w:div>
    <w:div w:id="1892958158">
      <w:bodyDiv w:val="1"/>
      <w:marLeft w:val="0"/>
      <w:marRight w:val="0"/>
      <w:marTop w:val="0"/>
      <w:marBottom w:val="0"/>
      <w:divBdr>
        <w:top w:val="none" w:sz="0" w:space="0" w:color="auto"/>
        <w:left w:val="none" w:sz="0" w:space="0" w:color="auto"/>
        <w:bottom w:val="none" w:sz="0" w:space="0" w:color="auto"/>
        <w:right w:val="none" w:sz="0" w:space="0" w:color="auto"/>
      </w:divBdr>
    </w:div>
    <w:div w:id="1894924993">
      <w:bodyDiv w:val="1"/>
      <w:marLeft w:val="0"/>
      <w:marRight w:val="0"/>
      <w:marTop w:val="0"/>
      <w:marBottom w:val="0"/>
      <w:divBdr>
        <w:top w:val="none" w:sz="0" w:space="0" w:color="auto"/>
        <w:left w:val="none" w:sz="0" w:space="0" w:color="auto"/>
        <w:bottom w:val="none" w:sz="0" w:space="0" w:color="auto"/>
        <w:right w:val="none" w:sz="0" w:space="0" w:color="auto"/>
      </w:divBdr>
    </w:div>
    <w:div w:id="1900362242">
      <w:bodyDiv w:val="1"/>
      <w:marLeft w:val="0"/>
      <w:marRight w:val="0"/>
      <w:marTop w:val="0"/>
      <w:marBottom w:val="0"/>
      <w:divBdr>
        <w:top w:val="none" w:sz="0" w:space="0" w:color="auto"/>
        <w:left w:val="none" w:sz="0" w:space="0" w:color="auto"/>
        <w:bottom w:val="none" w:sz="0" w:space="0" w:color="auto"/>
        <w:right w:val="none" w:sz="0" w:space="0" w:color="auto"/>
      </w:divBdr>
    </w:div>
    <w:div w:id="1900431403">
      <w:bodyDiv w:val="1"/>
      <w:marLeft w:val="0"/>
      <w:marRight w:val="0"/>
      <w:marTop w:val="0"/>
      <w:marBottom w:val="0"/>
      <w:divBdr>
        <w:top w:val="none" w:sz="0" w:space="0" w:color="auto"/>
        <w:left w:val="none" w:sz="0" w:space="0" w:color="auto"/>
        <w:bottom w:val="none" w:sz="0" w:space="0" w:color="auto"/>
        <w:right w:val="none" w:sz="0" w:space="0" w:color="auto"/>
      </w:divBdr>
    </w:div>
    <w:div w:id="1905985631">
      <w:bodyDiv w:val="1"/>
      <w:marLeft w:val="0"/>
      <w:marRight w:val="0"/>
      <w:marTop w:val="0"/>
      <w:marBottom w:val="0"/>
      <w:divBdr>
        <w:top w:val="none" w:sz="0" w:space="0" w:color="auto"/>
        <w:left w:val="none" w:sz="0" w:space="0" w:color="auto"/>
        <w:bottom w:val="none" w:sz="0" w:space="0" w:color="auto"/>
        <w:right w:val="none" w:sz="0" w:space="0" w:color="auto"/>
      </w:divBdr>
    </w:div>
    <w:div w:id="1908681302">
      <w:bodyDiv w:val="1"/>
      <w:marLeft w:val="0"/>
      <w:marRight w:val="0"/>
      <w:marTop w:val="0"/>
      <w:marBottom w:val="0"/>
      <w:divBdr>
        <w:top w:val="none" w:sz="0" w:space="0" w:color="auto"/>
        <w:left w:val="none" w:sz="0" w:space="0" w:color="auto"/>
        <w:bottom w:val="none" w:sz="0" w:space="0" w:color="auto"/>
        <w:right w:val="none" w:sz="0" w:space="0" w:color="auto"/>
      </w:divBdr>
      <w:divsChild>
        <w:div w:id="1405176750">
          <w:marLeft w:val="0"/>
          <w:marRight w:val="0"/>
          <w:marTop w:val="0"/>
          <w:marBottom w:val="0"/>
          <w:divBdr>
            <w:top w:val="none" w:sz="0" w:space="0" w:color="auto"/>
            <w:left w:val="none" w:sz="0" w:space="0" w:color="auto"/>
            <w:bottom w:val="none" w:sz="0" w:space="0" w:color="auto"/>
            <w:right w:val="none" w:sz="0" w:space="0" w:color="auto"/>
          </w:divBdr>
          <w:divsChild>
            <w:div w:id="196931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084">
      <w:bodyDiv w:val="1"/>
      <w:marLeft w:val="0"/>
      <w:marRight w:val="0"/>
      <w:marTop w:val="0"/>
      <w:marBottom w:val="0"/>
      <w:divBdr>
        <w:top w:val="none" w:sz="0" w:space="0" w:color="auto"/>
        <w:left w:val="none" w:sz="0" w:space="0" w:color="auto"/>
        <w:bottom w:val="none" w:sz="0" w:space="0" w:color="auto"/>
        <w:right w:val="none" w:sz="0" w:space="0" w:color="auto"/>
      </w:divBdr>
      <w:divsChild>
        <w:div w:id="2138716002">
          <w:marLeft w:val="0"/>
          <w:marRight w:val="0"/>
          <w:marTop w:val="0"/>
          <w:marBottom w:val="0"/>
          <w:divBdr>
            <w:top w:val="none" w:sz="0" w:space="0" w:color="auto"/>
            <w:left w:val="none" w:sz="0" w:space="0" w:color="auto"/>
            <w:bottom w:val="none" w:sz="0" w:space="0" w:color="auto"/>
            <w:right w:val="none" w:sz="0" w:space="0" w:color="auto"/>
          </w:divBdr>
          <w:divsChild>
            <w:div w:id="306515912">
              <w:marLeft w:val="0"/>
              <w:marRight w:val="0"/>
              <w:marTop w:val="0"/>
              <w:marBottom w:val="0"/>
              <w:divBdr>
                <w:top w:val="none" w:sz="0" w:space="0" w:color="auto"/>
                <w:left w:val="none" w:sz="0" w:space="0" w:color="auto"/>
                <w:bottom w:val="none" w:sz="0" w:space="0" w:color="auto"/>
                <w:right w:val="none" w:sz="0" w:space="0" w:color="auto"/>
              </w:divBdr>
            </w:div>
          </w:divsChild>
        </w:div>
        <w:div w:id="1490367284">
          <w:marLeft w:val="0"/>
          <w:marRight w:val="0"/>
          <w:marTop w:val="0"/>
          <w:marBottom w:val="0"/>
          <w:divBdr>
            <w:top w:val="none" w:sz="0" w:space="0" w:color="auto"/>
            <w:left w:val="none" w:sz="0" w:space="0" w:color="auto"/>
            <w:bottom w:val="none" w:sz="0" w:space="0" w:color="auto"/>
            <w:right w:val="none" w:sz="0" w:space="0" w:color="auto"/>
          </w:divBdr>
          <w:divsChild>
            <w:div w:id="543174254">
              <w:marLeft w:val="0"/>
              <w:marRight w:val="0"/>
              <w:marTop w:val="0"/>
              <w:marBottom w:val="0"/>
              <w:divBdr>
                <w:top w:val="none" w:sz="0" w:space="0" w:color="auto"/>
                <w:left w:val="none" w:sz="0" w:space="0" w:color="auto"/>
                <w:bottom w:val="none" w:sz="0" w:space="0" w:color="auto"/>
                <w:right w:val="none" w:sz="0" w:space="0" w:color="auto"/>
              </w:divBdr>
              <w:divsChild>
                <w:div w:id="107211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401525">
      <w:bodyDiv w:val="1"/>
      <w:marLeft w:val="0"/>
      <w:marRight w:val="0"/>
      <w:marTop w:val="0"/>
      <w:marBottom w:val="0"/>
      <w:divBdr>
        <w:top w:val="none" w:sz="0" w:space="0" w:color="auto"/>
        <w:left w:val="none" w:sz="0" w:space="0" w:color="auto"/>
        <w:bottom w:val="none" w:sz="0" w:space="0" w:color="auto"/>
        <w:right w:val="none" w:sz="0" w:space="0" w:color="auto"/>
      </w:divBdr>
    </w:div>
    <w:div w:id="1919098674">
      <w:bodyDiv w:val="1"/>
      <w:marLeft w:val="0"/>
      <w:marRight w:val="0"/>
      <w:marTop w:val="0"/>
      <w:marBottom w:val="0"/>
      <w:divBdr>
        <w:top w:val="none" w:sz="0" w:space="0" w:color="auto"/>
        <w:left w:val="none" w:sz="0" w:space="0" w:color="auto"/>
        <w:bottom w:val="none" w:sz="0" w:space="0" w:color="auto"/>
        <w:right w:val="none" w:sz="0" w:space="0" w:color="auto"/>
      </w:divBdr>
    </w:div>
    <w:div w:id="1919901036">
      <w:bodyDiv w:val="1"/>
      <w:marLeft w:val="0"/>
      <w:marRight w:val="0"/>
      <w:marTop w:val="0"/>
      <w:marBottom w:val="0"/>
      <w:divBdr>
        <w:top w:val="none" w:sz="0" w:space="0" w:color="auto"/>
        <w:left w:val="none" w:sz="0" w:space="0" w:color="auto"/>
        <w:bottom w:val="none" w:sz="0" w:space="0" w:color="auto"/>
        <w:right w:val="none" w:sz="0" w:space="0" w:color="auto"/>
      </w:divBdr>
      <w:divsChild>
        <w:div w:id="273171690">
          <w:marLeft w:val="547"/>
          <w:marRight w:val="0"/>
          <w:marTop w:val="144"/>
          <w:marBottom w:val="0"/>
          <w:divBdr>
            <w:top w:val="none" w:sz="0" w:space="0" w:color="auto"/>
            <w:left w:val="none" w:sz="0" w:space="0" w:color="auto"/>
            <w:bottom w:val="none" w:sz="0" w:space="0" w:color="auto"/>
            <w:right w:val="none" w:sz="0" w:space="0" w:color="auto"/>
          </w:divBdr>
        </w:div>
        <w:div w:id="1352419419">
          <w:marLeft w:val="547"/>
          <w:marRight w:val="0"/>
          <w:marTop w:val="144"/>
          <w:marBottom w:val="0"/>
          <w:divBdr>
            <w:top w:val="none" w:sz="0" w:space="0" w:color="auto"/>
            <w:left w:val="none" w:sz="0" w:space="0" w:color="auto"/>
            <w:bottom w:val="none" w:sz="0" w:space="0" w:color="auto"/>
            <w:right w:val="none" w:sz="0" w:space="0" w:color="auto"/>
          </w:divBdr>
        </w:div>
      </w:divsChild>
    </w:div>
    <w:div w:id="1920212827">
      <w:bodyDiv w:val="1"/>
      <w:marLeft w:val="0"/>
      <w:marRight w:val="0"/>
      <w:marTop w:val="0"/>
      <w:marBottom w:val="0"/>
      <w:divBdr>
        <w:top w:val="none" w:sz="0" w:space="0" w:color="auto"/>
        <w:left w:val="none" w:sz="0" w:space="0" w:color="auto"/>
        <w:bottom w:val="none" w:sz="0" w:space="0" w:color="auto"/>
        <w:right w:val="none" w:sz="0" w:space="0" w:color="auto"/>
      </w:divBdr>
    </w:div>
    <w:div w:id="1921475852">
      <w:bodyDiv w:val="1"/>
      <w:marLeft w:val="0"/>
      <w:marRight w:val="0"/>
      <w:marTop w:val="0"/>
      <w:marBottom w:val="0"/>
      <w:divBdr>
        <w:top w:val="none" w:sz="0" w:space="0" w:color="auto"/>
        <w:left w:val="none" w:sz="0" w:space="0" w:color="auto"/>
        <w:bottom w:val="none" w:sz="0" w:space="0" w:color="auto"/>
        <w:right w:val="none" w:sz="0" w:space="0" w:color="auto"/>
      </w:divBdr>
    </w:div>
    <w:div w:id="1922908526">
      <w:bodyDiv w:val="1"/>
      <w:marLeft w:val="0"/>
      <w:marRight w:val="0"/>
      <w:marTop w:val="0"/>
      <w:marBottom w:val="0"/>
      <w:divBdr>
        <w:top w:val="none" w:sz="0" w:space="0" w:color="auto"/>
        <w:left w:val="none" w:sz="0" w:space="0" w:color="auto"/>
        <w:bottom w:val="none" w:sz="0" w:space="0" w:color="auto"/>
        <w:right w:val="none" w:sz="0" w:space="0" w:color="auto"/>
      </w:divBdr>
    </w:div>
    <w:div w:id="1925872037">
      <w:bodyDiv w:val="1"/>
      <w:marLeft w:val="0"/>
      <w:marRight w:val="0"/>
      <w:marTop w:val="0"/>
      <w:marBottom w:val="0"/>
      <w:divBdr>
        <w:top w:val="none" w:sz="0" w:space="0" w:color="auto"/>
        <w:left w:val="none" w:sz="0" w:space="0" w:color="auto"/>
        <w:bottom w:val="none" w:sz="0" w:space="0" w:color="auto"/>
        <w:right w:val="none" w:sz="0" w:space="0" w:color="auto"/>
      </w:divBdr>
    </w:div>
    <w:div w:id="1928343310">
      <w:bodyDiv w:val="1"/>
      <w:marLeft w:val="0"/>
      <w:marRight w:val="0"/>
      <w:marTop w:val="0"/>
      <w:marBottom w:val="0"/>
      <w:divBdr>
        <w:top w:val="none" w:sz="0" w:space="0" w:color="auto"/>
        <w:left w:val="none" w:sz="0" w:space="0" w:color="auto"/>
        <w:bottom w:val="none" w:sz="0" w:space="0" w:color="auto"/>
        <w:right w:val="none" w:sz="0" w:space="0" w:color="auto"/>
      </w:divBdr>
    </w:div>
    <w:div w:id="1928802685">
      <w:bodyDiv w:val="1"/>
      <w:marLeft w:val="0"/>
      <w:marRight w:val="0"/>
      <w:marTop w:val="0"/>
      <w:marBottom w:val="0"/>
      <w:divBdr>
        <w:top w:val="none" w:sz="0" w:space="0" w:color="auto"/>
        <w:left w:val="none" w:sz="0" w:space="0" w:color="auto"/>
        <w:bottom w:val="none" w:sz="0" w:space="0" w:color="auto"/>
        <w:right w:val="none" w:sz="0" w:space="0" w:color="auto"/>
      </w:divBdr>
    </w:div>
    <w:div w:id="1931041151">
      <w:bodyDiv w:val="1"/>
      <w:marLeft w:val="0"/>
      <w:marRight w:val="0"/>
      <w:marTop w:val="0"/>
      <w:marBottom w:val="0"/>
      <w:divBdr>
        <w:top w:val="none" w:sz="0" w:space="0" w:color="auto"/>
        <w:left w:val="none" w:sz="0" w:space="0" w:color="auto"/>
        <w:bottom w:val="none" w:sz="0" w:space="0" w:color="auto"/>
        <w:right w:val="none" w:sz="0" w:space="0" w:color="auto"/>
      </w:divBdr>
    </w:div>
    <w:div w:id="1935244441">
      <w:bodyDiv w:val="1"/>
      <w:marLeft w:val="0"/>
      <w:marRight w:val="0"/>
      <w:marTop w:val="0"/>
      <w:marBottom w:val="0"/>
      <w:divBdr>
        <w:top w:val="none" w:sz="0" w:space="0" w:color="auto"/>
        <w:left w:val="none" w:sz="0" w:space="0" w:color="auto"/>
        <w:bottom w:val="none" w:sz="0" w:space="0" w:color="auto"/>
        <w:right w:val="none" w:sz="0" w:space="0" w:color="auto"/>
      </w:divBdr>
    </w:div>
    <w:div w:id="1939214440">
      <w:bodyDiv w:val="1"/>
      <w:marLeft w:val="0"/>
      <w:marRight w:val="0"/>
      <w:marTop w:val="0"/>
      <w:marBottom w:val="0"/>
      <w:divBdr>
        <w:top w:val="none" w:sz="0" w:space="0" w:color="auto"/>
        <w:left w:val="none" w:sz="0" w:space="0" w:color="auto"/>
        <w:bottom w:val="none" w:sz="0" w:space="0" w:color="auto"/>
        <w:right w:val="none" w:sz="0" w:space="0" w:color="auto"/>
      </w:divBdr>
    </w:div>
    <w:div w:id="1946616598">
      <w:bodyDiv w:val="1"/>
      <w:marLeft w:val="0"/>
      <w:marRight w:val="0"/>
      <w:marTop w:val="0"/>
      <w:marBottom w:val="0"/>
      <w:divBdr>
        <w:top w:val="none" w:sz="0" w:space="0" w:color="auto"/>
        <w:left w:val="none" w:sz="0" w:space="0" w:color="auto"/>
        <w:bottom w:val="none" w:sz="0" w:space="0" w:color="auto"/>
        <w:right w:val="none" w:sz="0" w:space="0" w:color="auto"/>
      </w:divBdr>
      <w:divsChild>
        <w:div w:id="2115785934">
          <w:marLeft w:val="1166"/>
          <w:marRight w:val="0"/>
          <w:marTop w:val="0"/>
          <w:marBottom w:val="0"/>
          <w:divBdr>
            <w:top w:val="none" w:sz="0" w:space="0" w:color="auto"/>
            <w:left w:val="none" w:sz="0" w:space="0" w:color="auto"/>
            <w:bottom w:val="none" w:sz="0" w:space="0" w:color="auto"/>
            <w:right w:val="none" w:sz="0" w:space="0" w:color="auto"/>
          </w:divBdr>
        </w:div>
      </w:divsChild>
    </w:div>
    <w:div w:id="1954052682">
      <w:bodyDiv w:val="1"/>
      <w:marLeft w:val="0"/>
      <w:marRight w:val="0"/>
      <w:marTop w:val="0"/>
      <w:marBottom w:val="0"/>
      <w:divBdr>
        <w:top w:val="none" w:sz="0" w:space="0" w:color="auto"/>
        <w:left w:val="none" w:sz="0" w:space="0" w:color="auto"/>
        <w:bottom w:val="none" w:sz="0" w:space="0" w:color="auto"/>
        <w:right w:val="none" w:sz="0" w:space="0" w:color="auto"/>
      </w:divBdr>
    </w:div>
    <w:div w:id="1960212875">
      <w:bodyDiv w:val="1"/>
      <w:marLeft w:val="0"/>
      <w:marRight w:val="0"/>
      <w:marTop w:val="0"/>
      <w:marBottom w:val="0"/>
      <w:divBdr>
        <w:top w:val="none" w:sz="0" w:space="0" w:color="auto"/>
        <w:left w:val="none" w:sz="0" w:space="0" w:color="auto"/>
        <w:bottom w:val="none" w:sz="0" w:space="0" w:color="auto"/>
        <w:right w:val="none" w:sz="0" w:space="0" w:color="auto"/>
      </w:divBdr>
    </w:div>
    <w:div w:id="1960330541">
      <w:bodyDiv w:val="1"/>
      <w:marLeft w:val="0"/>
      <w:marRight w:val="0"/>
      <w:marTop w:val="0"/>
      <w:marBottom w:val="0"/>
      <w:divBdr>
        <w:top w:val="none" w:sz="0" w:space="0" w:color="auto"/>
        <w:left w:val="none" w:sz="0" w:space="0" w:color="auto"/>
        <w:bottom w:val="none" w:sz="0" w:space="0" w:color="auto"/>
        <w:right w:val="none" w:sz="0" w:space="0" w:color="auto"/>
      </w:divBdr>
    </w:div>
    <w:div w:id="1971546533">
      <w:bodyDiv w:val="1"/>
      <w:marLeft w:val="0"/>
      <w:marRight w:val="0"/>
      <w:marTop w:val="0"/>
      <w:marBottom w:val="0"/>
      <w:divBdr>
        <w:top w:val="none" w:sz="0" w:space="0" w:color="auto"/>
        <w:left w:val="none" w:sz="0" w:space="0" w:color="auto"/>
        <w:bottom w:val="none" w:sz="0" w:space="0" w:color="auto"/>
        <w:right w:val="none" w:sz="0" w:space="0" w:color="auto"/>
      </w:divBdr>
    </w:div>
    <w:div w:id="1974827406">
      <w:bodyDiv w:val="1"/>
      <w:marLeft w:val="0"/>
      <w:marRight w:val="0"/>
      <w:marTop w:val="0"/>
      <w:marBottom w:val="0"/>
      <w:divBdr>
        <w:top w:val="none" w:sz="0" w:space="0" w:color="auto"/>
        <w:left w:val="none" w:sz="0" w:space="0" w:color="auto"/>
        <w:bottom w:val="none" w:sz="0" w:space="0" w:color="auto"/>
        <w:right w:val="none" w:sz="0" w:space="0" w:color="auto"/>
      </w:divBdr>
    </w:div>
    <w:div w:id="1977567781">
      <w:bodyDiv w:val="1"/>
      <w:marLeft w:val="0"/>
      <w:marRight w:val="0"/>
      <w:marTop w:val="0"/>
      <w:marBottom w:val="0"/>
      <w:divBdr>
        <w:top w:val="none" w:sz="0" w:space="0" w:color="auto"/>
        <w:left w:val="none" w:sz="0" w:space="0" w:color="auto"/>
        <w:bottom w:val="none" w:sz="0" w:space="0" w:color="auto"/>
        <w:right w:val="none" w:sz="0" w:space="0" w:color="auto"/>
      </w:divBdr>
    </w:div>
    <w:div w:id="1982268661">
      <w:bodyDiv w:val="1"/>
      <w:marLeft w:val="0"/>
      <w:marRight w:val="0"/>
      <w:marTop w:val="0"/>
      <w:marBottom w:val="0"/>
      <w:divBdr>
        <w:top w:val="none" w:sz="0" w:space="0" w:color="auto"/>
        <w:left w:val="none" w:sz="0" w:space="0" w:color="auto"/>
        <w:bottom w:val="none" w:sz="0" w:space="0" w:color="auto"/>
        <w:right w:val="none" w:sz="0" w:space="0" w:color="auto"/>
      </w:divBdr>
    </w:div>
    <w:div w:id="1985157612">
      <w:bodyDiv w:val="1"/>
      <w:marLeft w:val="0"/>
      <w:marRight w:val="0"/>
      <w:marTop w:val="0"/>
      <w:marBottom w:val="0"/>
      <w:divBdr>
        <w:top w:val="none" w:sz="0" w:space="0" w:color="auto"/>
        <w:left w:val="none" w:sz="0" w:space="0" w:color="auto"/>
        <w:bottom w:val="none" w:sz="0" w:space="0" w:color="auto"/>
        <w:right w:val="none" w:sz="0" w:space="0" w:color="auto"/>
      </w:divBdr>
    </w:div>
    <w:div w:id="1986929414">
      <w:bodyDiv w:val="1"/>
      <w:marLeft w:val="0"/>
      <w:marRight w:val="0"/>
      <w:marTop w:val="0"/>
      <w:marBottom w:val="0"/>
      <w:divBdr>
        <w:top w:val="none" w:sz="0" w:space="0" w:color="auto"/>
        <w:left w:val="none" w:sz="0" w:space="0" w:color="auto"/>
        <w:bottom w:val="none" w:sz="0" w:space="0" w:color="auto"/>
        <w:right w:val="none" w:sz="0" w:space="0" w:color="auto"/>
      </w:divBdr>
      <w:divsChild>
        <w:div w:id="1746145491">
          <w:marLeft w:val="1166"/>
          <w:marRight w:val="0"/>
          <w:marTop w:val="0"/>
          <w:marBottom w:val="0"/>
          <w:divBdr>
            <w:top w:val="none" w:sz="0" w:space="0" w:color="auto"/>
            <w:left w:val="none" w:sz="0" w:space="0" w:color="auto"/>
            <w:bottom w:val="none" w:sz="0" w:space="0" w:color="auto"/>
            <w:right w:val="none" w:sz="0" w:space="0" w:color="auto"/>
          </w:divBdr>
        </w:div>
      </w:divsChild>
    </w:div>
    <w:div w:id="1988514965">
      <w:bodyDiv w:val="1"/>
      <w:marLeft w:val="0"/>
      <w:marRight w:val="0"/>
      <w:marTop w:val="0"/>
      <w:marBottom w:val="0"/>
      <w:divBdr>
        <w:top w:val="none" w:sz="0" w:space="0" w:color="auto"/>
        <w:left w:val="none" w:sz="0" w:space="0" w:color="auto"/>
        <w:bottom w:val="none" w:sz="0" w:space="0" w:color="auto"/>
        <w:right w:val="none" w:sz="0" w:space="0" w:color="auto"/>
      </w:divBdr>
    </w:div>
    <w:div w:id="1990283258">
      <w:bodyDiv w:val="1"/>
      <w:marLeft w:val="0"/>
      <w:marRight w:val="0"/>
      <w:marTop w:val="0"/>
      <w:marBottom w:val="0"/>
      <w:divBdr>
        <w:top w:val="none" w:sz="0" w:space="0" w:color="auto"/>
        <w:left w:val="none" w:sz="0" w:space="0" w:color="auto"/>
        <w:bottom w:val="none" w:sz="0" w:space="0" w:color="auto"/>
        <w:right w:val="none" w:sz="0" w:space="0" w:color="auto"/>
      </w:divBdr>
    </w:div>
    <w:div w:id="1992518724">
      <w:bodyDiv w:val="1"/>
      <w:marLeft w:val="0"/>
      <w:marRight w:val="0"/>
      <w:marTop w:val="0"/>
      <w:marBottom w:val="0"/>
      <w:divBdr>
        <w:top w:val="none" w:sz="0" w:space="0" w:color="auto"/>
        <w:left w:val="none" w:sz="0" w:space="0" w:color="auto"/>
        <w:bottom w:val="none" w:sz="0" w:space="0" w:color="auto"/>
        <w:right w:val="none" w:sz="0" w:space="0" w:color="auto"/>
      </w:divBdr>
    </w:div>
    <w:div w:id="1992783215">
      <w:bodyDiv w:val="1"/>
      <w:marLeft w:val="0"/>
      <w:marRight w:val="0"/>
      <w:marTop w:val="0"/>
      <w:marBottom w:val="0"/>
      <w:divBdr>
        <w:top w:val="none" w:sz="0" w:space="0" w:color="auto"/>
        <w:left w:val="none" w:sz="0" w:space="0" w:color="auto"/>
        <w:bottom w:val="none" w:sz="0" w:space="0" w:color="auto"/>
        <w:right w:val="none" w:sz="0" w:space="0" w:color="auto"/>
      </w:divBdr>
    </w:div>
    <w:div w:id="1996687622">
      <w:bodyDiv w:val="1"/>
      <w:marLeft w:val="0"/>
      <w:marRight w:val="0"/>
      <w:marTop w:val="0"/>
      <w:marBottom w:val="0"/>
      <w:divBdr>
        <w:top w:val="none" w:sz="0" w:space="0" w:color="auto"/>
        <w:left w:val="none" w:sz="0" w:space="0" w:color="auto"/>
        <w:bottom w:val="none" w:sz="0" w:space="0" w:color="auto"/>
        <w:right w:val="none" w:sz="0" w:space="0" w:color="auto"/>
      </w:divBdr>
    </w:div>
    <w:div w:id="1999842150">
      <w:bodyDiv w:val="1"/>
      <w:marLeft w:val="0"/>
      <w:marRight w:val="0"/>
      <w:marTop w:val="0"/>
      <w:marBottom w:val="0"/>
      <w:divBdr>
        <w:top w:val="none" w:sz="0" w:space="0" w:color="auto"/>
        <w:left w:val="none" w:sz="0" w:space="0" w:color="auto"/>
        <w:bottom w:val="none" w:sz="0" w:space="0" w:color="auto"/>
        <w:right w:val="none" w:sz="0" w:space="0" w:color="auto"/>
      </w:divBdr>
    </w:div>
    <w:div w:id="2001734003">
      <w:bodyDiv w:val="1"/>
      <w:marLeft w:val="0"/>
      <w:marRight w:val="0"/>
      <w:marTop w:val="0"/>
      <w:marBottom w:val="0"/>
      <w:divBdr>
        <w:top w:val="none" w:sz="0" w:space="0" w:color="auto"/>
        <w:left w:val="none" w:sz="0" w:space="0" w:color="auto"/>
        <w:bottom w:val="none" w:sz="0" w:space="0" w:color="auto"/>
        <w:right w:val="none" w:sz="0" w:space="0" w:color="auto"/>
      </w:divBdr>
    </w:div>
    <w:div w:id="2016612654">
      <w:bodyDiv w:val="1"/>
      <w:marLeft w:val="0"/>
      <w:marRight w:val="0"/>
      <w:marTop w:val="0"/>
      <w:marBottom w:val="0"/>
      <w:divBdr>
        <w:top w:val="none" w:sz="0" w:space="0" w:color="auto"/>
        <w:left w:val="none" w:sz="0" w:space="0" w:color="auto"/>
        <w:bottom w:val="none" w:sz="0" w:space="0" w:color="auto"/>
        <w:right w:val="none" w:sz="0" w:space="0" w:color="auto"/>
      </w:divBdr>
    </w:div>
    <w:div w:id="2025281273">
      <w:bodyDiv w:val="1"/>
      <w:marLeft w:val="0"/>
      <w:marRight w:val="0"/>
      <w:marTop w:val="0"/>
      <w:marBottom w:val="0"/>
      <w:divBdr>
        <w:top w:val="none" w:sz="0" w:space="0" w:color="auto"/>
        <w:left w:val="none" w:sz="0" w:space="0" w:color="auto"/>
        <w:bottom w:val="none" w:sz="0" w:space="0" w:color="auto"/>
        <w:right w:val="none" w:sz="0" w:space="0" w:color="auto"/>
      </w:divBdr>
    </w:div>
    <w:div w:id="2027903279">
      <w:bodyDiv w:val="1"/>
      <w:marLeft w:val="0"/>
      <w:marRight w:val="0"/>
      <w:marTop w:val="0"/>
      <w:marBottom w:val="0"/>
      <w:divBdr>
        <w:top w:val="none" w:sz="0" w:space="0" w:color="auto"/>
        <w:left w:val="none" w:sz="0" w:space="0" w:color="auto"/>
        <w:bottom w:val="none" w:sz="0" w:space="0" w:color="auto"/>
        <w:right w:val="none" w:sz="0" w:space="0" w:color="auto"/>
      </w:divBdr>
    </w:div>
    <w:div w:id="2030910365">
      <w:bodyDiv w:val="1"/>
      <w:marLeft w:val="0"/>
      <w:marRight w:val="0"/>
      <w:marTop w:val="0"/>
      <w:marBottom w:val="0"/>
      <w:divBdr>
        <w:top w:val="none" w:sz="0" w:space="0" w:color="auto"/>
        <w:left w:val="none" w:sz="0" w:space="0" w:color="auto"/>
        <w:bottom w:val="none" w:sz="0" w:space="0" w:color="auto"/>
        <w:right w:val="none" w:sz="0" w:space="0" w:color="auto"/>
      </w:divBdr>
    </w:div>
    <w:div w:id="2035575385">
      <w:bodyDiv w:val="1"/>
      <w:marLeft w:val="0"/>
      <w:marRight w:val="0"/>
      <w:marTop w:val="0"/>
      <w:marBottom w:val="0"/>
      <w:divBdr>
        <w:top w:val="none" w:sz="0" w:space="0" w:color="auto"/>
        <w:left w:val="none" w:sz="0" w:space="0" w:color="auto"/>
        <w:bottom w:val="none" w:sz="0" w:space="0" w:color="auto"/>
        <w:right w:val="none" w:sz="0" w:space="0" w:color="auto"/>
      </w:divBdr>
    </w:div>
    <w:div w:id="2038122710">
      <w:bodyDiv w:val="1"/>
      <w:marLeft w:val="0"/>
      <w:marRight w:val="0"/>
      <w:marTop w:val="0"/>
      <w:marBottom w:val="0"/>
      <w:divBdr>
        <w:top w:val="none" w:sz="0" w:space="0" w:color="auto"/>
        <w:left w:val="none" w:sz="0" w:space="0" w:color="auto"/>
        <w:bottom w:val="none" w:sz="0" w:space="0" w:color="auto"/>
        <w:right w:val="none" w:sz="0" w:space="0" w:color="auto"/>
      </w:divBdr>
    </w:div>
    <w:div w:id="2041977463">
      <w:bodyDiv w:val="1"/>
      <w:marLeft w:val="0"/>
      <w:marRight w:val="0"/>
      <w:marTop w:val="0"/>
      <w:marBottom w:val="0"/>
      <w:divBdr>
        <w:top w:val="none" w:sz="0" w:space="0" w:color="auto"/>
        <w:left w:val="none" w:sz="0" w:space="0" w:color="auto"/>
        <w:bottom w:val="none" w:sz="0" w:space="0" w:color="auto"/>
        <w:right w:val="none" w:sz="0" w:space="0" w:color="auto"/>
      </w:divBdr>
    </w:div>
    <w:div w:id="2045982085">
      <w:bodyDiv w:val="1"/>
      <w:marLeft w:val="0"/>
      <w:marRight w:val="0"/>
      <w:marTop w:val="0"/>
      <w:marBottom w:val="0"/>
      <w:divBdr>
        <w:top w:val="none" w:sz="0" w:space="0" w:color="auto"/>
        <w:left w:val="none" w:sz="0" w:space="0" w:color="auto"/>
        <w:bottom w:val="none" w:sz="0" w:space="0" w:color="auto"/>
        <w:right w:val="none" w:sz="0" w:space="0" w:color="auto"/>
      </w:divBdr>
    </w:div>
    <w:div w:id="2046443912">
      <w:bodyDiv w:val="1"/>
      <w:marLeft w:val="0"/>
      <w:marRight w:val="0"/>
      <w:marTop w:val="0"/>
      <w:marBottom w:val="0"/>
      <w:divBdr>
        <w:top w:val="none" w:sz="0" w:space="0" w:color="auto"/>
        <w:left w:val="none" w:sz="0" w:space="0" w:color="auto"/>
        <w:bottom w:val="none" w:sz="0" w:space="0" w:color="auto"/>
        <w:right w:val="none" w:sz="0" w:space="0" w:color="auto"/>
      </w:divBdr>
    </w:div>
    <w:div w:id="2050059658">
      <w:bodyDiv w:val="1"/>
      <w:marLeft w:val="0"/>
      <w:marRight w:val="0"/>
      <w:marTop w:val="0"/>
      <w:marBottom w:val="0"/>
      <w:divBdr>
        <w:top w:val="none" w:sz="0" w:space="0" w:color="auto"/>
        <w:left w:val="none" w:sz="0" w:space="0" w:color="auto"/>
        <w:bottom w:val="none" w:sz="0" w:space="0" w:color="auto"/>
        <w:right w:val="none" w:sz="0" w:space="0" w:color="auto"/>
      </w:divBdr>
    </w:div>
    <w:div w:id="2050107305">
      <w:bodyDiv w:val="1"/>
      <w:marLeft w:val="0"/>
      <w:marRight w:val="0"/>
      <w:marTop w:val="0"/>
      <w:marBottom w:val="0"/>
      <w:divBdr>
        <w:top w:val="none" w:sz="0" w:space="0" w:color="auto"/>
        <w:left w:val="none" w:sz="0" w:space="0" w:color="auto"/>
        <w:bottom w:val="none" w:sz="0" w:space="0" w:color="auto"/>
        <w:right w:val="none" w:sz="0" w:space="0" w:color="auto"/>
      </w:divBdr>
    </w:div>
    <w:div w:id="2052025094">
      <w:bodyDiv w:val="1"/>
      <w:marLeft w:val="0"/>
      <w:marRight w:val="0"/>
      <w:marTop w:val="0"/>
      <w:marBottom w:val="0"/>
      <w:divBdr>
        <w:top w:val="none" w:sz="0" w:space="0" w:color="auto"/>
        <w:left w:val="none" w:sz="0" w:space="0" w:color="auto"/>
        <w:bottom w:val="none" w:sz="0" w:space="0" w:color="auto"/>
        <w:right w:val="none" w:sz="0" w:space="0" w:color="auto"/>
      </w:divBdr>
    </w:div>
    <w:div w:id="2053532927">
      <w:bodyDiv w:val="1"/>
      <w:marLeft w:val="0"/>
      <w:marRight w:val="0"/>
      <w:marTop w:val="0"/>
      <w:marBottom w:val="0"/>
      <w:divBdr>
        <w:top w:val="none" w:sz="0" w:space="0" w:color="auto"/>
        <w:left w:val="none" w:sz="0" w:space="0" w:color="auto"/>
        <w:bottom w:val="none" w:sz="0" w:space="0" w:color="auto"/>
        <w:right w:val="none" w:sz="0" w:space="0" w:color="auto"/>
      </w:divBdr>
    </w:div>
    <w:div w:id="2058582537">
      <w:bodyDiv w:val="1"/>
      <w:marLeft w:val="0"/>
      <w:marRight w:val="0"/>
      <w:marTop w:val="0"/>
      <w:marBottom w:val="0"/>
      <w:divBdr>
        <w:top w:val="none" w:sz="0" w:space="0" w:color="auto"/>
        <w:left w:val="none" w:sz="0" w:space="0" w:color="auto"/>
        <w:bottom w:val="none" w:sz="0" w:space="0" w:color="auto"/>
        <w:right w:val="none" w:sz="0" w:space="0" w:color="auto"/>
      </w:divBdr>
      <w:divsChild>
        <w:div w:id="27223109">
          <w:marLeft w:val="0"/>
          <w:marRight w:val="0"/>
          <w:marTop w:val="0"/>
          <w:marBottom w:val="0"/>
          <w:divBdr>
            <w:top w:val="none" w:sz="0" w:space="0" w:color="auto"/>
            <w:left w:val="none" w:sz="0" w:space="0" w:color="auto"/>
            <w:bottom w:val="none" w:sz="0" w:space="0" w:color="auto"/>
            <w:right w:val="none" w:sz="0" w:space="0" w:color="auto"/>
          </w:divBdr>
        </w:div>
        <w:div w:id="34743876">
          <w:marLeft w:val="0"/>
          <w:marRight w:val="0"/>
          <w:marTop w:val="0"/>
          <w:marBottom w:val="0"/>
          <w:divBdr>
            <w:top w:val="none" w:sz="0" w:space="0" w:color="auto"/>
            <w:left w:val="none" w:sz="0" w:space="0" w:color="auto"/>
            <w:bottom w:val="none" w:sz="0" w:space="0" w:color="auto"/>
            <w:right w:val="none" w:sz="0" w:space="0" w:color="auto"/>
          </w:divBdr>
        </w:div>
        <w:div w:id="310910456">
          <w:marLeft w:val="0"/>
          <w:marRight w:val="0"/>
          <w:marTop w:val="0"/>
          <w:marBottom w:val="0"/>
          <w:divBdr>
            <w:top w:val="none" w:sz="0" w:space="0" w:color="auto"/>
            <w:left w:val="none" w:sz="0" w:space="0" w:color="auto"/>
            <w:bottom w:val="none" w:sz="0" w:space="0" w:color="auto"/>
            <w:right w:val="none" w:sz="0" w:space="0" w:color="auto"/>
          </w:divBdr>
        </w:div>
        <w:div w:id="563758255">
          <w:marLeft w:val="0"/>
          <w:marRight w:val="0"/>
          <w:marTop w:val="0"/>
          <w:marBottom w:val="0"/>
          <w:divBdr>
            <w:top w:val="none" w:sz="0" w:space="0" w:color="auto"/>
            <w:left w:val="none" w:sz="0" w:space="0" w:color="auto"/>
            <w:bottom w:val="none" w:sz="0" w:space="0" w:color="auto"/>
            <w:right w:val="none" w:sz="0" w:space="0" w:color="auto"/>
          </w:divBdr>
        </w:div>
        <w:div w:id="1077944112">
          <w:marLeft w:val="0"/>
          <w:marRight w:val="0"/>
          <w:marTop w:val="0"/>
          <w:marBottom w:val="0"/>
          <w:divBdr>
            <w:top w:val="none" w:sz="0" w:space="0" w:color="auto"/>
            <w:left w:val="none" w:sz="0" w:space="0" w:color="auto"/>
            <w:bottom w:val="none" w:sz="0" w:space="0" w:color="auto"/>
            <w:right w:val="none" w:sz="0" w:space="0" w:color="auto"/>
          </w:divBdr>
        </w:div>
        <w:div w:id="1191188395">
          <w:marLeft w:val="0"/>
          <w:marRight w:val="0"/>
          <w:marTop w:val="0"/>
          <w:marBottom w:val="0"/>
          <w:divBdr>
            <w:top w:val="none" w:sz="0" w:space="0" w:color="auto"/>
            <w:left w:val="none" w:sz="0" w:space="0" w:color="auto"/>
            <w:bottom w:val="none" w:sz="0" w:space="0" w:color="auto"/>
            <w:right w:val="none" w:sz="0" w:space="0" w:color="auto"/>
          </w:divBdr>
        </w:div>
        <w:div w:id="2097899881">
          <w:marLeft w:val="0"/>
          <w:marRight w:val="0"/>
          <w:marTop w:val="0"/>
          <w:marBottom w:val="0"/>
          <w:divBdr>
            <w:top w:val="none" w:sz="0" w:space="0" w:color="auto"/>
            <w:left w:val="none" w:sz="0" w:space="0" w:color="auto"/>
            <w:bottom w:val="none" w:sz="0" w:space="0" w:color="auto"/>
            <w:right w:val="none" w:sz="0" w:space="0" w:color="auto"/>
          </w:divBdr>
          <w:divsChild>
            <w:div w:id="897984204">
              <w:marLeft w:val="0"/>
              <w:marRight w:val="0"/>
              <w:marTop w:val="0"/>
              <w:marBottom w:val="0"/>
              <w:divBdr>
                <w:top w:val="none" w:sz="0" w:space="0" w:color="auto"/>
                <w:left w:val="none" w:sz="0" w:space="0" w:color="auto"/>
                <w:bottom w:val="none" w:sz="0" w:space="0" w:color="auto"/>
                <w:right w:val="none" w:sz="0" w:space="0" w:color="auto"/>
              </w:divBdr>
              <w:divsChild>
                <w:div w:id="111677706">
                  <w:marLeft w:val="0"/>
                  <w:marRight w:val="0"/>
                  <w:marTop w:val="0"/>
                  <w:marBottom w:val="0"/>
                  <w:divBdr>
                    <w:top w:val="none" w:sz="0" w:space="0" w:color="auto"/>
                    <w:left w:val="none" w:sz="0" w:space="0" w:color="auto"/>
                    <w:bottom w:val="none" w:sz="0" w:space="0" w:color="auto"/>
                    <w:right w:val="none" w:sz="0" w:space="0" w:color="auto"/>
                  </w:divBdr>
                </w:div>
                <w:div w:id="67712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959350">
      <w:bodyDiv w:val="1"/>
      <w:marLeft w:val="0"/>
      <w:marRight w:val="0"/>
      <w:marTop w:val="0"/>
      <w:marBottom w:val="0"/>
      <w:divBdr>
        <w:top w:val="none" w:sz="0" w:space="0" w:color="auto"/>
        <w:left w:val="none" w:sz="0" w:space="0" w:color="auto"/>
        <w:bottom w:val="none" w:sz="0" w:space="0" w:color="auto"/>
        <w:right w:val="none" w:sz="0" w:space="0" w:color="auto"/>
      </w:divBdr>
    </w:div>
    <w:div w:id="2080637829">
      <w:bodyDiv w:val="1"/>
      <w:marLeft w:val="0"/>
      <w:marRight w:val="0"/>
      <w:marTop w:val="0"/>
      <w:marBottom w:val="0"/>
      <w:divBdr>
        <w:top w:val="none" w:sz="0" w:space="0" w:color="auto"/>
        <w:left w:val="none" w:sz="0" w:space="0" w:color="auto"/>
        <w:bottom w:val="none" w:sz="0" w:space="0" w:color="auto"/>
        <w:right w:val="none" w:sz="0" w:space="0" w:color="auto"/>
      </w:divBdr>
    </w:div>
    <w:div w:id="2082215677">
      <w:bodyDiv w:val="1"/>
      <w:marLeft w:val="0"/>
      <w:marRight w:val="0"/>
      <w:marTop w:val="0"/>
      <w:marBottom w:val="0"/>
      <w:divBdr>
        <w:top w:val="none" w:sz="0" w:space="0" w:color="auto"/>
        <w:left w:val="none" w:sz="0" w:space="0" w:color="auto"/>
        <w:bottom w:val="none" w:sz="0" w:space="0" w:color="auto"/>
        <w:right w:val="none" w:sz="0" w:space="0" w:color="auto"/>
      </w:divBdr>
    </w:div>
    <w:div w:id="2090301805">
      <w:bodyDiv w:val="1"/>
      <w:marLeft w:val="0"/>
      <w:marRight w:val="0"/>
      <w:marTop w:val="0"/>
      <w:marBottom w:val="0"/>
      <w:divBdr>
        <w:top w:val="none" w:sz="0" w:space="0" w:color="auto"/>
        <w:left w:val="none" w:sz="0" w:space="0" w:color="auto"/>
        <w:bottom w:val="none" w:sz="0" w:space="0" w:color="auto"/>
        <w:right w:val="none" w:sz="0" w:space="0" w:color="auto"/>
      </w:divBdr>
    </w:div>
    <w:div w:id="2094424704">
      <w:bodyDiv w:val="1"/>
      <w:marLeft w:val="0"/>
      <w:marRight w:val="0"/>
      <w:marTop w:val="0"/>
      <w:marBottom w:val="0"/>
      <w:divBdr>
        <w:top w:val="none" w:sz="0" w:space="0" w:color="auto"/>
        <w:left w:val="none" w:sz="0" w:space="0" w:color="auto"/>
        <w:bottom w:val="none" w:sz="0" w:space="0" w:color="auto"/>
        <w:right w:val="none" w:sz="0" w:space="0" w:color="auto"/>
      </w:divBdr>
    </w:div>
    <w:div w:id="2096634173">
      <w:bodyDiv w:val="1"/>
      <w:marLeft w:val="0"/>
      <w:marRight w:val="0"/>
      <w:marTop w:val="0"/>
      <w:marBottom w:val="0"/>
      <w:divBdr>
        <w:top w:val="none" w:sz="0" w:space="0" w:color="auto"/>
        <w:left w:val="none" w:sz="0" w:space="0" w:color="auto"/>
        <w:bottom w:val="none" w:sz="0" w:space="0" w:color="auto"/>
        <w:right w:val="none" w:sz="0" w:space="0" w:color="auto"/>
      </w:divBdr>
    </w:div>
    <w:div w:id="2110276897">
      <w:bodyDiv w:val="1"/>
      <w:marLeft w:val="0"/>
      <w:marRight w:val="0"/>
      <w:marTop w:val="0"/>
      <w:marBottom w:val="0"/>
      <w:divBdr>
        <w:top w:val="none" w:sz="0" w:space="0" w:color="auto"/>
        <w:left w:val="none" w:sz="0" w:space="0" w:color="auto"/>
        <w:bottom w:val="none" w:sz="0" w:space="0" w:color="auto"/>
        <w:right w:val="none" w:sz="0" w:space="0" w:color="auto"/>
      </w:divBdr>
    </w:div>
    <w:div w:id="2113161865">
      <w:bodyDiv w:val="1"/>
      <w:marLeft w:val="0"/>
      <w:marRight w:val="0"/>
      <w:marTop w:val="0"/>
      <w:marBottom w:val="0"/>
      <w:divBdr>
        <w:top w:val="none" w:sz="0" w:space="0" w:color="auto"/>
        <w:left w:val="none" w:sz="0" w:space="0" w:color="auto"/>
        <w:bottom w:val="none" w:sz="0" w:space="0" w:color="auto"/>
        <w:right w:val="none" w:sz="0" w:space="0" w:color="auto"/>
      </w:divBdr>
    </w:div>
    <w:div w:id="2113472179">
      <w:bodyDiv w:val="1"/>
      <w:marLeft w:val="0"/>
      <w:marRight w:val="0"/>
      <w:marTop w:val="0"/>
      <w:marBottom w:val="0"/>
      <w:divBdr>
        <w:top w:val="none" w:sz="0" w:space="0" w:color="auto"/>
        <w:left w:val="none" w:sz="0" w:space="0" w:color="auto"/>
        <w:bottom w:val="none" w:sz="0" w:space="0" w:color="auto"/>
        <w:right w:val="none" w:sz="0" w:space="0" w:color="auto"/>
      </w:divBdr>
    </w:div>
    <w:div w:id="2114469191">
      <w:bodyDiv w:val="1"/>
      <w:marLeft w:val="0"/>
      <w:marRight w:val="0"/>
      <w:marTop w:val="0"/>
      <w:marBottom w:val="0"/>
      <w:divBdr>
        <w:top w:val="none" w:sz="0" w:space="0" w:color="auto"/>
        <w:left w:val="none" w:sz="0" w:space="0" w:color="auto"/>
        <w:bottom w:val="none" w:sz="0" w:space="0" w:color="auto"/>
        <w:right w:val="none" w:sz="0" w:space="0" w:color="auto"/>
      </w:divBdr>
    </w:div>
    <w:div w:id="2121602117">
      <w:bodyDiv w:val="1"/>
      <w:marLeft w:val="0"/>
      <w:marRight w:val="0"/>
      <w:marTop w:val="0"/>
      <w:marBottom w:val="0"/>
      <w:divBdr>
        <w:top w:val="none" w:sz="0" w:space="0" w:color="auto"/>
        <w:left w:val="none" w:sz="0" w:space="0" w:color="auto"/>
        <w:bottom w:val="none" w:sz="0" w:space="0" w:color="auto"/>
        <w:right w:val="none" w:sz="0" w:space="0" w:color="auto"/>
      </w:divBdr>
    </w:div>
    <w:div w:id="2125036889">
      <w:bodyDiv w:val="1"/>
      <w:marLeft w:val="0"/>
      <w:marRight w:val="0"/>
      <w:marTop w:val="0"/>
      <w:marBottom w:val="0"/>
      <w:divBdr>
        <w:top w:val="none" w:sz="0" w:space="0" w:color="auto"/>
        <w:left w:val="none" w:sz="0" w:space="0" w:color="auto"/>
        <w:bottom w:val="none" w:sz="0" w:space="0" w:color="auto"/>
        <w:right w:val="none" w:sz="0" w:space="0" w:color="auto"/>
      </w:divBdr>
    </w:div>
    <w:div w:id="2125886272">
      <w:bodyDiv w:val="1"/>
      <w:marLeft w:val="0"/>
      <w:marRight w:val="0"/>
      <w:marTop w:val="0"/>
      <w:marBottom w:val="0"/>
      <w:divBdr>
        <w:top w:val="none" w:sz="0" w:space="0" w:color="auto"/>
        <w:left w:val="none" w:sz="0" w:space="0" w:color="auto"/>
        <w:bottom w:val="none" w:sz="0" w:space="0" w:color="auto"/>
        <w:right w:val="none" w:sz="0" w:space="0" w:color="auto"/>
      </w:divBdr>
    </w:div>
    <w:div w:id="2129813972">
      <w:bodyDiv w:val="1"/>
      <w:marLeft w:val="0"/>
      <w:marRight w:val="0"/>
      <w:marTop w:val="0"/>
      <w:marBottom w:val="0"/>
      <w:divBdr>
        <w:top w:val="none" w:sz="0" w:space="0" w:color="auto"/>
        <w:left w:val="none" w:sz="0" w:space="0" w:color="auto"/>
        <w:bottom w:val="none" w:sz="0" w:space="0" w:color="auto"/>
        <w:right w:val="none" w:sz="0" w:space="0" w:color="auto"/>
      </w:divBdr>
    </w:div>
    <w:div w:id="2138139528">
      <w:bodyDiv w:val="1"/>
      <w:marLeft w:val="0"/>
      <w:marRight w:val="0"/>
      <w:marTop w:val="0"/>
      <w:marBottom w:val="0"/>
      <w:divBdr>
        <w:top w:val="none" w:sz="0" w:space="0" w:color="auto"/>
        <w:left w:val="none" w:sz="0" w:space="0" w:color="auto"/>
        <w:bottom w:val="none" w:sz="0" w:space="0" w:color="auto"/>
        <w:right w:val="none" w:sz="0" w:space="0" w:color="auto"/>
      </w:divBdr>
    </w:div>
    <w:div w:id="2144422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chart" Target="charts/chart5.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oi.org/10.1016/s0929-8266(01)00152-5" TargetMode="Externa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hyperlink" Target="https://doi.org/10.53347/rID-67339" TargetMode="External"/><Relationship Id="rId28" Type="http://schemas.microsoft.com/office/2011/relationships/people" Target="people.xml"/><Relationship Id="rId10" Type="http://schemas.openxmlformats.org/officeDocument/2006/relationships/image" Target="media/image3.jpeg"/><Relationship Id="rId19"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2.xml"/><Relationship Id="rId22" Type="http://schemas.openxmlformats.org/officeDocument/2006/relationships/image" Target="media/image7.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E:\ResearchProject\Client%20Task\Color%20Doppler%20Ultrasound\Graph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ResearchProject\Client%20Task\Dr.%20Munir\Graph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ResearchProject\Client%20Task\Dr.%20Munir\Graph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E:\ResearchProject\Client%20Task\Color%20Doppler%20Ultrasound\Graph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E:\ResearchProject\Client%20Task\Color%20Doppler%20Ultrasound\Graph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E:\ResearchProject\Client%20Task\Color%20Doppler%20Ultrasound\Graph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E:\THESIS\MY%20THESIS%20DOCS\Graphs-3.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E:\THESIS\MY%20THESIS%20DOCS\Graphs%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vert="horz"/>
          <a:lstStyle/>
          <a:p>
            <a:pPr>
              <a:defRPr/>
            </a:pPr>
            <a:r>
              <a:rPr lang="en-US"/>
              <a:t>Age of the Participants</a:t>
            </a:r>
          </a:p>
        </c:rich>
      </c:tx>
      <c:overlay val="0"/>
    </c:title>
    <c:autoTitleDeleted val="0"/>
    <c:plotArea>
      <c:layout/>
      <c:barChart>
        <c:barDir val="col"/>
        <c:grouping val="clustered"/>
        <c:varyColors val="0"/>
        <c:ser>
          <c:idx val="0"/>
          <c:order val="0"/>
          <c:tx>
            <c:strRef>
              <c:f>Sheet1!$B$1</c:f>
              <c:strCache>
                <c:ptCount val="1"/>
                <c:pt idx="0">
                  <c:v>Percentage</c:v>
                </c:pt>
              </c:strCache>
            </c:strRef>
          </c:tx>
          <c:invertIfNegative val="0"/>
          <c:dLbls>
            <c:spPr>
              <a:noFill/>
              <a:ln>
                <a:noFill/>
              </a:ln>
              <a:effectLst/>
            </c:spPr>
            <c:txPr>
              <a:bodyPr rot="0" vert="horz"/>
              <a:lstStyle/>
              <a:p>
                <a:pPr>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&lt;5</c:v>
                </c:pt>
                <c:pt idx="1">
                  <c:v>5-10</c:v>
                </c:pt>
                <c:pt idx="2">
                  <c:v>11-20</c:v>
                </c:pt>
                <c:pt idx="3">
                  <c:v>21-30</c:v>
                </c:pt>
                <c:pt idx="4">
                  <c:v>31-40</c:v>
                </c:pt>
                <c:pt idx="5">
                  <c:v>41-50</c:v>
                </c:pt>
                <c:pt idx="6">
                  <c:v>51-60</c:v>
                </c:pt>
                <c:pt idx="7">
                  <c:v>61-72</c:v>
                </c:pt>
              </c:strCache>
            </c:strRef>
          </c:cat>
          <c:val>
            <c:numRef>
              <c:f>Sheet1!$B$2:$B$9</c:f>
              <c:numCache>
                <c:formatCode>General</c:formatCode>
                <c:ptCount val="8"/>
                <c:pt idx="0">
                  <c:v>2</c:v>
                </c:pt>
                <c:pt idx="1">
                  <c:v>4</c:v>
                </c:pt>
                <c:pt idx="2">
                  <c:v>10</c:v>
                </c:pt>
                <c:pt idx="3">
                  <c:v>24</c:v>
                </c:pt>
                <c:pt idx="4">
                  <c:v>38</c:v>
                </c:pt>
                <c:pt idx="5">
                  <c:v>6</c:v>
                </c:pt>
                <c:pt idx="6">
                  <c:v>4</c:v>
                </c:pt>
                <c:pt idx="7">
                  <c:v>12</c:v>
                </c:pt>
              </c:numCache>
            </c:numRef>
          </c:val>
          <c:extLst>
            <c:ext xmlns:c16="http://schemas.microsoft.com/office/drawing/2014/chart" uri="{C3380CC4-5D6E-409C-BE32-E72D297353CC}">
              <c16:uniqueId val="{00000006-902A-4372-8E79-EB8167515699}"/>
            </c:ext>
          </c:extLst>
        </c:ser>
        <c:dLbls>
          <c:showLegendKey val="0"/>
          <c:showVal val="1"/>
          <c:showCatName val="0"/>
          <c:showSerName val="0"/>
          <c:showPercent val="0"/>
          <c:showBubbleSize val="0"/>
        </c:dLbls>
        <c:gapWidth val="219"/>
        <c:overlap val="-27"/>
        <c:axId val="162555776"/>
        <c:axId val="162566912"/>
      </c:barChart>
      <c:catAx>
        <c:axId val="162555776"/>
        <c:scaling>
          <c:orientation val="minMax"/>
        </c:scaling>
        <c:delete val="0"/>
        <c:axPos val="b"/>
        <c:title>
          <c:tx>
            <c:rich>
              <a:bodyPr rot="0" vert="horz"/>
              <a:lstStyle/>
              <a:p>
                <a:pPr>
                  <a:defRPr/>
                </a:pPr>
                <a:r>
                  <a:rPr lang="en-US"/>
                  <a:t>Age Categories</a:t>
                </a:r>
              </a:p>
            </c:rich>
          </c:tx>
          <c:overlay val="0"/>
        </c:title>
        <c:numFmt formatCode="General" sourceLinked="1"/>
        <c:majorTickMark val="none"/>
        <c:minorTickMark val="none"/>
        <c:tickLblPos val="nextTo"/>
        <c:txPr>
          <a:bodyPr rot="-60000000" vert="horz"/>
          <a:lstStyle/>
          <a:p>
            <a:pPr>
              <a:defRPr/>
            </a:pPr>
            <a:endParaRPr lang="en-US"/>
          </a:p>
        </c:txPr>
        <c:crossAx val="162566912"/>
        <c:crosses val="autoZero"/>
        <c:auto val="1"/>
        <c:lblAlgn val="ctr"/>
        <c:lblOffset val="100"/>
        <c:noMultiLvlLbl val="0"/>
      </c:catAx>
      <c:valAx>
        <c:axId val="162566912"/>
        <c:scaling>
          <c:orientation val="minMax"/>
        </c:scaling>
        <c:delete val="0"/>
        <c:axPos val="l"/>
        <c:majorGridlines/>
        <c:title>
          <c:tx>
            <c:rich>
              <a:bodyPr rot="-5400000" vert="horz"/>
              <a:lstStyle/>
              <a:p>
                <a:pPr>
                  <a:defRPr/>
                </a:pPr>
                <a:r>
                  <a:rPr lang="en-US"/>
                  <a:t>Percentage</a:t>
                </a:r>
              </a:p>
            </c:rich>
          </c:tx>
          <c:overlay val="0"/>
        </c:title>
        <c:numFmt formatCode="General" sourceLinked="1"/>
        <c:majorTickMark val="none"/>
        <c:minorTickMark val="none"/>
        <c:tickLblPos val="nextTo"/>
        <c:txPr>
          <a:bodyPr rot="-60000000" vert="horz"/>
          <a:lstStyle/>
          <a:p>
            <a:pPr>
              <a:defRPr/>
            </a:pPr>
            <a:endParaRPr lang="en-US"/>
          </a:p>
        </c:txPr>
        <c:crossAx val="162555776"/>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tx>
            <c:strRef>
              <c:f>Sheet1!$B$16</c:f>
              <c:strCache>
                <c:ptCount val="1"/>
              </c:strCache>
            </c:strRef>
          </c:tx>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72FD-4B1C-8D51-0B5FD1B3B33E}"/>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72FD-4B1C-8D51-0B5FD1B3B33E}"/>
              </c:ext>
            </c:extLst>
          </c:dPt>
          <c:dLbls>
            <c:dLbl>
              <c:idx val="0"/>
              <c:layout>
                <c:manualLayout>
                  <c:x val="-0.10957098889638325"/>
                  <c:y val="-1.4423508309903136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2FD-4B1C-8D51-0B5FD1B3B33E}"/>
                </c:ext>
              </c:extLst>
            </c:dLbl>
            <c:dLbl>
              <c:idx val="1"/>
              <c:layout>
                <c:manualLayout>
                  <c:x val="0.12125506062443868"/>
                  <c:y val="-2.4668494333670967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2FD-4B1C-8D51-0B5FD1B3B33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Sheet1!$A$17:$A$18</c:f>
              <c:strCache>
                <c:ptCount val="2"/>
                <c:pt idx="0">
                  <c:v>Married</c:v>
                </c:pt>
                <c:pt idx="1">
                  <c:v>Unmarried</c:v>
                </c:pt>
              </c:strCache>
            </c:strRef>
          </c:cat>
          <c:val>
            <c:numRef>
              <c:f>Sheet1!$B$17:$B$18</c:f>
              <c:numCache>
                <c:formatCode>0.0</c:formatCode>
                <c:ptCount val="2"/>
                <c:pt idx="0">
                  <c:v>58</c:v>
                </c:pt>
                <c:pt idx="1">
                  <c:v>42</c:v>
                </c:pt>
              </c:numCache>
            </c:numRef>
          </c:val>
          <c:extLst>
            <c:ext xmlns:c16="http://schemas.microsoft.com/office/drawing/2014/chart" uri="{C3380CC4-5D6E-409C-BE32-E72D297353CC}">
              <c16:uniqueId val="{00000004-72FD-4B1C-8D51-0B5FD1B3B33E}"/>
            </c:ext>
          </c:extLst>
        </c:ser>
        <c:dLbls>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6698552771668063"/>
          <c:y val="8.4816900886963545E-2"/>
          <c:w val="0.18142039110247632"/>
          <c:h val="0.19522908768930144"/>
        </c:manualLayout>
      </c:layout>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zero"/>
    <c:showDLblsOverMax val="0"/>
  </c:chart>
  <c:spPr>
    <a:pattFill prst="dkDnDiag">
      <a:fgClr>
        <a:schemeClr val="lt1"/>
      </a:fgClr>
      <a:bgClr>
        <a:schemeClr val="dk1">
          <a:lumMod val="10000"/>
          <a:lumOff val="90000"/>
        </a:schemeClr>
      </a:bgClr>
    </a:pattFill>
    <a:ln w="9525" cap="flat" cmpd="sng" algn="ctr">
      <a:no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Clinical Presentation of Participants</a:t>
            </a:r>
            <a:endParaRPr lang="en-US"/>
          </a:p>
        </c:rich>
      </c:tx>
      <c:layout>
        <c:manualLayout>
          <c:xMode val="edge"/>
          <c:yMode val="edge"/>
          <c:x val="0.20371162066988238"/>
          <c:y val="2.4480410852339613E-2"/>
        </c:manualLayout>
      </c:layout>
      <c:overlay val="0"/>
      <c:spPr>
        <a:noFill/>
        <a:ln>
          <a:noFill/>
        </a:ln>
        <a:effectLst/>
      </c:spPr>
    </c:title>
    <c:autoTitleDeleted val="0"/>
    <c:plotArea>
      <c:layout>
        <c:manualLayout>
          <c:layoutTarget val="inner"/>
          <c:xMode val="edge"/>
          <c:yMode val="edge"/>
          <c:x val="0.10693740068199321"/>
          <c:y val="0.16468322100523888"/>
          <c:w val="0.76564310858025664"/>
          <c:h val="0.68827101935164081"/>
        </c:manualLayout>
      </c:layout>
      <c:barChart>
        <c:barDir val="col"/>
        <c:grouping val="clustered"/>
        <c:varyColors val="0"/>
        <c:ser>
          <c:idx val="0"/>
          <c:order val="0"/>
          <c:tx>
            <c:strRef>
              <c:f>Sheet1!$B$29</c:f>
              <c:strCache>
                <c:ptCount val="1"/>
                <c:pt idx="0">
                  <c:v>Percentage</c:v>
                </c:pt>
              </c:strCache>
            </c:strRef>
          </c:tx>
          <c:spPr>
            <a:solidFill>
              <a:schemeClr val="accent1"/>
            </a:solidFill>
            <a:ln>
              <a:noFill/>
            </a:ln>
            <a:effectLst/>
          </c:spPr>
          <c:invertIfNegative val="0"/>
          <c:dPt>
            <c:idx val="0"/>
            <c:invertIfNegative val="0"/>
            <c:bubble3D val="0"/>
            <c:spPr>
              <a:solidFill>
                <a:srgbClr val="00B050"/>
              </a:solidFill>
              <a:ln>
                <a:noFill/>
              </a:ln>
              <a:effectLst/>
            </c:spPr>
            <c:extLst>
              <c:ext xmlns:c16="http://schemas.microsoft.com/office/drawing/2014/chart" uri="{C3380CC4-5D6E-409C-BE32-E72D297353CC}">
                <c16:uniqueId val="{00000001-A391-4EFB-8652-BE508CF61C3D}"/>
              </c:ext>
            </c:extLst>
          </c:dPt>
          <c:dPt>
            <c:idx val="1"/>
            <c:invertIfNegative val="0"/>
            <c:bubble3D val="0"/>
            <c:spPr>
              <a:solidFill>
                <a:srgbClr val="0070C0"/>
              </a:solidFill>
              <a:ln>
                <a:noFill/>
              </a:ln>
              <a:effectLst/>
            </c:spPr>
            <c:extLst>
              <c:ext xmlns:c16="http://schemas.microsoft.com/office/drawing/2014/chart" uri="{C3380CC4-5D6E-409C-BE32-E72D297353CC}">
                <c16:uniqueId val="{00000003-A391-4EFB-8652-BE508CF61C3D}"/>
              </c:ext>
            </c:extLst>
          </c:dPt>
          <c:dPt>
            <c:idx val="2"/>
            <c:invertIfNegative val="0"/>
            <c:bubble3D val="0"/>
            <c:spPr>
              <a:solidFill>
                <a:srgbClr val="7030A0"/>
              </a:solidFill>
              <a:ln>
                <a:noFill/>
              </a:ln>
              <a:effectLst/>
            </c:spPr>
            <c:extLst>
              <c:ext xmlns:c16="http://schemas.microsoft.com/office/drawing/2014/chart" uri="{C3380CC4-5D6E-409C-BE32-E72D297353CC}">
                <c16:uniqueId val="{00000005-A391-4EFB-8652-BE508CF61C3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Sheet1!$A$30:$A$32</c:f>
              <c:strCache>
                <c:ptCount val="3"/>
                <c:pt idx="0">
                  <c:v>Fever</c:v>
                </c:pt>
                <c:pt idx="1">
                  <c:v>Pain</c:v>
                </c:pt>
                <c:pt idx="2">
                  <c:v>Swelling</c:v>
                </c:pt>
              </c:strCache>
            </c:strRef>
          </c:cat>
          <c:val>
            <c:numRef>
              <c:f>Sheet1!$B$30:$B$32</c:f>
              <c:numCache>
                <c:formatCode>0.0</c:formatCode>
                <c:ptCount val="3"/>
                <c:pt idx="0">
                  <c:v>8</c:v>
                </c:pt>
                <c:pt idx="1">
                  <c:v>36</c:v>
                </c:pt>
                <c:pt idx="2">
                  <c:v>100</c:v>
                </c:pt>
              </c:numCache>
            </c:numRef>
          </c:val>
          <c:extLst>
            <c:ext xmlns:c16="http://schemas.microsoft.com/office/drawing/2014/chart" uri="{C3380CC4-5D6E-409C-BE32-E72D297353CC}">
              <c16:uniqueId val="{00000006-A391-4EFB-8652-BE508CF61C3D}"/>
            </c:ext>
          </c:extLst>
        </c:ser>
        <c:dLbls>
          <c:showLegendKey val="0"/>
          <c:showVal val="1"/>
          <c:showCatName val="0"/>
          <c:showSerName val="0"/>
          <c:showPercent val="0"/>
          <c:showBubbleSize val="0"/>
        </c:dLbls>
        <c:gapWidth val="219"/>
        <c:overlap val="-27"/>
        <c:axId val="172679552"/>
        <c:axId val="172681856"/>
      </c:barChart>
      <c:catAx>
        <c:axId val="1726795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Clinical Features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681856"/>
        <c:crosses val="autoZero"/>
        <c:auto val="1"/>
        <c:lblAlgn val="ctr"/>
        <c:lblOffset val="100"/>
        <c:noMultiLvlLbl val="0"/>
      </c:catAx>
      <c:valAx>
        <c:axId val="172681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Percentage</a:t>
                </a:r>
              </a:p>
            </c:rich>
          </c:tx>
          <c:overlay val="0"/>
          <c:spPr>
            <a:noFill/>
            <a:ln>
              <a:noFill/>
            </a:ln>
            <a:effectLst/>
          </c:sp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67955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view3D>
    <c:floor>
      <c:thickness val="0"/>
    </c:floor>
    <c:sideWall>
      <c:thickness val="0"/>
    </c:sideWall>
    <c:backWall>
      <c:thickness val="0"/>
    </c:backWall>
    <c:plotArea>
      <c:layout/>
      <c:pie3DChart>
        <c:varyColors val="1"/>
        <c:ser>
          <c:idx val="0"/>
          <c:order val="0"/>
          <c:dLbls>
            <c:dLbl>
              <c:idx val="1"/>
              <c:layout>
                <c:manualLayout>
                  <c:x val="-0.10444291338582665"/>
                  <c:y val="0.1854808253135023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0-763E-485C-B989-53D5FE7074BA}"/>
                </c:ext>
              </c:extLst>
            </c:dLbl>
            <c:dLbl>
              <c:idx val="2"/>
              <c:layout>
                <c:manualLayout>
                  <c:x val="0.10078390201224847"/>
                  <c:y val="-0.2317771216097988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763E-485C-B989-53D5FE7074BA}"/>
                </c:ext>
              </c:extLst>
            </c:dLbl>
            <c:spPr>
              <a:noFill/>
              <a:ln>
                <a:noFill/>
              </a:ln>
              <a:effectLst/>
            </c:spPr>
            <c:txPr>
              <a:bodyPr rot="0" vert="horz"/>
              <a:lstStyle/>
              <a:p>
                <a:pPr>
                  <a:defRPr/>
                </a:pPr>
                <a:endParaRPr lang="en-US"/>
              </a:p>
            </c:txPr>
            <c:dLblPos val="inEnd"/>
            <c:showLegendKey val="0"/>
            <c:showVal val="0"/>
            <c:showCatName val="0"/>
            <c:showSerName val="0"/>
            <c:showPercent val="1"/>
            <c:showBubbleSize val="0"/>
            <c:showLeaderLines val="1"/>
            <c:extLst>
              <c:ext xmlns:c15="http://schemas.microsoft.com/office/drawing/2012/chart" uri="{CE6537A1-D6FC-4f65-9D91-7224C49458BB}"/>
            </c:extLst>
          </c:dLbls>
          <c:cat>
            <c:strRef>
              <c:f>Sheet1!$K$16:$K$18</c:f>
              <c:strCache>
                <c:ptCount val="3"/>
                <c:pt idx="0">
                  <c:v>Color Doppler Ultrasound diagnosis</c:v>
                </c:pt>
                <c:pt idx="1">
                  <c:v>Benign</c:v>
                </c:pt>
                <c:pt idx="2">
                  <c:v>Malignant</c:v>
                </c:pt>
              </c:strCache>
            </c:strRef>
          </c:cat>
          <c:val>
            <c:numRef>
              <c:f>Sheet1!$L$16:$L$18</c:f>
              <c:numCache>
                <c:formatCode>General</c:formatCode>
                <c:ptCount val="3"/>
                <c:pt idx="1">
                  <c:v>22</c:v>
                </c:pt>
                <c:pt idx="2">
                  <c:v>78</c:v>
                </c:pt>
              </c:numCache>
            </c:numRef>
          </c:val>
          <c:extLst>
            <c:ext xmlns:c16="http://schemas.microsoft.com/office/drawing/2014/chart" uri="{C3380CC4-5D6E-409C-BE32-E72D297353CC}">
              <c16:uniqueId val="{00000006-9E1E-472A-A5DB-84F7040F81FE}"/>
            </c:ext>
          </c:extLst>
        </c:ser>
        <c:dLbls>
          <c:showLegendKey val="0"/>
          <c:showVal val="0"/>
          <c:showCatName val="0"/>
          <c:showSerName val="0"/>
          <c:showPercent val="1"/>
          <c:showBubbleSize val="0"/>
          <c:showLeaderLines val="1"/>
        </c:dLbls>
      </c:pie3DChart>
    </c:plotArea>
    <c:legend>
      <c:legendPos val="t"/>
      <c:overlay val="0"/>
      <c:txPr>
        <a:bodyPr rot="0" vert="horz"/>
        <a:lstStyle/>
        <a:p>
          <a:pPr>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floor>
    <c:sideWall>
      <c:thickness val="0"/>
    </c:sideWall>
    <c:backWall>
      <c:thickness val="0"/>
    </c:backWall>
    <c:plotArea>
      <c:layout/>
      <c:pie3DChart>
        <c:varyColors val="1"/>
        <c:ser>
          <c:idx val="0"/>
          <c:order val="0"/>
          <c:dLbls>
            <c:dLbl>
              <c:idx val="0"/>
              <c:layout>
                <c:manualLayout>
                  <c:x val="-0.36388888888889226"/>
                  <c:y val="2.3148148148148147E-2"/>
                </c:manualLayout>
              </c:layout>
              <c:tx>
                <c:rich>
                  <a:bodyPr rot="0" vert="horz"/>
                  <a:lstStyle/>
                  <a:p>
                    <a:pPr>
                      <a:defRPr/>
                    </a:pPr>
                    <a:r>
                      <a:rPr lang="en-US"/>
                      <a:t>Histopathological diagnosis 
0%</a:t>
                    </a:r>
                  </a:p>
                </c:rich>
              </c:tx>
              <c:spPr/>
              <c:dLblPos val="outEnd"/>
              <c:showLegendKey val="0"/>
              <c:showVal val="0"/>
              <c:showCatName val="1"/>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0-17DF-40A7-A644-15C52BD3A441}"/>
                </c:ext>
              </c:extLst>
            </c:dLbl>
            <c:dLbl>
              <c:idx val="1"/>
              <c:tx>
                <c:rich>
                  <a:bodyPr rot="0" vert="horz"/>
                  <a:lstStyle/>
                  <a:p>
                    <a:pPr>
                      <a:defRPr/>
                    </a:pPr>
                    <a:r>
                      <a:rPr lang="en-US"/>
                      <a:t>Benign
26%</a:t>
                    </a:r>
                  </a:p>
                </c:rich>
              </c:tx>
              <c:spPr/>
              <c:dLblPos val="outEnd"/>
              <c:showLegendKey val="0"/>
              <c:showVal val="0"/>
              <c:showCatName val="1"/>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1-17DF-40A7-A644-15C52BD3A441}"/>
                </c:ext>
              </c:extLst>
            </c:dLbl>
            <c:dLbl>
              <c:idx val="2"/>
              <c:tx>
                <c:rich>
                  <a:bodyPr rot="0" vert="horz"/>
                  <a:lstStyle/>
                  <a:p>
                    <a:pPr>
                      <a:defRPr/>
                    </a:pPr>
                    <a:r>
                      <a:rPr lang="en-US"/>
                      <a:t>Malignant
74%</a:t>
                    </a:r>
                  </a:p>
                </c:rich>
              </c:tx>
              <c:spPr/>
              <c:dLblPos val="outEnd"/>
              <c:showLegendKey val="0"/>
              <c:showVal val="0"/>
              <c:showCatName val="1"/>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2-17DF-40A7-A644-15C52BD3A441}"/>
                </c:ext>
              </c:extLst>
            </c:dLbl>
            <c:spPr>
              <a:noFill/>
              <a:ln>
                <a:noFill/>
              </a:ln>
              <a:effectLst/>
            </c:spPr>
            <c:dLblPos val="outEnd"/>
            <c:showLegendKey val="0"/>
            <c:showVal val="0"/>
            <c:showCatName val="1"/>
            <c:showSerName val="0"/>
            <c:showPercent val="1"/>
            <c:showBubbleSize val="0"/>
            <c:showLeaderLines val="1"/>
            <c:extLst>
              <c:ext xmlns:c15="http://schemas.microsoft.com/office/drawing/2012/chart" uri="{CE6537A1-D6FC-4f65-9D91-7224C49458BB}"/>
            </c:extLst>
          </c:dLbls>
          <c:cat>
            <c:strRef>
              <c:f>Sheet1!$K$25:$K$27</c:f>
              <c:strCache>
                <c:ptCount val="3"/>
                <c:pt idx="0">
                  <c:v>Histopathological diagnosis </c:v>
                </c:pt>
                <c:pt idx="1">
                  <c:v>Benign</c:v>
                </c:pt>
                <c:pt idx="2">
                  <c:v>Malignant</c:v>
                </c:pt>
              </c:strCache>
            </c:strRef>
          </c:cat>
          <c:val>
            <c:numRef>
              <c:f>Sheet1!$L$25:$L$27</c:f>
              <c:numCache>
                <c:formatCode>General</c:formatCode>
                <c:ptCount val="3"/>
                <c:pt idx="1">
                  <c:v>26</c:v>
                </c:pt>
                <c:pt idx="2">
                  <c:v>74</c:v>
                </c:pt>
              </c:numCache>
            </c:numRef>
          </c:val>
          <c:extLst>
            <c:ext xmlns:c16="http://schemas.microsoft.com/office/drawing/2014/chart" uri="{C3380CC4-5D6E-409C-BE32-E72D297353CC}">
              <c16:uniqueId val="{00000006-3DE3-4216-85D2-D0C56B0A7AC5}"/>
            </c:ext>
          </c:extLst>
        </c:ser>
        <c:dLbls>
          <c:showLegendKey val="0"/>
          <c:showVal val="0"/>
          <c:showCatName val="0"/>
          <c:showSerName val="0"/>
          <c:showPercent val="1"/>
          <c:showBubbleSize val="0"/>
          <c:showLeaderLines val="1"/>
        </c:dLbls>
      </c:pie3DChart>
    </c:plotArea>
    <c:plotVisOnly val="1"/>
    <c:dispBlanksAs val="zero"/>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Sheet3!$C$2</c:f>
              <c:strCache>
                <c:ptCount val="1"/>
                <c:pt idx="0">
                  <c:v>Benign</c:v>
                </c:pt>
              </c:strCache>
            </c:strRef>
          </c:tx>
          <c:invertIfNegative val="0"/>
          <c:dLbls>
            <c:spPr>
              <a:noFill/>
              <a:ln>
                <a:noFill/>
              </a:ln>
              <a:effectLst/>
            </c:spPr>
            <c:txPr>
              <a:bodyPr rot="0" vert="horz"/>
              <a:lstStyle/>
              <a:p>
                <a:pPr>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Sheet3!$B$3:$B$24</c:f>
              <c:strCache>
                <c:ptCount val="22"/>
                <c:pt idx="0">
                  <c:v>Focal</c:v>
                </c:pt>
                <c:pt idx="1">
                  <c:v>Diffuse</c:v>
                </c:pt>
                <c:pt idx="2">
                  <c:v>≤1.5 cm</c:v>
                </c:pt>
                <c:pt idx="3">
                  <c:v>&gt;1.5 cm</c:v>
                </c:pt>
                <c:pt idx="4">
                  <c:v>Homogeneously hypoechoic</c:v>
                </c:pt>
                <c:pt idx="5">
                  <c:v>Mixed echogenic heterogenous</c:v>
                </c:pt>
                <c:pt idx="6">
                  <c:v>Well defined</c:v>
                </c:pt>
                <c:pt idx="7">
                  <c:v>Poorly defined</c:v>
                </c:pt>
                <c:pt idx="8">
                  <c:v>Grade 1</c:v>
                </c:pt>
                <c:pt idx="9">
                  <c:v>Grade 2</c:v>
                </c:pt>
                <c:pt idx="10">
                  <c:v>Grade 3</c:v>
                </c:pt>
                <c:pt idx="11">
                  <c:v>Regular (branching linear)</c:v>
                </c:pt>
                <c:pt idx="12">
                  <c:v>Non-branching linear</c:v>
                </c:pt>
                <c:pt idx="13">
                  <c:v>Irregular chaotic / criss-cross</c:v>
                </c:pt>
                <c:pt idx="14">
                  <c:v>Normal</c:v>
                </c:pt>
                <c:pt idx="15">
                  <c:v>Increased</c:v>
                </c:pt>
                <c:pt idx="16">
                  <c:v>Decreased</c:v>
                </c:pt>
                <c:pt idx="17">
                  <c:v>Normal</c:v>
                </c:pt>
                <c:pt idx="18">
                  <c:v>Increased</c:v>
                </c:pt>
                <c:pt idx="19">
                  <c:v>Decreased</c:v>
                </c:pt>
                <c:pt idx="20">
                  <c:v>&lt;0.41</c:v>
                </c:pt>
                <c:pt idx="21">
                  <c:v>≥0.41</c:v>
                </c:pt>
              </c:strCache>
              <c:extLst/>
            </c:strRef>
          </c:cat>
          <c:val>
            <c:numRef>
              <c:f>Sheet3!$C$3:$C$24</c:f>
              <c:numCache>
                <c:formatCode>General</c:formatCode>
                <c:ptCount val="22"/>
                <c:pt idx="0">
                  <c:v>11</c:v>
                </c:pt>
                <c:pt idx="1">
                  <c:v>2</c:v>
                </c:pt>
                <c:pt idx="2">
                  <c:v>0</c:v>
                </c:pt>
                <c:pt idx="3">
                  <c:v>13</c:v>
                </c:pt>
                <c:pt idx="4">
                  <c:v>2</c:v>
                </c:pt>
                <c:pt idx="5">
                  <c:v>11</c:v>
                </c:pt>
                <c:pt idx="6">
                  <c:v>6</c:v>
                </c:pt>
                <c:pt idx="7">
                  <c:v>7</c:v>
                </c:pt>
                <c:pt idx="8">
                  <c:v>4</c:v>
                </c:pt>
                <c:pt idx="9">
                  <c:v>8</c:v>
                </c:pt>
                <c:pt idx="10">
                  <c:v>1</c:v>
                </c:pt>
                <c:pt idx="11">
                  <c:v>2</c:v>
                </c:pt>
                <c:pt idx="12">
                  <c:v>3</c:v>
                </c:pt>
                <c:pt idx="13">
                  <c:v>8</c:v>
                </c:pt>
                <c:pt idx="14">
                  <c:v>3</c:v>
                </c:pt>
                <c:pt idx="15">
                  <c:v>8</c:v>
                </c:pt>
                <c:pt idx="16">
                  <c:v>2</c:v>
                </c:pt>
                <c:pt idx="17">
                  <c:v>2</c:v>
                </c:pt>
                <c:pt idx="18">
                  <c:v>9</c:v>
                </c:pt>
                <c:pt idx="19">
                  <c:v>2</c:v>
                </c:pt>
                <c:pt idx="20">
                  <c:v>1</c:v>
                </c:pt>
                <c:pt idx="21">
                  <c:v>12</c:v>
                </c:pt>
              </c:numCache>
            </c:numRef>
          </c:val>
          <c:extLst>
            <c:ext xmlns:c16="http://schemas.microsoft.com/office/drawing/2014/chart" uri="{C3380CC4-5D6E-409C-BE32-E72D297353CC}">
              <c16:uniqueId val="{00000000-AA2C-4A03-A9EE-E43D5EA0A279}"/>
            </c:ext>
          </c:extLst>
        </c:ser>
        <c:ser>
          <c:idx val="1"/>
          <c:order val="1"/>
          <c:tx>
            <c:strRef>
              <c:f>Sheet3!$D$2</c:f>
              <c:strCache>
                <c:ptCount val="1"/>
                <c:pt idx="0">
                  <c:v>Malignant</c:v>
                </c:pt>
              </c:strCache>
            </c:strRef>
          </c:tx>
          <c:invertIfNegative val="0"/>
          <c:dLbls>
            <c:spPr>
              <a:noFill/>
              <a:ln>
                <a:noFill/>
              </a:ln>
              <a:effectLst/>
            </c:spPr>
            <c:txPr>
              <a:bodyPr rot="0" vert="horz"/>
              <a:lstStyle/>
              <a:p>
                <a:pPr>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Sheet3!$B$3:$B$24</c:f>
              <c:strCache>
                <c:ptCount val="22"/>
                <c:pt idx="0">
                  <c:v>Focal</c:v>
                </c:pt>
                <c:pt idx="1">
                  <c:v>Diffuse</c:v>
                </c:pt>
                <c:pt idx="2">
                  <c:v>≤1.5 cm</c:v>
                </c:pt>
                <c:pt idx="3">
                  <c:v>&gt;1.5 cm</c:v>
                </c:pt>
                <c:pt idx="4">
                  <c:v>Homogeneously hypoechoic</c:v>
                </c:pt>
                <c:pt idx="5">
                  <c:v>Mixed echogenic heterogenous</c:v>
                </c:pt>
                <c:pt idx="6">
                  <c:v>Well defined</c:v>
                </c:pt>
                <c:pt idx="7">
                  <c:v>Poorly defined</c:v>
                </c:pt>
                <c:pt idx="8">
                  <c:v>Grade 1</c:v>
                </c:pt>
                <c:pt idx="9">
                  <c:v>Grade 2</c:v>
                </c:pt>
                <c:pt idx="10">
                  <c:v>Grade 3</c:v>
                </c:pt>
                <c:pt idx="11">
                  <c:v>Regular (branching linear)</c:v>
                </c:pt>
                <c:pt idx="12">
                  <c:v>Non-branching linear</c:v>
                </c:pt>
                <c:pt idx="13">
                  <c:v>Irregular chaotic / criss-cross</c:v>
                </c:pt>
                <c:pt idx="14">
                  <c:v>Normal</c:v>
                </c:pt>
                <c:pt idx="15">
                  <c:v>Increased</c:v>
                </c:pt>
                <c:pt idx="16">
                  <c:v>Decreased</c:v>
                </c:pt>
                <c:pt idx="17">
                  <c:v>Normal</c:v>
                </c:pt>
                <c:pt idx="18">
                  <c:v>Increased</c:v>
                </c:pt>
                <c:pt idx="19">
                  <c:v>Decreased</c:v>
                </c:pt>
                <c:pt idx="20">
                  <c:v>&lt;0.41</c:v>
                </c:pt>
                <c:pt idx="21">
                  <c:v>≥0.41</c:v>
                </c:pt>
              </c:strCache>
              <c:extLst/>
            </c:strRef>
          </c:cat>
          <c:val>
            <c:numRef>
              <c:f>Sheet3!$D$3:$D$24</c:f>
              <c:numCache>
                <c:formatCode>General</c:formatCode>
                <c:ptCount val="22"/>
                <c:pt idx="0">
                  <c:v>22</c:v>
                </c:pt>
                <c:pt idx="1">
                  <c:v>15</c:v>
                </c:pt>
                <c:pt idx="2">
                  <c:v>0</c:v>
                </c:pt>
                <c:pt idx="3">
                  <c:v>37</c:v>
                </c:pt>
                <c:pt idx="4">
                  <c:v>12</c:v>
                </c:pt>
                <c:pt idx="5">
                  <c:v>25</c:v>
                </c:pt>
                <c:pt idx="6">
                  <c:v>4</c:v>
                </c:pt>
                <c:pt idx="7">
                  <c:v>33</c:v>
                </c:pt>
                <c:pt idx="8">
                  <c:v>1</c:v>
                </c:pt>
                <c:pt idx="9">
                  <c:v>24</c:v>
                </c:pt>
                <c:pt idx="10">
                  <c:v>12</c:v>
                </c:pt>
                <c:pt idx="11">
                  <c:v>0</c:v>
                </c:pt>
                <c:pt idx="12">
                  <c:v>12</c:v>
                </c:pt>
                <c:pt idx="13">
                  <c:v>25</c:v>
                </c:pt>
                <c:pt idx="14">
                  <c:v>5</c:v>
                </c:pt>
                <c:pt idx="15">
                  <c:v>30</c:v>
                </c:pt>
                <c:pt idx="16">
                  <c:v>2</c:v>
                </c:pt>
                <c:pt idx="17">
                  <c:v>8</c:v>
                </c:pt>
                <c:pt idx="18">
                  <c:v>27</c:v>
                </c:pt>
                <c:pt idx="19">
                  <c:v>2</c:v>
                </c:pt>
                <c:pt idx="20">
                  <c:v>2</c:v>
                </c:pt>
                <c:pt idx="21">
                  <c:v>35</c:v>
                </c:pt>
              </c:numCache>
            </c:numRef>
          </c:val>
          <c:extLst>
            <c:ext xmlns:c16="http://schemas.microsoft.com/office/drawing/2014/chart" uri="{C3380CC4-5D6E-409C-BE32-E72D297353CC}">
              <c16:uniqueId val="{00000001-AA2C-4A03-A9EE-E43D5EA0A279}"/>
            </c:ext>
          </c:extLst>
        </c:ser>
        <c:dLbls>
          <c:showLegendKey val="0"/>
          <c:showVal val="1"/>
          <c:showCatName val="0"/>
          <c:showSerName val="0"/>
          <c:showPercent val="0"/>
          <c:showBubbleSize val="0"/>
        </c:dLbls>
        <c:gapWidth val="150"/>
        <c:overlap val="-25"/>
        <c:axId val="169451904"/>
        <c:axId val="169453440"/>
      </c:barChart>
      <c:catAx>
        <c:axId val="169451904"/>
        <c:scaling>
          <c:orientation val="minMax"/>
        </c:scaling>
        <c:delete val="0"/>
        <c:axPos val="b"/>
        <c:numFmt formatCode="General" sourceLinked="1"/>
        <c:majorTickMark val="none"/>
        <c:minorTickMark val="none"/>
        <c:tickLblPos val="nextTo"/>
        <c:txPr>
          <a:bodyPr rot="-60000000" vert="horz"/>
          <a:lstStyle/>
          <a:p>
            <a:pPr>
              <a:defRPr/>
            </a:pPr>
            <a:endParaRPr lang="en-US"/>
          </a:p>
        </c:txPr>
        <c:crossAx val="169453440"/>
        <c:crosses val="autoZero"/>
        <c:auto val="1"/>
        <c:lblAlgn val="ctr"/>
        <c:lblOffset val="100"/>
        <c:noMultiLvlLbl val="0"/>
      </c:catAx>
      <c:valAx>
        <c:axId val="169453440"/>
        <c:scaling>
          <c:orientation val="minMax"/>
        </c:scaling>
        <c:delete val="1"/>
        <c:axPos val="l"/>
        <c:numFmt formatCode="General" sourceLinked="1"/>
        <c:majorTickMark val="none"/>
        <c:minorTickMark val="none"/>
        <c:tickLblPos val="nextTo"/>
        <c:crossAx val="169451904"/>
        <c:crosses val="autoZero"/>
        <c:crossBetween val="between"/>
      </c:valAx>
    </c:plotArea>
    <c:legend>
      <c:legendPos val="t"/>
      <c:overlay val="0"/>
      <c:txPr>
        <a:bodyPr rot="0" vert="horz"/>
        <a:lstStyle/>
        <a:p>
          <a:pPr>
            <a:defRPr/>
          </a:pPr>
          <a:endParaRPr lang="en-US"/>
        </a:p>
      </c:txPr>
    </c:legend>
    <c:plotVisOnly val="1"/>
    <c:dispBlanksAs val="gap"/>
    <c:showDLblsOverMax val="0"/>
  </c:chart>
  <c:spPr>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col"/>
        <c:grouping val="clustered"/>
        <c:varyColors val="0"/>
        <c:ser>
          <c:idx val="0"/>
          <c:order val="0"/>
          <c:tx>
            <c:strRef>
              <c:f>Sheet1!$L$1</c:f>
              <c:strCache>
                <c:ptCount val="1"/>
                <c:pt idx="0">
                  <c:v>Percentage</c:v>
                </c:pt>
              </c:strCache>
            </c:strRef>
          </c:tx>
          <c:invertIfNegative val="0"/>
          <c:dLbls>
            <c:spPr>
              <a:noFill/>
              <a:ln>
                <a:noFill/>
              </a:ln>
              <a:effectLst/>
            </c:spPr>
            <c:txPr>
              <a:bodyPr rot="0" vert="horz"/>
              <a:lstStyle/>
              <a:p>
                <a:pPr>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Sheet1!$K$2:$K$13</c:f>
              <c:strCache>
                <c:ptCount val="12"/>
                <c:pt idx="0">
                  <c:v>GCT-seminoma</c:v>
                </c:pt>
                <c:pt idx="1">
                  <c:v>mixed GCT</c:v>
                </c:pt>
                <c:pt idx="2">
                  <c:v>NHL</c:v>
                </c:pt>
                <c:pt idx="3">
                  <c:v>Abscess</c:v>
                </c:pt>
                <c:pt idx="4">
                  <c:v>GCT-yolk sac tumor</c:v>
                </c:pt>
                <c:pt idx="5">
                  <c:v>mature teratoma</c:v>
                </c:pt>
                <c:pt idx="6">
                  <c:v>immature teratoma</c:v>
                </c:pt>
                <c:pt idx="7">
                  <c:v>NSGCT-embryonal ca</c:v>
                </c:pt>
                <c:pt idx="8">
                  <c:v>sex cord stromal tumor</c:v>
                </c:pt>
                <c:pt idx="9">
                  <c:v>TB orchitis</c:v>
                </c:pt>
                <c:pt idx="10">
                  <c:v>acute epididymo-orchitis</c:v>
                </c:pt>
                <c:pt idx="11">
                  <c:v>testicular torsion</c:v>
                </c:pt>
              </c:strCache>
            </c:strRef>
          </c:cat>
          <c:val>
            <c:numRef>
              <c:f>Sheet1!$L$2:$L$13</c:f>
              <c:numCache>
                <c:formatCode>###0.0</c:formatCode>
                <c:ptCount val="12"/>
                <c:pt idx="0">
                  <c:v>36</c:v>
                </c:pt>
                <c:pt idx="1">
                  <c:v>12</c:v>
                </c:pt>
                <c:pt idx="2">
                  <c:v>12</c:v>
                </c:pt>
                <c:pt idx="3">
                  <c:v>8</c:v>
                </c:pt>
                <c:pt idx="4">
                  <c:v>6</c:v>
                </c:pt>
                <c:pt idx="5">
                  <c:v>6</c:v>
                </c:pt>
                <c:pt idx="6">
                  <c:v>4</c:v>
                </c:pt>
                <c:pt idx="7">
                  <c:v>4</c:v>
                </c:pt>
                <c:pt idx="8">
                  <c:v>2</c:v>
                </c:pt>
                <c:pt idx="9">
                  <c:v>4</c:v>
                </c:pt>
                <c:pt idx="10">
                  <c:v>2</c:v>
                </c:pt>
                <c:pt idx="11">
                  <c:v>4</c:v>
                </c:pt>
              </c:numCache>
            </c:numRef>
          </c:val>
          <c:extLst>
            <c:ext xmlns:c16="http://schemas.microsoft.com/office/drawing/2014/chart" uri="{C3380CC4-5D6E-409C-BE32-E72D297353CC}">
              <c16:uniqueId val="{00000000-058B-41B4-9E95-FBEA0BFD8A49}"/>
            </c:ext>
          </c:extLst>
        </c:ser>
        <c:dLbls>
          <c:showLegendKey val="0"/>
          <c:showVal val="1"/>
          <c:showCatName val="0"/>
          <c:showSerName val="0"/>
          <c:showPercent val="0"/>
          <c:showBubbleSize val="0"/>
        </c:dLbls>
        <c:gapWidth val="219"/>
        <c:overlap val="-27"/>
        <c:axId val="169542400"/>
        <c:axId val="169544320"/>
      </c:barChart>
      <c:catAx>
        <c:axId val="169542400"/>
        <c:scaling>
          <c:orientation val="minMax"/>
        </c:scaling>
        <c:delete val="0"/>
        <c:axPos val="b"/>
        <c:title>
          <c:tx>
            <c:rich>
              <a:bodyPr rot="0" vert="horz"/>
              <a:lstStyle/>
              <a:p>
                <a:pPr>
                  <a:defRPr/>
                </a:pPr>
                <a:r>
                  <a:rPr lang="en-US"/>
                  <a:t>Histopathological Findings</a:t>
                </a:r>
              </a:p>
            </c:rich>
          </c:tx>
          <c:overlay val="0"/>
        </c:title>
        <c:numFmt formatCode="General" sourceLinked="1"/>
        <c:majorTickMark val="none"/>
        <c:minorTickMark val="none"/>
        <c:tickLblPos val="nextTo"/>
        <c:txPr>
          <a:bodyPr rot="-60000000" vert="horz"/>
          <a:lstStyle/>
          <a:p>
            <a:pPr>
              <a:defRPr/>
            </a:pPr>
            <a:endParaRPr lang="en-US"/>
          </a:p>
        </c:txPr>
        <c:crossAx val="169544320"/>
        <c:crosses val="autoZero"/>
        <c:auto val="1"/>
        <c:lblAlgn val="ctr"/>
        <c:lblOffset val="100"/>
        <c:noMultiLvlLbl val="0"/>
      </c:catAx>
      <c:valAx>
        <c:axId val="169544320"/>
        <c:scaling>
          <c:orientation val="minMax"/>
        </c:scaling>
        <c:delete val="0"/>
        <c:axPos val="l"/>
        <c:majorGridlines/>
        <c:title>
          <c:tx>
            <c:rich>
              <a:bodyPr rot="-5400000" vert="horz"/>
              <a:lstStyle/>
              <a:p>
                <a:pPr>
                  <a:defRPr/>
                </a:pPr>
                <a:r>
                  <a:rPr lang="en-US"/>
                  <a:t>Percentage</a:t>
                </a:r>
              </a:p>
            </c:rich>
          </c:tx>
          <c:overlay val="0"/>
        </c:title>
        <c:numFmt formatCode="###0.0" sourceLinked="1"/>
        <c:majorTickMark val="none"/>
        <c:minorTickMark val="none"/>
        <c:tickLblPos val="nextTo"/>
        <c:txPr>
          <a:bodyPr rot="-60000000" vert="horz"/>
          <a:lstStyle/>
          <a:p>
            <a:pPr>
              <a:defRPr/>
            </a:pPr>
            <a:endParaRPr lang="en-US"/>
          </a:p>
        </c:txPr>
        <c:crossAx val="169542400"/>
        <c:crosses val="autoZero"/>
        <c:crossBetween val="between"/>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2"/>
    </mc:Choice>
    <mc:Fallback>
      <c:style val="12"/>
    </mc:Fallback>
  </mc:AlternateContent>
  <c:chart>
    <c:title>
      <c:tx>
        <c:rich>
          <a:bodyPr/>
          <a:lstStyle/>
          <a:p>
            <a:pPr>
              <a:defRPr/>
            </a:pPr>
            <a:r>
              <a:rPr lang="en-US"/>
              <a:t>Validity tests</a:t>
            </a:r>
          </a:p>
        </c:rich>
      </c:tx>
      <c:overlay val="0"/>
    </c:title>
    <c:autoTitleDeleted val="0"/>
    <c:plotArea>
      <c:layout/>
      <c:barChart>
        <c:barDir val="col"/>
        <c:grouping val="clustered"/>
        <c:varyColors val="0"/>
        <c:ser>
          <c:idx val="0"/>
          <c:order val="0"/>
          <c:tx>
            <c:strRef>
              <c:f>Sheet1!$B$1</c:f>
              <c:strCache>
                <c:ptCount val="1"/>
                <c:pt idx="0">
                  <c:v>Percentage</c:v>
                </c:pt>
              </c:strCache>
            </c:strRef>
          </c:tx>
          <c:invertIfNegative val="0"/>
          <c:cat>
            <c:strRef>
              <c:f>Sheet1!$A$2:$A$6</c:f>
              <c:strCache>
                <c:ptCount val="5"/>
                <c:pt idx="0">
                  <c:v>Sensitivity</c:v>
                </c:pt>
                <c:pt idx="1">
                  <c:v>Specificity</c:v>
                </c:pt>
                <c:pt idx="2">
                  <c:v>Accuracy</c:v>
                </c:pt>
                <c:pt idx="3">
                  <c:v>PPV</c:v>
                </c:pt>
                <c:pt idx="4">
                  <c:v>NPV</c:v>
                </c:pt>
              </c:strCache>
            </c:strRef>
          </c:cat>
          <c:val>
            <c:numRef>
              <c:f>Sheet1!$B$2:$B$6</c:f>
              <c:numCache>
                <c:formatCode>0.0</c:formatCode>
                <c:ptCount val="5"/>
                <c:pt idx="0">
                  <c:v>83.5</c:v>
                </c:pt>
                <c:pt idx="1">
                  <c:v>38.5</c:v>
                </c:pt>
                <c:pt idx="2">
                  <c:v>72</c:v>
                </c:pt>
                <c:pt idx="3">
                  <c:v>79.5</c:v>
                </c:pt>
                <c:pt idx="4">
                  <c:v>45.4</c:v>
                </c:pt>
              </c:numCache>
            </c:numRef>
          </c:val>
          <c:extLst>
            <c:ext xmlns:c16="http://schemas.microsoft.com/office/drawing/2014/chart" uri="{C3380CC4-5D6E-409C-BE32-E72D297353CC}">
              <c16:uniqueId val="{00000000-647A-4933-9B5F-C8D524092F81}"/>
            </c:ext>
          </c:extLst>
        </c:ser>
        <c:dLbls>
          <c:showLegendKey val="0"/>
          <c:showVal val="0"/>
          <c:showCatName val="0"/>
          <c:showSerName val="0"/>
          <c:showPercent val="0"/>
          <c:showBubbleSize val="0"/>
        </c:dLbls>
        <c:gapWidth val="150"/>
        <c:axId val="169562880"/>
        <c:axId val="169564416"/>
      </c:barChart>
      <c:catAx>
        <c:axId val="169562880"/>
        <c:scaling>
          <c:orientation val="minMax"/>
        </c:scaling>
        <c:delete val="0"/>
        <c:axPos val="b"/>
        <c:numFmt formatCode="General" sourceLinked="0"/>
        <c:majorTickMark val="out"/>
        <c:minorTickMark val="none"/>
        <c:tickLblPos val="nextTo"/>
        <c:crossAx val="169564416"/>
        <c:crosses val="autoZero"/>
        <c:auto val="1"/>
        <c:lblAlgn val="ctr"/>
        <c:lblOffset val="100"/>
        <c:noMultiLvlLbl val="0"/>
      </c:catAx>
      <c:valAx>
        <c:axId val="169564416"/>
        <c:scaling>
          <c:orientation val="minMax"/>
        </c:scaling>
        <c:delete val="0"/>
        <c:axPos val="l"/>
        <c:majorGridlines/>
        <c:numFmt formatCode="0.0" sourceLinked="1"/>
        <c:majorTickMark val="out"/>
        <c:minorTickMark val="none"/>
        <c:tickLblPos val="nextTo"/>
        <c:crossAx val="16956288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1B9E3F-9C80-4B49-B474-8BFC7F849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5236</TotalTime>
  <Pages>86</Pages>
  <Words>17376</Words>
  <Characters>99048</Characters>
  <Application>Microsoft Office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1</vt:lpstr>
    </vt:vector>
  </TitlesOfParts>
  <Company/>
  <LinksUpToDate>false</LinksUpToDate>
  <CharactersWithSpaces>116192</CharactersWithSpaces>
  <SharedDoc>false</SharedDoc>
  <HLinks>
    <vt:vector size="18" baseType="variant">
      <vt:variant>
        <vt:i4>3932222</vt:i4>
      </vt:variant>
      <vt:variant>
        <vt:i4>27</vt:i4>
      </vt:variant>
      <vt:variant>
        <vt:i4>0</vt:i4>
      </vt:variant>
      <vt:variant>
        <vt:i4>5</vt:i4>
      </vt:variant>
      <vt:variant>
        <vt:lpwstr>https://radiopaedia.org/cases/82030</vt:lpwstr>
      </vt:variant>
      <vt:variant>
        <vt:lpwstr/>
      </vt:variant>
      <vt:variant>
        <vt:i4>1572945</vt:i4>
      </vt:variant>
      <vt:variant>
        <vt:i4>24</vt:i4>
      </vt:variant>
      <vt:variant>
        <vt:i4>0</vt:i4>
      </vt:variant>
      <vt:variant>
        <vt:i4>5</vt:i4>
      </vt:variant>
      <vt:variant>
        <vt:lpwstr>https://www.ncbi.nlm.nih.gov/books/NBK538325/</vt:lpwstr>
      </vt:variant>
      <vt:variant>
        <vt:lpwstr/>
      </vt:variant>
      <vt:variant>
        <vt:i4>524298</vt:i4>
      </vt:variant>
      <vt:variant>
        <vt:i4>6</vt:i4>
      </vt:variant>
      <vt:variant>
        <vt:i4>0</vt:i4>
      </vt:variant>
      <vt:variant>
        <vt:i4>5</vt:i4>
      </vt:variant>
      <vt:variant>
        <vt:lpwstr>https://www.jaypeedigital.com/book/9789351524618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User</dc:creator>
  <cp:lastModifiedBy>Mohammad Nayeem Hasan</cp:lastModifiedBy>
  <cp:revision>535</cp:revision>
  <cp:lastPrinted>2016-03-30T09:33:00Z</cp:lastPrinted>
  <dcterms:created xsi:type="dcterms:W3CDTF">2024-12-09T08:04:00Z</dcterms:created>
  <dcterms:modified xsi:type="dcterms:W3CDTF">2025-02-26T15:34:00Z</dcterms:modified>
</cp:coreProperties>
</file>